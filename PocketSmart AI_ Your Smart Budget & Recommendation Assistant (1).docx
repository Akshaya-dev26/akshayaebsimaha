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793765314"/>
        <w:tag w:val="goog_rdk_10"/>
      </w:sdtPr>
      <w:sdtContent>
        <w:p w:rsidR="00000000" w:rsidDel="00000000" w:rsidP="00000000" w:rsidRDefault="00000000" w:rsidRPr="00000000" w14:paraId="00000001">
          <w:pPr>
            <w:rPr>
              <w:ins w:author="Hareeshv07 Hareeshv07" w:id="6" w:date="2026-09-24T04:40:28Z"/>
              <w:del w:author="Madhu Madhu" w:id="5" w:date="2026-09-24T06:53:19Z"/>
              <w:rFonts w:ascii="Arial" w:cs="Arial" w:eastAsia="Arial" w:hAnsi="Arial"/>
              <w:b w:val="0"/>
              <w:bCs w:val="0"/>
              <w:i w:val="0"/>
              <w:iCs w:val="0"/>
              <w:smallCaps w:val="0"/>
              <w:strike w:val="0"/>
              <w:color w:val="000000"/>
              <w:sz w:val="22"/>
              <w:szCs w:val="22"/>
              <w:u w:val="none"/>
              <w:shd w:fill="auto" w:val="clear"/>
              <w:vertAlign w:val="baseline"/>
              <w:rPrChange w:author="RANJITHKUMAR A B.C.A." w:id="7" w:date="2026-09-24T07:10:23Z">
                <w:rPr>
                  <w:rFonts w:ascii="Arial" w:cs="Arial" w:eastAsia="Arial" w:hAnsi="Arial"/>
                  <w:b w:val="0"/>
                  <w:bCs w:val="0"/>
                  <w:i w:val="0"/>
                  <w:iCs w:val="0"/>
                  <w:smallCaps w:val="0"/>
                  <w:strike w:val="0"/>
                  <w:color w:val="000000"/>
                  <w:sz w:val="22"/>
                  <w:szCs w:val="22"/>
                  <w:u w:val="none"/>
                  <w:shd w:fill="auto" w:val="clear"/>
                  <w:vertAlign w:val="baseline"/>
                </w:rPr>
              </w:rPrChange>
            </w:rPr>
            <w:pPrChange w:author="RANJITHKUMAR A B.C.A." w:id="0" w:date="2026-09-24T07:10:23Z">
              <w:pPr>
                <w:ind w:left="-1700" w:firstLine="0"/>
              </w:pPr>
            </w:pPrChange>
          </w:pPr>
          <w:sdt>
            <w:sdtPr>
              <w:id w:val="-1943621827"/>
              <w:tag w:val="goog_rdk_1"/>
            </w:sdtPr>
            <w:sdtContent>
              <w:ins w:author="RANJITHKUMAR A B.C.A." w:id="2" w:date="2026-09-24T07:01:04Z"/>
              <w:sdt>
                <w:sdtPr>
                  <w:id w:val="-441921277"/>
                  <w:tag w:val="goog_rdk_2"/>
                </w:sdtPr>
                <w:sdtContent>
                  <w:ins w:author="RANJITHKUMAR A B.C.A." w:id="2" w:date="2026-09-24T07:01:04Z">
                    <w:r w:rsidDel="00000000" w:rsidR="00000000" w:rsidRPr="00000000">
                      <w:rPr>
                        <w:rFonts w:ascii="Times New Roman" w:cs="Times New Roman" w:eastAsia="Times New Roman" w:hAnsi="Times New Roman"/>
                        <w:strike w:val="1"/>
                        <w:color w:val="1155cc"/>
                        <w:sz w:val="20"/>
                        <w:szCs w:val="20"/>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RANJITHKUMAR A B.C.A." w:id="2" w:date="2026-09-24T07:01:04Z"/>
            </w:sdtContent>
          </w:sdt>
          <w:sdt>
            <w:sdtPr>
              <w:id w:val="1935258093"/>
              <w:tag w:val="goog_rdk_3"/>
            </w:sdtPr>
            <w:sdtContent>
              <w:ins w:author="Subiksha" w:id="4" w:date="2026-09-24T06:45:25Z">
                <w:sdt>
                  <w:sdtPr>
                    <w:id w:val="-1988777604"/>
                    <w:tag w:val="goog_rdk_4"/>
                  </w:sdtPr>
                  <w:sdtContent>
                    <w:del w:author="Madhu Madhu" w:id="5" w:date="2026-09-24T06:53:19Z">
                      <w:r w:rsidDel="00000000" w:rsidR="00000000" w:rsidRPr="00000000">
                        <w:fldChar w:fldCharType="begin"/>
                      </w:r>
                      <w:r w:rsidDel="00000000" w:rsidR="00000000" w:rsidRPr="00000000">
                        <w:delInstrText xml:space="preserve">HYPERLINK \l "_heading=h.l18dknx2n07y"</w:delInstrText>
                      </w:r>
                      <w:r w:rsidDel="00000000" w:rsidR="00000000" w:rsidRPr="00000000">
                        <w:fldChar w:fldCharType="separate"/>
                      </w:r>
                      <w:sdt>
                        <w:sdtPr>
                          <w:id w:val="-536227054"/>
                          <w:tag w:val="goog_rdk_5"/>
                        </w:sdtPr>
                        <w:sdtContent>
                          <w:r w:rsidDel="00000000" w:rsidR="00000000" w:rsidRPr="00000000">
                            <w:rPr>
                              <w:rFonts w:ascii="Arial" w:cs="Arial" w:eastAsia="Arial" w:hAnsi="Arial"/>
                              <w:b w:val="0"/>
                              <w:bCs w:val="0"/>
                              <w:i w:val="0"/>
                              <w:iCs w:val="0"/>
                              <w:smallCaps w:val="0"/>
                              <w:strike w:val="1"/>
                              <w:color w:val="000000"/>
                              <w:sz w:val="22"/>
                              <w:szCs w:val="22"/>
                              <w:u w:val="none"/>
                              <w:shd w:fill="auto" w:val="clear"/>
                              <w:vertAlign w:val="baseline"/>
                              <w:rtl w:val="0"/>
                              <w:rPrChange w:author="Sushanth G.k" w:id="3" w:date="2026-09-24T07:06:28Z">
                                <w:rPr>
                                  <w:rFonts w:ascii="Times New Roman" w:cs="Times New Roman" w:eastAsia="Times New Roman" w:hAnsi="Times New Roman"/>
                                  <w:color w:val="1155cc"/>
                                  <w:sz w:val="20"/>
                                  <w:szCs w:val="20"/>
                                  <w:u w:val="single"/>
                                </w:rPr>
                              </w:rPrChange>
                            </w:rPr>
                            <w:delText xml:space="preserve">Activity 3.4:  Startup and  main function</w:delText>
                            <w:br w:type="textWrapping"/>
                            <w:delText xml:space="preserve">/startup: Initializes essential application services and loads configuration settings when the FastAPI server starts.</w:delText>
                          </w:r>
                        </w:sdtContent>
                      </w:sdt>
                      <w:r w:rsidDel="00000000" w:rsidR="00000000" w:rsidRPr="00000000">
                        <w:fldChar w:fldCharType="end"/>
                      </w:r>
                    </w:del>
                  </w:sdtContent>
                </w:sdt>
              </w:ins>
            </w:sdtContent>
          </w:sdt>
          <w:sdt>
            <w:sdtPr>
              <w:id w:val="1693574671"/>
              <w:tag w:val="goog_rdk_6"/>
            </w:sdtPr>
            <w:sdtContent>
              <w:del w:author="Madhu Madhu" w:id="5" w:date="2026-09-24T06:53:19Z"/>
            </w:sdtContent>
          </w:sdt>
          <w:sdt>
            <w:sdtPr>
              <w:id w:val="-1505734042"/>
              <w:tag w:val="goog_rdk_7"/>
            </w:sdtPr>
            <w:sdtContent>
              <w:ins w:author="Hareeshv07 Hareeshv07" w:id="6" w:date="2026-09-24T04:40:28Z">
                <w:sdt>
                  <w:sdtPr>
                    <w:id w:val="139695919"/>
                    <w:tag w:val="goog_rdk_8"/>
                  </w:sdtPr>
                  <w:sdtContent>
                    <w:del w:author="Madhu Madhu" w:id="5" w:date="2026-09-24T06:53:19Z"/>
                  </w:sdtContent>
                </w:sdt>
              </w:ins>
              <w:sdt>
                <w:sdtPr>
                  <w:id w:val="-1165091949"/>
                  <w:tag w:val="goog_rdk_9"/>
                </w:sdtPr>
                <w:sdtContent>
                  <w:ins w:author="Hareeshv07 Hareeshv07" w:id="6" w:date="2026-09-24T04:40:28Z">
                    <w:del w:author="Madhu Madhu" w:id="5" w:date="2026-09-24T06:53:19Z">
                      <w:r w:rsidDel="00000000" w:rsidR="00000000" w:rsidRPr="00000000">
                        <w:rPr>
                          <w:rtl w:val="0"/>
                        </w:rPr>
                      </w:r>
                    </w:del>
                  </w:ins>
                </w:sdtContent>
              </w:sdt>
              <w:ins w:author="Hareeshv07 Hareeshv07" w:id="6" w:date="2026-09-24T04:40:28Z">
                <w:del w:author="Madhu Madhu" w:id="5" w:date="2026-09-24T06:53:19Z"/>
              </w:ins>
            </w:sdtContent>
          </w:sdt>
        </w:p>
      </w:sdtContent>
    </w:sdt>
    <w:sdt>
      <w:sdtPr>
        <w:id w:val="1908399021"/>
        <w:tag w:val="goog_rdk_14"/>
      </w:sdtPr>
      <w:sdtContent>
        <w:p w:rsidR="00000000" w:rsidDel="00000000" w:rsidP="00000000" w:rsidRDefault="00000000" w:rsidRPr="00000000" w14:paraId="00000002">
          <w:pPr>
            <w:pStyle w:val="Heading1"/>
            <w:ind w:left="-1700" w:firstLine="0"/>
            <w:rPr>
              <w:ins w:author="Hareeshv07 Hareeshv07" w:id="6" w:date="2026-09-24T04:40:28Z"/>
              <w:del w:author="Madhu Madhu" w:id="5" w:date="2026-09-24T06:53:19Z"/>
              <w:i w:val="1"/>
              <w:iCs w:val="1"/>
              <w:strike w:val="1"/>
              <w:highlight w:val="black"/>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167817361"/>
              <w:tag w:val="goog_rdk_11"/>
            </w:sdtPr>
            <w:sdtContent>
              <w:ins w:author="Hareeshv07 Hareeshv07" w:id="6" w:date="2026-09-24T04:40:28Z">
                <w:sdt>
                  <w:sdtPr>
                    <w:id w:val="1792276344"/>
                    <w:tag w:val="goog_rdk_12"/>
                  </w:sdtPr>
                  <w:sdtContent>
                    <w:del w:author="Madhu Madhu" w:id="5" w:date="2026-09-24T06:53:19Z"/>
                  </w:sdtContent>
                </w:sdt>
              </w:ins>
              <w:sdt>
                <w:sdtPr>
                  <w:id w:val="1441362028"/>
                  <w:tag w:val="goog_rdk_13"/>
                </w:sdtPr>
                <w:sdtContent>
                  <w:ins w:author="Hareeshv07 Hareeshv07" w:id="6" w:date="2026-09-24T04:40:28Z">
                    <w:del w:author="Madhu Madhu" w:id="5" w:date="2026-09-24T06:53:19Z">
                      <w:r w:rsidDel="00000000" w:rsidR="00000000" w:rsidRPr="00000000">
                        <w:rPr>
                          <w:rtl w:val="0"/>
                        </w:rPr>
                      </w:r>
                    </w:del>
                  </w:ins>
                </w:sdtContent>
              </w:sdt>
              <w:ins w:author="Hareeshv07 Hareeshv07" w:id="6" w:date="2026-09-24T04:40:28Z">
                <w:del w:author="Madhu Madhu" w:id="5" w:date="2026-09-24T06:53:19Z"/>
              </w:ins>
            </w:sdtContent>
          </w:sdt>
        </w:p>
      </w:sdtContent>
    </w:sdt>
    <w:sdt>
      <w:sdtPr>
        <w:id w:val="-236551440"/>
        <w:tag w:val="goog_rdk_18"/>
      </w:sdtPr>
      <w:sdtContent>
        <w:p w:rsidR="00000000" w:rsidDel="00000000" w:rsidP="00000000" w:rsidRDefault="00000000" w:rsidRPr="00000000" w14:paraId="00000003">
          <w:pPr>
            <w:pStyle w:val="Heading1"/>
            <w:ind w:left="-1700" w:firstLine="0"/>
            <w:rPr>
              <w:ins w:author="Hareeshv07 Hareeshv07" w:id="6" w:date="2026-09-24T04:40:28Z"/>
              <w:del w:author="Madhu Madhu" w:id="5" w:date="2026-09-24T06:53:19Z"/>
              <w:i w:val="1"/>
              <w:iCs w:val="1"/>
              <w:strike w:val="1"/>
              <w:highlight w:val="black"/>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2116719723"/>
              <w:tag w:val="goog_rdk_15"/>
            </w:sdtPr>
            <w:sdtContent>
              <w:ins w:author="Hareeshv07 Hareeshv07" w:id="6" w:date="2026-09-24T04:40:28Z">
                <w:sdt>
                  <w:sdtPr>
                    <w:id w:val="1271215968"/>
                    <w:tag w:val="goog_rdk_16"/>
                  </w:sdtPr>
                  <w:sdtContent>
                    <w:del w:author="Madhu Madhu" w:id="5" w:date="2026-09-24T06:53:19Z"/>
                  </w:sdtContent>
                </w:sdt>
              </w:ins>
              <w:sdt>
                <w:sdtPr>
                  <w:id w:val="-1208025609"/>
                  <w:tag w:val="goog_rdk_17"/>
                </w:sdtPr>
                <w:sdtContent>
                  <w:ins w:author="Hareeshv07 Hareeshv07" w:id="6" w:date="2026-09-24T04:40:28Z">
                    <w:del w:author="Madhu Madhu" w:id="5" w:date="2026-09-24T06:53:19Z">
                      <w:r w:rsidDel="00000000" w:rsidR="00000000" w:rsidRPr="00000000">
                        <w:rPr>
                          <w:rtl w:val="0"/>
                        </w:rPr>
                      </w:r>
                    </w:del>
                  </w:ins>
                </w:sdtContent>
              </w:sdt>
              <w:ins w:author="Hareeshv07 Hareeshv07" w:id="6" w:date="2026-09-24T04:40:28Z">
                <w:del w:author="Madhu Madhu" w:id="5" w:date="2026-09-24T06:53:19Z"/>
              </w:ins>
            </w:sdtContent>
          </w:sdt>
        </w:p>
      </w:sdtContent>
    </w:sdt>
    <w:sdt>
      <w:sdtPr>
        <w:id w:val="-1765817046"/>
        <w:tag w:val="goog_rdk_22"/>
      </w:sdtPr>
      <w:sdtContent>
        <w:p w:rsidR="00000000" w:rsidDel="00000000" w:rsidP="00000000" w:rsidRDefault="00000000" w:rsidRPr="00000000" w14:paraId="00000004">
          <w:pPr>
            <w:pStyle w:val="Heading1"/>
            <w:ind w:left="-1700" w:firstLine="0"/>
            <w:rPr>
              <w:ins w:author="Hareeshv07 Hareeshv07" w:id="6" w:date="2026-09-24T04:40:28Z"/>
              <w:del w:author="Madhu Madhu" w:id="5" w:date="2026-09-24T06:53:19Z"/>
              <w:i w:val="1"/>
              <w:iCs w:val="1"/>
              <w:strike w:val="1"/>
              <w:highlight w:val="black"/>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2092669753"/>
              <w:tag w:val="goog_rdk_19"/>
            </w:sdtPr>
            <w:sdtContent>
              <w:ins w:author="Hareeshv07 Hareeshv07" w:id="6" w:date="2026-09-24T04:40:28Z">
                <w:sdt>
                  <w:sdtPr>
                    <w:id w:val="-308923441"/>
                    <w:tag w:val="goog_rdk_20"/>
                  </w:sdtPr>
                  <w:sdtContent>
                    <w:del w:author="Madhu Madhu" w:id="5" w:date="2026-09-24T06:53:19Z"/>
                  </w:sdtContent>
                </w:sdt>
              </w:ins>
              <w:sdt>
                <w:sdtPr>
                  <w:id w:val="426392483"/>
                  <w:tag w:val="goog_rdk_21"/>
                </w:sdtPr>
                <w:sdtContent>
                  <w:ins w:author="Hareeshv07 Hareeshv07" w:id="6" w:date="2026-09-24T04:40:28Z">
                    <w:del w:author="Madhu Madhu" w:id="5" w:date="2026-09-24T06:53:19Z">
                      <w:r w:rsidDel="00000000" w:rsidR="00000000" w:rsidRPr="00000000">
                        <w:rPr>
                          <w:rtl w:val="0"/>
                        </w:rPr>
                      </w:r>
                    </w:del>
                  </w:ins>
                </w:sdtContent>
              </w:sdt>
              <w:ins w:author="Hareeshv07 Hareeshv07" w:id="6" w:date="2026-09-24T04:40:28Z">
                <w:del w:author="Madhu Madhu" w:id="5" w:date="2026-09-24T06:53:19Z"/>
              </w:ins>
            </w:sdtContent>
          </w:sdt>
        </w:p>
      </w:sdtContent>
    </w:sdt>
    <w:sdt>
      <w:sdtPr>
        <w:id w:val="-164521497"/>
        <w:tag w:val="goog_rdk_26"/>
      </w:sdtPr>
      <w:sdtContent>
        <w:p w:rsidR="00000000" w:rsidDel="00000000" w:rsidP="00000000" w:rsidRDefault="00000000" w:rsidRPr="00000000" w14:paraId="00000005">
          <w:pPr>
            <w:pStyle w:val="Heading1"/>
            <w:ind w:left="-1700" w:firstLine="0"/>
            <w:rPr>
              <w:ins w:author="Hareeshv07 Hareeshv07" w:id="6" w:date="2026-09-24T04:40:28Z"/>
              <w:del w:author="Madhu Madhu" w:id="5" w:date="2026-09-24T06:53:19Z"/>
              <w:i w:val="1"/>
              <w:iCs w:val="1"/>
              <w:strike w:val="1"/>
              <w:highlight w:val="black"/>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456384298"/>
              <w:tag w:val="goog_rdk_23"/>
            </w:sdtPr>
            <w:sdtContent>
              <w:ins w:author="Hareeshv07 Hareeshv07" w:id="6" w:date="2026-09-24T04:40:28Z">
                <w:sdt>
                  <w:sdtPr>
                    <w:id w:val="-442742183"/>
                    <w:tag w:val="goog_rdk_24"/>
                  </w:sdtPr>
                  <w:sdtContent>
                    <w:del w:author="Madhu Madhu" w:id="5" w:date="2026-09-24T06:53:19Z"/>
                  </w:sdtContent>
                </w:sdt>
              </w:ins>
              <w:sdt>
                <w:sdtPr>
                  <w:id w:val="892426755"/>
                  <w:tag w:val="goog_rdk_25"/>
                </w:sdtPr>
                <w:sdtContent>
                  <w:ins w:author="Hareeshv07 Hareeshv07" w:id="6" w:date="2026-09-24T04:40:28Z">
                    <w:del w:author="Madhu Madhu" w:id="5" w:date="2026-09-24T06:53:19Z">
                      <w:r w:rsidDel="00000000" w:rsidR="00000000" w:rsidRPr="00000000">
                        <w:rPr>
                          <w:rtl w:val="0"/>
                        </w:rPr>
                      </w:r>
                    </w:del>
                  </w:ins>
                </w:sdtContent>
              </w:sdt>
              <w:ins w:author="Hareeshv07 Hareeshv07" w:id="6" w:date="2026-09-24T04:40:28Z">
                <w:del w:author="Madhu Madhu" w:id="5" w:date="2026-09-24T06:53:19Z"/>
              </w:ins>
            </w:sdtContent>
          </w:sdt>
        </w:p>
      </w:sdtContent>
    </w:sdt>
    <w:sdt>
      <w:sdtPr>
        <w:id w:val="1628486337"/>
        <w:tag w:val="goog_rdk_30"/>
      </w:sdtPr>
      <w:sdtContent>
        <w:p w:rsidR="00000000" w:rsidDel="00000000" w:rsidP="00000000" w:rsidRDefault="00000000" w:rsidRPr="00000000" w14:paraId="00000006">
          <w:pPr>
            <w:pStyle w:val="Heading1"/>
            <w:ind w:left="-1700" w:firstLine="0"/>
            <w:rPr>
              <w:ins w:author="Hareeshv07 Hareeshv07" w:id="6" w:date="2026-09-24T04:40:28Z"/>
              <w:del w:author="Madhu Madhu" w:id="5" w:date="2026-09-24T06:53:19Z"/>
              <w:i w:val="1"/>
              <w:iCs w:val="1"/>
              <w:strike w:val="1"/>
              <w:highlight w:val="black"/>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2062951841"/>
              <w:tag w:val="goog_rdk_27"/>
            </w:sdtPr>
            <w:sdtContent>
              <w:ins w:author="Hareeshv07 Hareeshv07" w:id="6" w:date="2026-09-24T04:40:28Z">
                <w:sdt>
                  <w:sdtPr>
                    <w:id w:val="1512952533"/>
                    <w:tag w:val="goog_rdk_28"/>
                  </w:sdtPr>
                  <w:sdtContent>
                    <w:del w:author="Madhu Madhu" w:id="5" w:date="2026-09-24T06:53:19Z"/>
                  </w:sdtContent>
                </w:sdt>
              </w:ins>
              <w:sdt>
                <w:sdtPr>
                  <w:id w:val="1927576975"/>
                  <w:tag w:val="goog_rdk_29"/>
                </w:sdtPr>
                <w:sdtContent>
                  <w:ins w:author="Hareeshv07 Hareeshv07" w:id="6" w:date="2026-09-24T04:40:28Z">
                    <w:del w:author="Madhu Madhu" w:id="5" w:date="2026-09-24T06:53:19Z">
                      <w:r w:rsidDel="00000000" w:rsidR="00000000" w:rsidRPr="00000000">
                        <w:rPr>
                          <w:rtl w:val="0"/>
                        </w:rPr>
                      </w:r>
                    </w:del>
                  </w:ins>
                </w:sdtContent>
              </w:sdt>
              <w:ins w:author="Hareeshv07 Hareeshv07" w:id="6" w:date="2026-09-24T04:40:28Z">
                <w:del w:author="Madhu Madhu" w:id="5" w:date="2026-09-24T06:53:19Z"/>
              </w:ins>
            </w:sdtContent>
          </w:sdt>
        </w:p>
      </w:sdtContent>
    </w:sdt>
    <w:sdt>
      <w:sdtPr>
        <w:id w:val="1109775933"/>
        <w:tag w:val="goog_rdk_34"/>
      </w:sdtPr>
      <w:sdtContent>
        <w:p w:rsidR="00000000" w:rsidDel="00000000" w:rsidP="00000000" w:rsidRDefault="00000000" w:rsidRPr="00000000" w14:paraId="00000007">
          <w:pPr>
            <w:pStyle w:val="Heading1"/>
            <w:ind w:left="-1700" w:firstLine="0"/>
            <w:rPr>
              <w:ins w:author="Hareeshv07 Hareeshv07" w:id="6" w:date="2026-09-24T04:40:28Z"/>
              <w:del w:author="Madhu Madhu" w:id="5" w:date="2026-09-24T06:53:19Z"/>
              <w:i w:val="1"/>
              <w:iCs w:val="1"/>
              <w:strike w:val="1"/>
              <w:highlight w:val="black"/>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132982365"/>
              <w:tag w:val="goog_rdk_31"/>
            </w:sdtPr>
            <w:sdtContent>
              <w:ins w:author="Hareeshv07 Hareeshv07" w:id="6" w:date="2026-09-24T04:40:28Z">
                <w:sdt>
                  <w:sdtPr>
                    <w:id w:val="-1268566443"/>
                    <w:tag w:val="goog_rdk_32"/>
                  </w:sdtPr>
                  <w:sdtContent>
                    <w:del w:author="Madhu Madhu" w:id="5" w:date="2026-09-24T06:53:19Z"/>
                  </w:sdtContent>
                </w:sdt>
              </w:ins>
              <w:sdt>
                <w:sdtPr>
                  <w:id w:val="-1708290722"/>
                  <w:tag w:val="goog_rdk_33"/>
                </w:sdtPr>
                <w:sdtContent>
                  <w:ins w:author="Hareeshv07 Hareeshv07" w:id="6" w:date="2026-09-24T04:40:28Z">
                    <w:del w:author="Madhu Madhu" w:id="5" w:date="2026-09-24T06:53:19Z">
                      <w:r w:rsidDel="00000000" w:rsidR="00000000" w:rsidRPr="00000000">
                        <w:rPr>
                          <w:rtl w:val="0"/>
                        </w:rPr>
                      </w:r>
                    </w:del>
                  </w:ins>
                </w:sdtContent>
              </w:sdt>
              <w:ins w:author="Hareeshv07 Hareeshv07" w:id="6" w:date="2026-09-24T04:40:28Z">
                <w:del w:author="Madhu Madhu" w:id="5" w:date="2026-09-24T06:53:19Z"/>
              </w:ins>
            </w:sdtContent>
          </w:sdt>
        </w:p>
      </w:sdtContent>
    </w:sdt>
    <w:sdt>
      <w:sdtPr>
        <w:id w:val="-1836618986"/>
        <w:tag w:val="goog_rdk_38"/>
      </w:sdtPr>
      <w:sdtContent>
        <w:p w:rsidR="00000000" w:rsidDel="00000000" w:rsidP="00000000" w:rsidRDefault="00000000" w:rsidRPr="00000000" w14:paraId="00000008">
          <w:pPr>
            <w:pStyle w:val="Heading1"/>
            <w:ind w:left="-1700" w:firstLine="0"/>
            <w:rPr>
              <w:ins w:author="Hareeshv07 Hareeshv07" w:id="6" w:date="2026-09-24T04:40:28Z"/>
              <w:del w:author="Madhu Madhu" w:id="5" w:date="2026-09-24T06:53:19Z"/>
              <w:i w:val="1"/>
              <w:iCs w:val="1"/>
              <w:strike w:val="1"/>
              <w:highlight w:val="black"/>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1526781796"/>
              <w:tag w:val="goog_rdk_35"/>
            </w:sdtPr>
            <w:sdtContent>
              <w:ins w:author="Hareeshv07 Hareeshv07" w:id="6" w:date="2026-09-24T04:40:28Z">
                <w:sdt>
                  <w:sdtPr>
                    <w:id w:val="28306847"/>
                    <w:tag w:val="goog_rdk_36"/>
                  </w:sdtPr>
                  <w:sdtContent>
                    <w:del w:author="Madhu Madhu" w:id="5" w:date="2026-09-24T06:53:19Z"/>
                  </w:sdtContent>
                </w:sdt>
              </w:ins>
              <w:sdt>
                <w:sdtPr>
                  <w:id w:val="755025491"/>
                  <w:tag w:val="goog_rdk_37"/>
                </w:sdtPr>
                <w:sdtContent>
                  <w:ins w:author="Hareeshv07 Hareeshv07" w:id="6" w:date="2026-09-24T04:40:28Z">
                    <w:del w:author="Madhu Madhu" w:id="5" w:date="2026-09-24T06:53:19Z">
                      <w:r w:rsidDel="00000000" w:rsidR="00000000" w:rsidRPr="00000000">
                        <w:rPr>
                          <w:rtl w:val="0"/>
                        </w:rPr>
                      </w:r>
                    </w:del>
                  </w:ins>
                </w:sdtContent>
              </w:sdt>
              <w:ins w:author="Hareeshv07 Hareeshv07" w:id="6" w:date="2026-09-24T04:40:28Z">
                <w:del w:author="Madhu Madhu" w:id="5" w:date="2026-09-24T06:53:19Z"/>
              </w:ins>
            </w:sdtContent>
          </w:sdt>
        </w:p>
      </w:sdtContent>
    </w:sdt>
    <w:sdt>
      <w:sdtPr>
        <w:id w:val="-1067620089"/>
        <w:tag w:val="goog_rdk_42"/>
      </w:sdtPr>
      <w:sdtContent>
        <w:p w:rsidR="00000000" w:rsidDel="00000000" w:rsidP="00000000" w:rsidRDefault="00000000" w:rsidRPr="00000000" w14:paraId="00000009">
          <w:pPr>
            <w:pStyle w:val="Heading1"/>
            <w:ind w:left="-1700" w:firstLine="0"/>
            <w:rPr>
              <w:ins w:author="Hareeshv07 Hareeshv07" w:id="6" w:date="2026-09-24T04:40:28Z"/>
              <w:del w:author="Madhu Madhu" w:id="5" w:date="2026-09-24T06:53:19Z"/>
              <w:i w:val="1"/>
              <w:iCs w:val="1"/>
              <w:strike w:val="1"/>
              <w:highlight w:val="black"/>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637605036"/>
              <w:tag w:val="goog_rdk_39"/>
            </w:sdtPr>
            <w:sdtContent>
              <w:ins w:author="Hareeshv07 Hareeshv07" w:id="6" w:date="2026-09-24T04:40:28Z">
                <w:sdt>
                  <w:sdtPr>
                    <w:id w:val="948105811"/>
                    <w:tag w:val="goog_rdk_40"/>
                  </w:sdtPr>
                  <w:sdtContent>
                    <w:del w:author="Madhu Madhu" w:id="5" w:date="2026-09-24T06:53:19Z"/>
                  </w:sdtContent>
                </w:sdt>
              </w:ins>
              <w:sdt>
                <w:sdtPr>
                  <w:id w:val="-1033470937"/>
                  <w:tag w:val="goog_rdk_41"/>
                </w:sdtPr>
                <w:sdtContent>
                  <w:ins w:author="Hareeshv07 Hareeshv07" w:id="6" w:date="2026-09-24T04:40:28Z">
                    <w:del w:author="Madhu Madhu" w:id="5" w:date="2026-09-24T06:53:19Z">
                      <w:r w:rsidDel="00000000" w:rsidR="00000000" w:rsidRPr="00000000">
                        <w:rPr>
                          <w:rtl w:val="0"/>
                        </w:rPr>
                      </w:r>
                    </w:del>
                  </w:ins>
                </w:sdtContent>
              </w:sdt>
              <w:ins w:author="Hareeshv07 Hareeshv07" w:id="6" w:date="2026-09-24T04:40:28Z">
                <w:del w:author="Madhu Madhu" w:id="5" w:date="2026-09-24T06:53:19Z"/>
              </w:ins>
            </w:sdtContent>
          </w:sdt>
        </w:p>
      </w:sdtContent>
    </w:sdt>
    <w:sdt>
      <w:sdtPr>
        <w:id w:val="-1646981111"/>
        <w:tag w:val="goog_rdk_78"/>
      </w:sdtPr>
      <w:sdtConten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05" w:firstLine="0"/>
            <w:jc w:val="left"/>
            <w:rPr>
              <w:ins w:author="Gomathi R" w:id="14" w:date="2026-09-23T04:58:25Z"/>
              <w:del w:author="Madhu Madhu" w:id="5" w:date="2026-09-24T06:53:19Z"/>
              <w:rFonts w:ascii="Arial" w:cs="Arial" w:eastAsia="Arial" w:hAnsi="Arial"/>
              <w:b w:val="0"/>
              <w:bCs w:val="0"/>
              <w:i w:val="0"/>
              <w:iCs w:val="0"/>
              <w:smallCaps w:val="0"/>
              <w:strike w:val="0"/>
              <w:color w:val="000000"/>
              <w:sz w:val="22"/>
              <w:szCs w:val="22"/>
              <w:u w:val="none"/>
              <w:shd w:fill="auto" w:val="clear"/>
              <w:vertAlign w:val="baseline"/>
              <w:rPrChange w:author="Johnson k" w:id="15" w:date="2026-09-24T04:06:22Z">
                <w:rPr>
                  <w:rFonts w:ascii="Arial" w:cs="Arial" w:eastAsia="Arial" w:hAnsi="Arial"/>
                  <w:b w:val="0"/>
                  <w:bCs w:val="0"/>
                  <w:i w:val="0"/>
                  <w:iCs w:val="0"/>
                  <w:smallCaps w:val="0"/>
                  <w:strike w:val="0"/>
                  <w:color w:val="000000"/>
                  <w:sz w:val="22"/>
                  <w:szCs w:val="22"/>
                  <w:u w:val="none"/>
                  <w:shd w:fill="auto" w:val="clear"/>
                  <w:vertAlign w:val="baseline"/>
                </w:rPr>
              </w:rPrChange>
            </w:rPr>
            <w:pPrChange w:author="Johnson k" w:id="0" w:date="2026-09-24T04:06:22Z">
              <w:pPr>
                <w:spacing w:after="280" w:lineRule="auto"/>
                <w:ind w:right="-561.2598425196836"/>
                <w:jc w:val="center"/>
              </w:pPr>
            </w:pPrChange>
          </w:pPr>
          <w:sdt>
            <w:sdtPr>
              <w:id w:val="-845749217"/>
              <w:tag w:val="goog_rdk_43"/>
            </w:sdtPr>
            <w:sdtContent>
              <w:ins w:author="Hareeshv07 Hareeshv07" w:id="6" w:date="2026-09-24T04:40:28Z">
                <w:sdt>
                  <w:sdtPr>
                    <w:id w:val="1841853462"/>
                    <w:tag w:val="goog_rdk_44"/>
                  </w:sdtPr>
                  <w:sdtContent>
                    <w:del w:author="Madhu Madhu" w:id="5" w:date="2026-09-24T06:53:19Z"/>
                  </w:sdtContent>
                </w:sdt>
              </w:ins>
              <w:sdt>
                <w:sdtPr>
                  <w:id w:val="304788001"/>
                  <w:tag w:val="goog_rdk_45"/>
                </w:sdtPr>
                <w:sdtContent>
                  <w:ins w:author="Hareeshv07 Hareeshv07" w:id="6" w:date="2026-09-24T04:40:28Z">
                    <w:del w:author="Madhu Madhu" w:id="5" w:date="2026-09-24T06:53:19Z">
                      <w:r w:rsidDel="00000000" w:rsidR="00000000" w:rsidRPr="00000000">
                        <w:rPr>
                          <w:b w:val="1"/>
                          <w:bCs w:val="1"/>
                          <w:i w:val="1"/>
                          <w:iCs w:val="1"/>
                          <w:strike w:val="1"/>
                          <w:sz w:val="2"/>
                          <w:szCs w:val="2"/>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Hareeshv07 Hareeshv07" w:id="6" w:date="2026-09-24T04:40:28Z">
                <w:del w:author="Madhu Madhu" w:id="5" w:date="2026-09-24T06:53:19Z"/>
              </w:ins>
            </w:sdtContent>
          </w:sdt>
          <w:sdt>
            <w:sdtPr>
              <w:id w:val="1975371106"/>
              <w:tag w:val="goog_rdk_46"/>
            </w:sdtPr>
            <w:sdtContent>
              <w:del w:author="Madhu Madhu" w:id="5" w:date="2026-09-24T06:53:19Z"/>
            </w:sdtContent>
          </w:sdt>
          <w:sdt>
            <w:sdtPr>
              <w:id w:val="265255865"/>
              <w:tag w:val="goog_rdk_47"/>
            </w:sdtPr>
            <w:sdtContent>
              <w:ins w:author="Msd_07" w:id="8" w:date="2026-09-24T03:57:53Z">
                <w:sdt>
                  <w:sdtPr>
                    <w:id w:val="-1831480551"/>
                    <w:tag w:val="goog_rdk_48"/>
                  </w:sdtPr>
                  <w:sdtContent>
                    <w:del w:author="Madhu Madhu" w:id="5" w:date="2026-09-24T06:53:19Z"/>
                  </w:sdtContent>
                </w:sdt>
              </w:ins>
              <w:sdt>
                <w:sdtPr>
                  <w:id w:val="1155800126"/>
                  <w:tag w:val="goog_rdk_49"/>
                </w:sdtPr>
                <w:sdtContent>
                  <w:ins w:author="Msd_07" w:id="8" w:date="2026-09-24T03:57:53Z">
                    <w:del w:author="Madhu Madhu" w:id="5" w:date="2026-09-24T06:53:19Z">
                      <w:r w:rsidDel="00000000" w:rsidR="00000000" w:rsidRPr="00000000">
                        <w:rPr>
                          <w:b w:val="1"/>
                          <w:bCs w:val="1"/>
                          <w:i w:val="1"/>
                          <w:iCs w:val="1"/>
                          <w:strike w:val="1"/>
                          <w:sz w:val="2"/>
                          <w:szCs w:val="2"/>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thanga pandi</w:delText>
                      </w:r>
                    </w:del>
                  </w:ins>
                </w:sdtContent>
              </w:sdt>
              <w:ins w:author="Msd_07" w:id="8" w:date="2026-09-24T03:57:53Z">
                <w:del w:author="Madhu Madhu" w:id="5" w:date="2026-09-24T06:53:19Z"/>
              </w:ins>
            </w:sdtContent>
          </w:sdt>
          <w:sdt>
            <w:sdtPr>
              <w:id w:val="935122461"/>
              <w:tag w:val="goog_rdk_50"/>
            </w:sdtPr>
            <w:sdtContent>
              <w:del w:author="Madhu Madhu" w:id="5" w:date="2026-09-24T06:53:19Z"/>
            </w:sdtContent>
          </w:sdt>
          <w:sdt>
            <w:sdtPr>
              <w:id w:val="1541373546"/>
              <w:tag w:val="goog_rdk_51"/>
            </w:sdtPr>
            <w:sdtContent>
              <w:ins w:author="Scasagatheeswaran1208" w:id="9" w:date="2026-09-24T03:46:44Z">
                <w:sdt>
                  <w:sdtPr>
                    <w:id w:val="-943738691"/>
                    <w:tag w:val="goog_rdk_52"/>
                  </w:sdtPr>
                  <w:sdtContent>
                    <w:del w:author="Madhu Madhu" w:id="5" w:date="2026-09-24T06:53:19Z"/>
                  </w:sdtContent>
                </w:sdt>
              </w:ins>
              <w:sdt>
                <w:sdtPr>
                  <w:id w:val="-343355624"/>
                  <w:tag w:val="goog_rdk_53"/>
                </w:sdtPr>
                <w:sdtContent>
                  <w:ins w:author="Scasagatheeswaran1208" w:id="9" w:date="2026-09-24T03:46:44Z">
                    <w:del w:author="Madhu Madhu" w:id="5" w:date="2026-09-24T06:53:19Z">
                      <w:r w:rsidDel="00000000" w:rsidR="00000000" w:rsidRPr="00000000">
                        <w:rPr>
                          <w:b w:val="1"/>
                          <w:bCs w:val="1"/>
                          <w:i w:val="1"/>
                          <w:iCs w:val="1"/>
                          <w:strike w:val="1"/>
                          <w:sz w:val="2"/>
                          <w:szCs w:val="2"/>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casagatheeswaran1208" w:id="9" w:date="2026-09-24T03:46:44Z">
                <w:del w:author="Madhu Madhu" w:id="5" w:date="2026-09-24T06:53:19Z"/>
              </w:ins>
            </w:sdtContent>
          </w:sdt>
          <w:sdt>
            <w:sdtPr>
              <w:id w:val="691009311"/>
              <w:tag w:val="goog_rdk_54"/>
            </w:sdtPr>
            <w:sdtContent>
              <w:del w:author="Madhu Madhu" w:id="5" w:date="2026-09-24T06:53:19Z"/>
            </w:sdtContent>
          </w:sdt>
          <w:sdt>
            <w:sdtPr>
              <w:id w:val="-806561426"/>
              <w:tag w:val="goog_rdk_55"/>
            </w:sdtPr>
            <w:sdtContent>
              <w:ins w:author="Sathiya Priya" w:id="10" w:date="2026-09-23T16:00:17Z">
                <w:sdt>
                  <w:sdtPr>
                    <w:id w:val="2034452237"/>
                    <w:tag w:val="goog_rdk_56"/>
                  </w:sdtPr>
                  <w:sdtContent>
                    <w:del w:author="Madhu Madhu" w:id="5" w:date="2026-09-24T06:53:19Z"/>
                  </w:sdtContent>
                </w:sdt>
              </w:ins>
              <w:sdt>
                <w:sdtPr>
                  <w:id w:val="-406102804"/>
                  <w:tag w:val="goog_rdk_57"/>
                </w:sdtPr>
                <w:sdtContent>
                  <w:ins w:author="Sathiya Priya" w:id="10" w:date="2026-09-23T16:00:17Z">
                    <w:del w:author="Madhu Madhu" w:id="5" w:date="2026-09-24T06:53:19Z">
                      <w:r w:rsidDel="00000000" w:rsidR="00000000" w:rsidRPr="00000000">
                        <w:rPr>
                          <w:b w:val="1"/>
                          <w:bCs w:val="1"/>
                          <w:i w:val="1"/>
                          <w:iCs w:val="1"/>
                          <w:strike w:val="1"/>
                          <w:sz w:val="2"/>
                          <w:szCs w:val="2"/>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aq</w:delText>
                      </w:r>
                    </w:del>
                  </w:ins>
                </w:sdtContent>
              </w:sdt>
              <w:ins w:author="Sathiya Priya" w:id="10" w:date="2026-09-23T16:00:17Z">
                <w:del w:author="Madhu Madhu" w:id="5" w:date="2026-09-24T06:53:19Z"/>
              </w:ins>
            </w:sdtContent>
          </w:sdt>
          <w:sdt>
            <w:sdtPr>
              <w:id w:val="1018186196"/>
              <w:tag w:val="goog_rdk_58"/>
            </w:sdtPr>
            <w:sdtContent>
              <w:del w:author="Madhu Madhu" w:id="5" w:date="2026-09-24T06:53:19Z"/>
            </w:sdtContent>
          </w:sdt>
          <w:sdt>
            <w:sdtPr>
              <w:id w:val="-1130408051"/>
              <w:tag w:val="goog_rdk_59"/>
            </w:sdtPr>
            <w:sdtContent>
              <w:ins w:author="Sureshsuresh" w:id="11" w:date="2026-09-23T15:20:45Z">
                <w:sdt>
                  <w:sdtPr>
                    <w:id w:val="-275904246"/>
                    <w:tag w:val="goog_rdk_60"/>
                  </w:sdtPr>
                  <w:sdtContent>
                    <w:del w:author="Madhu Madhu" w:id="5" w:date="2026-09-24T06:53:19Z"/>
                  </w:sdtContent>
                </w:sdt>
              </w:ins>
              <w:sdt>
                <w:sdtPr>
                  <w:id w:val="-1408134963"/>
                  <w:tag w:val="goog_rdk_61"/>
                </w:sdtPr>
                <w:sdtContent>
                  <w:ins w:author="Sureshsuresh" w:id="11" w:date="2026-09-23T15:20:45Z">
                    <w:del w:author="Madhu Madhu" w:id="5" w:date="2026-09-24T06:53:19Z">
                      <w:r w:rsidDel="00000000" w:rsidR="00000000" w:rsidRPr="00000000">
                        <w:rPr>
                          <w:b w:val="1"/>
                          <w:bCs w:val="1"/>
                          <w:i w:val="1"/>
                          <w:iCs w:val="1"/>
                          <w:strike w:val="1"/>
                          <w:sz w:val="2"/>
                          <w:szCs w:val="2"/>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ureshsuresh" w:id="11" w:date="2026-09-23T15:20:45Z">
                <w:del w:author="Madhu Madhu" w:id="5" w:date="2026-09-24T06:53:19Z"/>
              </w:ins>
            </w:sdtContent>
          </w:sdt>
          <w:sdt>
            <w:sdtPr>
              <w:id w:val="1746959658"/>
              <w:tag w:val="goog_rdk_62"/>
            </w:sdtPr>
            <w:sdtContent>
              <w:del w:author="Madhu Madhu" w:id="5" w:date="2026-09-24T06:53:19Z"/>
            </w:sdtContent>
          </w:sdt>
          <w:sdt>
            <w:sdtPr>
              <w:id w:val="819257081"/>
              <w:tag w:val="goog_rdk_63"/>
            </w:sdtPr>
            <w:sdtContent>
              <w:ins w:author="Suruthilaya S" w:id="12" w:date="2026-09-23T10:06:45Z">
                <w:sdt>
                  <w:sdtPr>
                    <w:id w:val="1434939585"/>
                    <w:tag w:val="goog_rdk_64"/>
                  </w:sdtPr>
                  <w:sdtContent>
                    <w:del w:author="Madhu Madhu" w:id="5" w:date="2026-09-24T06:53:19Z"/>
                  </w:sdtContent>
                </w:sdt>
              </w:ins>
              <w:sdt>
                <w:sdtPr>
                  <w:id w:val="1256191478"/>
                  <w:tag w:val="goog_rdk_65"/>
                </w:sdtPr>
                <w:sdtContent>
                  <w:ins w:author="Suruthilaya S" w:id="12" w:date="2026-09-23T10:06:45Z">
                    <w:del w:author="Madhu Madhu" w:id="5" w:date="2026-09-24T06:53:19Z">
                      <w:r w:rsidDel="00000000" w:rsidR="00000000" w:rsidRPr="00000000">
                        <w:rPr>
                          <w:i w:val="1"/>
                          <w:iCs w:val="1"/>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uruthilaya S" w:id="12" w:date="2026-09-23T10:06:45Z">
                <w:del w:author="Madhu Madhu" w:id="5" w:date="2026-09-24T06:53:19Z"/>
              </w:ins>
            </w:sdtContent>
          </w:sdt>
          <w:sdt>
            <w:sdtPr>
              <w:id w:val="-621598968"/>
              <w:tag w:val="goog_rdk_66"/>
            </w:sdtPr>
            <w:sdtContent>
              <w:del w:author="Madhu Madhu" w:id="5" w:date="2026-09-24T06:53:19Z"/>
            </w:sdtContent>
          </w:sdt>
          <w:sdt>
            <w:sdtPr>
              <w:id w:val="737197006"/>
              <w:tag w:val="goog_rdk_67"/>
            </w:sdtPr>
            <w:sdtContent>
              <w:ins w:author="Anonymous" w:id="13" w:date="2026-09-23T07:18:46Z">
                <w:sdt>
                  <w:sdtPr>
                    <w:id w:val="609509720"/>
                    <w:tag w:val="goog_rdk_68"/>
                  </w:sdtPr>
                  <w:sdtContent>
                    <w:del w:author="Madhu Madhu" w:id="5" w:date="2026-09-24T06:53:19Z"/>
                  </w:sdtContent>
                </w:sdt>
              </w:ins>
              <w:sdt>
                <w:sdtPr>
                  <w:id w:val="-511612476"/>
                  <w:tag w:val="goog_rdk_69"/>
                </w:sdtPr>
                <w:sdtContent>
                  <w:ins w:author="Anonymous" w:id="13" w:date="2026-09-23T07:18:46Z">
                    <w:del w:author="Madhu Madhu" w:id="5" w:date="2026-09-24T06:53:19Z">
                      <w:r w:rsidDel="00000000" w:rsidR="00000000" w:rsidRPr="00000000">
                        <w:rPr>
                          <w:i w:val="1"/>
                          <w:iCs w:val="1"/>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uh</w:delText>
                      </w:r>
                    </w:del>
                  </w:ins>
                </w:sdtContent>
              </w:sdt>
              <w:ins w:author="Anonymous" w:id="13" w:date="2026-09-23T07:18:46Z">
                <w:del w:author="Madhu Madhu" w:id="5" w:date="2026-09-24T06:53:19Z"/>
              </w:ins>
            </w:sdtContent>
          </w:sdt>
          <w:sdt>
            <w:sdtPr>
              <w:id w:val="-122442803"/>
              <w:tag w:val="goog_rdk_70"/>
            </w:sdtPr>
            <w:sdtContent>
              <w:del w:author="Madhu Madhu" w:id="5" w:date="2026-09-24T06:53:19Z"/>
            </w:sdtContent>
          </w:sdt>
          <w:sdt>
            <w:sdtPr>
              <w:id w:val="-384303496"/>
              <w:tag w:val="goog_rdk_71"/>
            </w:sdtPr>
            <w:sdtContent>
              <w:ins w:author="Msd_07" w:id="8" w:date="2026-09-24T03:57:53Z">
                <w:sdt>
                  <w:sdtPr>
                    <w:id w:val="179705432"/>
                    <w:tag w:val="goog_rdk_72"/>
                  </w:sdtPr>
                  <w:sdtContent>
                    <w:del w:author="Madhu Madhu" w:id="5" w:date="2026-09-24T06:53:19Z"/>
                  </w:sdtContent>
                </w:sdt>
              </w:ins>
              <w:sdt>
                <w:sdtPr>
                  <w:id w:val="1667023482"/>
                  <w:tag w:val="goog_rdk_73"/>
                </w:sdtPr>
                <w:sdtContent>
                  <w:ins w:author="Msd_07" w:id="8" w:date="2026-09-24T03:57:53Z">
                    <w:del w:author="Madhu Madhu" w:id="5" w:date="2026-09-24T06:53:19Z">
                      <w:r w:rsidDel="00000000" w:rsidR="00000000" w:rsidRPr="00000000">
                        <w:rPr>
                          <w:rFonts w:ascii="Calibri" w:cs="Calibri" w:eastAsia="Calibri" w:hAnsi="Calibri"/>
                          <w:i w:val="1"/>
                          <w:iCs w:val="1"/>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9jdjdiekyogesh</w:delText>
                      </w:r>
                    </w:del>
                  </w:ins>
                </w:sdtContent>
              </w:sdt>
              <w:ins w:author="Msd_07" w:id="8" w:date="2026-09-24T03:57:53Z">
                <w:del w:author="Madhu Madhu" w:id="5" w:date="2026-09-24T06:53:19Z"/>
              </w:ins>
            </w:sdtContent>
          </w:sdt>
          <w:sdt>
            <w:sdtPr>
              <w:id w:val="-946620506"/>
              <w:tag w:val="goog_rdk_74"/>
            </w:sdtPr>
            <w:sdtContent>
              <w:del w:author="Madhu Madhu" w:id="5" w:date="2026-09-24T06:53:19Z"/>
            </w:sdtContent>
          </w:sdt>
          <w:sdt>
            <w:sdtPr>
              <w:id w:val="-303241447"/>
              <w:tag w:val="goog_rdk_75"/>
            </w:sdtPr>
            <w:sdtContent>
              <w:ins w:author="Gomathi R" w:id="14" w:date="2026-09-23T04:58:25Z">
                <w:sdt>
                  <w:sdtPr>
                    <w:id w:val="-98130395"/>
                    <w:tag w:val="goog_rdk_76"/>
                  </w:sdtPr>
                  <w:sdtContent>
                    <w:del w:author="Madhu Madhu" w:id="5" w:date="2026-09-24T06:53:19Z"/>
                  </w:sdtContent>
                </w:sdt>
              </w:ins>
              <w:sdt>
                <w:sdtPr>
                  <w:id w:val="1202356530"/>
                  <w:tag w:val="goog_rdk_77"/>
                </w:sdtPr>
                <w:sdtContent>
                  <w:ins w:author="Gomathi R" w:id="14" w:date="2026-09-23T04:58:25Z">
                    <w:del w:author="Madhu Madhu" w:id="5" w:date="2026-09-24T06:53:19Z">
                      <w:r w:rsidDel="00000000" w:rsidR="00000000" w:rsidRPr="00000000">
                        <w:rPr>
                          <w:rtl w:val="0"/>
                        </w:rPr>
                      </w:r>
                    </w:del>
                  </w:ins>
                </w:sdtContent>
              </w:sdt>
              <w:ins w:author="Gomathi R" w:id="14" w:date="2026-09-23T04:58:25Z">
                <w:del w:author="Madhu Madhu" w:id="5" w:date="2026-09-24T06:53:19Z"/>
              </w:ins>
            </w:sdtContent>
          </w:sdt>
        </w:p>
      </w:sdtContent>
    </w:sdt>
    <w:sdt>
      <w:sdtPr>
        <w:id w:val="-1181878695"/>
        <w:tag w:val="goog_rdk_86"/>
      </w:sdtPr>
      <w:sdtContent>
        <w:p w:rsidR="00000000" w:rsidDel="00000000" w:rsidP="00000000" w:rsidRDefault="00000000" w:rsidRPr="00000000" w14:paraId="0000000B">
          <w:pPr>
            <w:pStyle w:val="Heading1"/>
            <w:spacing w:after="200" w:lineRule="auto"/>
            <w:jc w:val="center"/>
            <w:rPr>
              <w:ins w:author="Deva sri R" w:id="16" w:date="2026-09-23T14:42:08Z"/>
              <w:del w:author="Madhu Madhu" w:id="5" w:date="2026-09-24T06:53:19Z"/>
              <w:i w:val="1"/>
              <w:iCs w:val="1"/>
              <w:strike w:val="1"/>
              <w:highlight w:val="black"/>
              <w:u w:val="single"/>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pStyle w:val="Title"/>
                <w:spacing w:after="200" w:lineRule="auto"/>
                <w:jc w:val="center"/>
              </w:pPr>
            </w:pPrChange>
          </w:pPr>
          <w:sdt>
            <w:sdtPr>
              <w:id w:val="568516424"/>
              <w:tag w:val="goog_rdk_82"/>
            </w:sdtPr>
            <w:sdtContent>
              <w:ins w:author="Deva sri R" w:id="16" w:date="2026-09-23T14:42:08Z">
                <w:sdt>
                  <w:sdtPr>
                    <w:id w:val="642400550"/>
                    <w:tag w:val="goog_rdk_83"/>
                  </w:sdtPr>
                  <w:sdtContent>
                    <w:del w:author="Madhu Madhu" w:id="5" w:date="2026-09-24T06:53:19Z"/>
                  </w:sdtContent>
                </w:sdt>
              </w:ins>
              <w:sdt>
                <w:sdtPr>
                  <w:id w:val="-1287484566"/>
                  <w:tag w:val="goog_rdk_84"/>
                </w:sdtPr>
                <w:sdtContent>
                  <w:ins w:author="Deva sri R" w:id="16" w:date="2026-09-23T14:42:08Z">
                    <w:del w:author="Madhu Madhu" w:id="5" w:date="2026-09-24T06:53:19Z">
                      <w:r w:rsidDel="00000000" w:rsidR="00000000" w:rsidRPr="00000000">
                        <w:rPr>
                          <w:i w:val="1"/>
                          <w:iCs w:val="1"/>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III-B.COM(CA)</w:delText>
                      </w:r>
                    </w:del>
                  </w:ins>
                </w:sdtContent>
              </w:sdt>
              <w:ins w:author="Deva sri R" w:id="16" w:date="2026-09-23T14:42:08Z">
                <w:del w:author="Madhu Madhu" w:id="5" w:date="2026-09-24T06:53:19Z">
                  <w:bookmarkStart w:colFirst="0" w:colLast="0" w:name="_heading=h.29vripev2frd" w:id="0"/>
                  <w:bookmarkEnd w:id="0"/>
                  <w:sdt>
                    <w:sdtPr>
                      <w:id w:val="-1355318074"/>
                      <w:tag w:val="goog_rdk_85"/>
                    </w:sdtPr>
                    <w:sdtContent>
                      <w:r w:rsidDel="00000000" w:rsidR="00000000" w:rsidRPr="00000000">
                        <w:rPr>
                          <w:rtl w:val="0"/>
                        </w:rPr>
                      </w:r>
                    </w:sdtContent>
                  </w:sdt>
                </w:del>
              </w:ins>
            </w:sdtContent>
          </w:sdt>
        </w:p>
      </w:sdtContent>
    </w:sdt>
    <w:sdt>
      <w:sdtPr>
        <w:id w:val="-1230279815"/>
        <w:tag w:val="goog_rdk_102"/>
      </w:sdtPr>
      <w:sdtContent>
        <w:p w:rsidR="00000000" w:rsidDel="00000000" w:rsidP="00000000" w:rsidRDefault="00000000" w:rsidRPr="00000000" w14:paraId="0000000C">
          <w:pPr>
            <w:pStyle w:val="Heading1"/>
            <w:spacing w:after="280" w:lineRule="auto"/>
            <w:ind w:right="-561.2598425196836"/>
            <w:jc w:val="center"/>
            <w:rPr>
              <w:ins w:author="Arikaran S" w:id="19" w:date="2026-09-23T13:20:44Z"/>
              <w:del w:author="Madhu Madhu" w:id="5" w:date="2026-09-24T06:53:19Z"/>
              <w:rFonts w:ascii="Calibri" w:cs="Calibri" w:eastAsia="Calibri" w:hAnsi="Calibri"/>
              <w:strike w:val="1"/>
              <w:highlight w:val="black"/>
              <w:u w:val="single"/>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pStyle w:val="Title"/>
                <w:spacing w:after="280" w:lineRule="auto"/>
                <w:ind w:right="-561.2598425196836"/>
                <w:jc w:val="center"/>
              </w:pPr>
            </w:pPrChange>
          </w:pPr>
          <w:sdt>
            <w:sdtPr>
              <w:id w:val="809651101"/>
              <w:tag w:val="goog_rdk_90"/>
            </w:sdtPr>
            <w:sdtContent>
              <w:ins w:author="Anonymous" w:id="17" w:date="2026-09-24T05:24:15Z">
                <w:sdt>
                  <w:sdtPr>
                    <w:id w:val="-1222993641"/>
                    <w:tag w:val="goog_rdk_91"/>
                  </w:sdtPr>
                  <w:sdtContent>
                    <w:del w:author="Madhu Madhu" w:id="5" w:date="2026-09-24T06:53:19Z"/>
                  </w:sdtContent>
                </w:sdt>
              </w:ins>
              <w:sdt>
                <w:sdtPr>
                  <w:id w:val="-99607047"/>
                  <w:tag w:val="goog_rdk_92"/>
                </w:sdtPr>
                <w:sdtContent>
                  <w:ins w:author="Anonymous" w:id="17" w:date="2026-09-24T05:24:15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https://chatgpt.com/s/t_6ab4b22a6f0081918891a3465037e850</w:delText>
                      </w:r>
                    </w:del>
                  </w:ins>
                </w:sdtContent>
              </w:sdt>
              <w:ins w:author="Anonymous" w:id="17" w:date="2026-09-24T05:24:15Z">
                <w:del w:author="Madhu Madhu" w:id="5" w:date="2026-09-24T06:53:19Z"/>
              </w:ins>
            </w:sdtContent>
          </w:sdt>
          <w:sdt>
            <w:sdtPr>
              <w:id w:val="-1822290856"/>
              <w:tag w:val="goog_rdk_93"/>
            </w:sdtPr>
            <w:sdtContent>
              <w:del w:author="Madhu Madhu" w:id="5" w:date="2026-09-24T06:53:19Z"/>
            </w:sdtContent>
          </w:sdt>
          <w:sdt>
            <w:sdtPr>
              <w:id w:val="-661830038"/>
              <w:tag w:val="goog_rdk_94"/>
            </w:sdtPr>
            <w:sdtContent>
              <w:ins w:author="Msd_07" w:id="18" w:date="2026-09-24T04:26:24Z">
                <w:sdt>
                  <w:sdtPr>
                    <w:id w:val="-1367191262"/>
                    <w:tag w:val="goog_rdk_95"/>
                  </w:sdtPr>
                  <w:sdtContent>
                    <w:del w:author="Madhu Madhu" w:id="5" w:date="2026-09-24T06:53:19Z"/>
                  </w:sdtContent>
                </w:sdt>
              </w:ins>
              <w:sdt>
                <w:sdtPr>
                  <w:id w:val="1707749533"/>
                  <w:tag w:val="goog_rdk_96"/>
                </w:sdtPr>
                <w:sdtContent>
                  <w:ins w:author="Msd_07" w:id="18" w:date="2026-09-24T04:26:24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THANGA PANDI</w:delText>
                      </w:r>
                    </w:del>
                  </w:ins>
                </w:sdtContent>
              </w:sdt>
              <w:ins w:author="Msd_07" w:id="18" w:date="2026-09-24T04:26:24Z">
                <w:del w:author="Madhu Madhu" w:id="5" w:date="2026-09-24T06:53:19Z"/>
              </w:ins>
            </w:sdtContent>
          </w:sdt>
          <w:sdt>
            <w:sdtPr>
              <w:id w:val="655957556"/>
              <w:tag w:val="goog_rdk_97"/>
            </w:sdtPr>
            <w:sdtContent>
              <w:del w:author="Madhu Madhu" w:id="5" w:date="2026-09-24T06:53:19Z"/>
            </w:sdtContent>
          </w:sdt>
          <w:sdt>
            <w:sdtPr>
              <w:id w:val="1489564623"/>
              <w:tag w:val="goog_rdk_98"/>
            </w:sdtPr>
            <w:sdtContent>
              <w:ins w:author="Arikaran S" w:id="19" w:date="2026-09-23T13:20:44Z">
                <w:sdt>
                  <w:sdtPr>
                    <w:id w:val="1760520790"/>
                    <w:tag w:val="goog_rdk_99"/>
                  </w:sdtPr>
                  <w:sdtContent>
                    <w:del w:author="Madhu Madhu" w:id="5" w:date="2026-09-24T06:53:19Z"/>
                  </w:sdtContent>
                </w:sdt>
              </w:ins>
              <w:sdt>
                <w:sdtPr>
                  <w:id w:val="416796213"/>
                  <w:tag w:val="goog_rdk_100"/>
                </w:sdtPr>
                <w:sdtContent>
                  <w:ins w:author="Arikaran S" w:id="19" w:date="2026-09-23T13:20:44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pocketSmart AI:</w:delText>
                      </w:r>
                    </w:del>
                  </w:ins>
                </w:sdtContent>
              </w:sdt>
              <w:ins w:author="Arikaran S" w:id="19" w:date="2026-09-23T13:20:44Z">
                <w:del w:author="Madhu Madhu" w:id="5" w:date="2026-09-24T06:53:19Z">
                  <w:bookmarkStart w:colFirst="0" w:colLast="0" w:name="_heading=h.2wa7si9xxu5h" w:id="1"/>
                  <w:bookmarkEnd w:id="1"/>
                  <w:sdt>
                    <w:sdtPr>
                      <w:id w:val="-1553640241"/>
                      <w:tag w:val="goog_rdk_101"/>
                    </w:sdtPr>
                    <w:sdtContent>
                      <w:r w:rsidDel="00000000" w:rsidR="00000000" w:rsidRPr="00000000">
                        <w:rPr>
                          <w:rtl w:val="0"/>
                        </w:rPr>
                      </w:r>
                    </w:sdtContent>
                  </w:sdt>
                </w:del>
              </w:ins>
            </w:sdtContent>
          </w:sdt>
        </w:p>
      </w:sdtContent>
    </w:sdt>
    <w:sdt>
      <w:sdtPr>
        <w:id w:val="1145040542"/>
        <w:tag w:val="goog_rdk_144"/>
      </w:sdtPr>
      <w:sdtContent>
        <w:p w:rsidR="00000000" w:rsidDel="00000000" w:rsidP="00000000" w:rsidRDefault="00000000" w:rsidRPr="00000000" w14:paraId="0000000D">
          <w:pPr>
            <w:pStyle w:val="Title"/>
            <w:ind w:left="0" w:firstLine="0"/>
            <w:rPr>
              <w:ins w:author="Anonymous" w:id="26" w:date="2026-09-24T05:19:11Z"/>
              <w:del w:author="Madhu Madhu" w:id="5" w:date="2026-09-24T06:53:19Z"/>
              <w:rFonts w:ascii="Calibri" w:cs="Calibri" w:eastAsia="Calibri" w:hAnsi="Calibri"/>
              <w:strike w:val="1"/>
              <w:highlight w:val="black"/>
              <w:u w:val="single"/>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04336102"/>
              <w:tag w:val="goog_rdk_106"/>
            </w:sdtPr>
            <w:sdtContent>
              <w:ins w:author="M Senbagam" w:id="20" w:date="2026-09-24T05:10:31Z">
                <w:sdt>
                  <w:sdtPr>
                    <w:id w:val="-427156141"/>
                    <w:tag w:val="goog_rdk_107"/>
                  </w:sdtPr>
                  <w:sdtContent>
                    <w:del w:author="Madhu Madhu" w:id="5" w:date="2026-09-24T06:53:19Z"/>
                  </w:sdtContent>
                </w:sdt>
              </w:ins>
              <w:sdt>
                <w:sdtPr>
                  <w:id w:val="1302258674"/>
                  <w:tag w:val="goog_rdk_108"/>
                </w:sdtPr>
                <w:sdtContent>
                  <w:ins w:author="M Senbagam" w:id="20" w:date="2026-09-24T05:10:31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g</w:delText>
                      </w:r>
                    </w:del>
                  </w:ins>
                </w:sdtContent>
              </w:sdt>
              <w:ins w:author="M Senbagam" w:id="20" w:date="2026-09-24T05:10:31Z">
                <w:del w:author="Madhu Madhu" w:id="5" w:date="2026-09-24T06:53:19Z"/>
              </w:ins>
            </w:sdtContent>
          </w:sdt>
          <w:sdt>
            <w:sdtPr>
              <w:id w:val="40056389"/>
              <w:tag w:val="goog_rdk_109"/>
            </w:sdtPr>
            <w:sdtContent>
              <w:del w:author="Madhu Madhu" w:id="5" w:date="2026-09-24T06:53:19Z"/>
            </w:sdtContent>
          </w:sdt>
          <w:sdt>
            <w:sdtPr>
              <w:id w:val="-1764950144"/>
              <w:tag w:val="goog_rdk_110"/>
            </w:sdtPr>
            <w:sdtContent>
              <w:ins w:author="vishali muniyappan" w:id="21" w:date="2026-09-24T03:44:16Z">
                <w:sdt>
                  <w:sdtPr>
                    <w:id w:val="1198132747"/>
                    <w:tag w:val="goog_rdk_111"/>
                  </w:sdtPr>
                  <w:sdtContent>
                    <w:del w:author="Madhu Madhu" w:id="5" w:date="2026-09-24T06:53:19Z"/>
                  </w:sdtContent>
                </w:sdt>
              </w:ins>
              <w:sdt>
                <w:sdtPr>
                  <w:id w:val="715991040"/>
                  <w:tag w:val="goog_rdk_112"/>
                </w:sdtPr>
                <w:sdtContent>
                  <w:ins w:author="vishali muniyappan" w:id="21" w:date="2026-09-24T03:44:16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vishali muniyappan" w:id="21" w:date="2026-09-24T03:44:16Z">
                <w:del w:author="Madhu Madhu" w:id="5" w:date="2026-09-24T06:53:19Z"/>
              </w:ins>
            </w:sdtContent>
          </w:sdt>
          <w:sdt>
            <w:sdtPr>
              <w:id w:val="2060083407"/>
              <w:tag w:val="goog_rdk_113"/>
            </w:sdtPr>
            <w:sdtContent>
              <w:del w:author="Madhu Madhu" w:id="5" w:date="2026-09-24T06:53:19Z"/>
            </w:sdtContent>
          </w:sdt>
          <w:sdt>
            <w:sdtPr>
              <w:id w:val="-1266132795"/>
              <w:tag w:val="goog_rdk_114"/>
            </w:sdtPr>
            <w:sdtContent>
              <w:ins w:author="Ramya M Ramya M" w:id="22" w:date="2026-09-22T11:32:16Z">
                <w:sdt>
                  <w:sdtPr>
                    <w:id w:val="903649893"/>
                    <w:tag w:val="goog_rdk_115"/>
                  </w:sdtPr>
                  <w:sdtContent>
                    <w:del w:author="Madhu Madhu" w:id="5" w:date="2026-09-24T06:53:19Z"/>
                  </w:sdtContent>
                </w:sdt>
              </w:ins>
              <w:sdt>
                <w:sdtPr>
                  <w:id w:val="-1552684956"/>
                  <w:tag w:val="goog_rdk_116"/>
                </w:sdtPr>
                <w:sdtContent>
                  <w:ins w:author="Ramya M Ramya M" w:id="22" w:date="2026-09-22T11:32:16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tab/>
                        <w:tab/>
                        <w:tab/>
                        <w:tab/>
                        <w:tab/>
                        <w:tab/>
                      </w:r>
                    </w:del>
                  </w:ins>
                </w:sdtContent>
              </w:sdt>
              <w:ins w:author="Ramya M Ramya M" w:id="22" w:date="2026-09-22T11:32:16Z">
                <w:del w:author="Madhu Madhu" w:id="5" w:date="2026-09-24T06:53:19Z"/>
              </w:ins>
            </w:sdtContent>
          </w:sdt>
          <w:sdt>
            <w:sdtPr>
              <w:id w:val="-1195545981"/>
              <w:tag w:val="goog_rdk_117"/>
            </w:sdtPr>
            <w:sdtContent>
              <w:ins w:author="Hari" w:id="23" w:date="2026-09-23T04:15:24Z">
                <w:sdt>
                  <w:sdtPr>
                    <w:id w:val="-943364107"/>
                    <w:tag w:val="goog_rdk_118"/>
                  </w:sdtPr>
                  <w:sdtContent>
                    <w:del w:author="Madhu Madhu" w:id="5" w:date="2026-09-24T06:53:19Z"/>
                  </w:sdtContent>
                </w:sdt>
              </w:ins>
              <w:sdt>
                <w:sdtPr>
                  <w:id w:val="1929123366"/>
                  <w:tag w:val="goog_rdk_119"/>
                </w:sdtPr>
                <w:sdtContent>
                  <w:ins w:author="Hari" w:id="23" w:date="2026-09-23T04:15:24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Q</w:delText>
                      </w:r>
                    </w:del>
                  </w:ins>
                </w:sdtContent>
              </w:sdt>
              <w:ins w:author="Hari" w:id="23" w:date="2026-09-23T04:15:24Z">
                <w:del w:author="Madhu Madhu" w:id="5" w:date="2026-09-24T06:53:19Z"/>
              </w:ins>
            </w:sdtContent>
          </w:sdt>
          <w:sdt>
            <w:sdtPr>
              <w:id w:val="456406499"/>
              <w:tag w:val="goog_rdk_120"/>
            </w:sdtPr>
            <w:sdtContent>
              <w:ins w:author="Ramya M Ramya M" w:id="22" w:date="2026-09-22T11:32:16Z">
                <w:sdt>
                  <w:sdtPr>
                    <w:id w:val="782697911"/>
                    <w:tag w:val="goog_rdk_121"/>
                  </w:sdtPr>
                  <w:sdtContent>
                    <w:del w:author="Madhu Madhu" w:id="5" w:date="2026-09-24T06:53:19Z"/>
                  </w:sdtContent>
                </w:sdt>
              </w:ins>
              <w:sdt>
                <w:sdtPr>
                  <w:id w:val="-400167680"/>
                  <w:tag w:val="goog_rdk_122"/>
                </w:sdtPr>
                <w:sdtContent>
                  <w:ins w:author="Ramya M Ramya M" w:id="22" w:date="2026-09-22T11:32:16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tab/>
                      </w:r>
                    </w:del>
                  </w:ins>
                </w:sdtContent>
              </w:sdt>
              <w:ins w:author="Ramya M Ramya M" w:id="22" w:date="2026-09-22T11:32:16Z">
                <w:del w:author="Madhu Madhu" w:id="5" w:date="2026-09-24T06:53:19Z">
                  <w:sdt>
                    <w:sdtPr>
                      <w:id w:val="-932029430"/>
                      <w:tag w:val="goog_rdk_123"/>
                    </w:sdtPr>
                    <w:sdtContent>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tab/>
                        <w:tab/>
                        <w:tab/>
                      </w:r>
                    </w:sdtContent>
                  </w:sdt>
                  <w:sdt>
                    <w:sdtPr>
                      <w:id w:val="1825640516"/>
                      <w:tag w:val="goog_rdk_124"/>
                    </w:sdtPr>
                    <w:sdtContent>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tab/>
                      </w:r>
                    </w:sdtContent>
                  </w:sdt>
                </w:del>
              </w:ins>
            </w:sdtContent>
          </w:sdt>
          <w:sdt>
            <w:sdtPr>
              <w:id w:val="1764528823"/>
              <w:tag w:val="goog_rdk_125"/>
            </w:sdtPr>
            <w:sdtContent>
              <w:ins w:author="Sanjana" w:id="24" w:date="2026-09-22T16:07:15Z">
                <w:sdt>
                  <w:sdtPr>
                    <w:id w:val="-1414293082"/>
                    <w:tag w:val="goog_rdk_126"/>
                  </w:sdtPr>
                  <w:sdtContent>
                    <w:del w:author="Madhu Madhu" w:id="5" w:date="2026-09-24T06:53:19Z"/>
                  </w:sdtContent>
                </w:sdt>
              </w:ins>
              <w:sdt>
                <w:sdtPr>
                  <w:id w:val="1970365089"/>
                  <w:tag w:val="goog_rdk_127"/>
                </w:sdtPr>
                <w:sdtContent>
                  <w:ins w:author="Sanjana" w:id="24" w:date="2026-09-22T16:07:15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Sanjana" w:id="24" w:date="2026-09-22T16:07:15Z">
                <w:del w:author="Madhu Madhu" w:id="5" w:date="2026-09-24T06:53:19Z"/>
              </w:ins>
            </w:sdtContent>
          </w:sdt>
          <w:sdt>
            <w:sdtPr>
              <w:id w:val="43077294"/>
              <w:tag w:val="goog_rdk_128"/>
            </w:sdtPr>
            <w:sdtContent>
              <w:ins w:author="Ramya M Ramya M" w:id="22" w:date="2026-09-22T11:32:16Z">
                <w:sdt>
                  <w:sdtPr>
                    <w:id w:val="-1865712084"/>
                    <w:tag w:val="goog_rdk_129"/>
                  </w:sdtPr>
                  <w:sdtContent>
                    <w:del w:author="Madhu Madhu" w:id="5" w:date="2026-09-24T06:53:19Z"/>
                  </w:sdtContent>
                </w:sdt>
              </w:ins>
              <w:sdt>
                <w:sdtPr>
                  <w:id w:val="638058436"/>
                  <w:tag w:val="goog_rdk_130"/>
                </w:sdtPr>
                <w:sdtContent>
                  <w:ins w:author="Ramya M Ramya M" w:id="22" w:date="2026-09-22T11:32:16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tab/>
                        <w:tab/>
                        <w:tab/>
                        <w:tab/>
                      </w:r>
                    </w:del>
                  </w:ins>
                </w:sdtContent>
              </w:sdt>
              <w:ins w:author="Ramya M Ramya M" w:id="22" w:date="2026-09-22T11:32:16Z">
                <w:del w:author="Madhu Madhu" w:id="5" w:date="2026-09-24T06:53:19Z"/>
              </w:ins>
            </w:sdtContent>
          </w:sdt>
          <w:sdt>
            <w:sdtPr>
              <w:id w:val="-1787175141"/>
              <w:tag w:val="goog_rdk_131"/>
            </w:sdtPr>
            <w:sdtContent>
              <w:ins w:author="Anu Anu" w:id="25" w:date="2026-09-23T11:47:21Z">
                <w:sdt>
                  <w:sdtPr>
                    <w:id w:val="1879447256"/>
                    <w:tag w:val="goog_rdk_132"/>
                  </w:sdtPr>
                  <w:sdtContent>
                    <w:del w:author="Madhu Madhu" w:id="5" w:date="2026-09-24T06:53:19Z"/>
                  </w:sdtContent>
                </w:sdt>
              </w:ins>
              <w:sdt>
                <w:sdtPr>
                  <w:id w:val="-1172984642"/>
                  <w:tag w:val="goog_rdk_133"/>
                </w:sdtPr>
                <w:sdtContent>
                  <w:ins w:author="Anu Anu" w:id="25" w:date="2026-09-23T11:47:21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./;lm[o n/, mgtifu.getadb],k’\k</w:delText>
                      </w:r>
                    </w:del>
                  </w:ins>
                </w:sdtContent>
              </w:sdt>
              <w:ins w:author="Anu Anu" w:id="25" w:date="2026-09-23T11:47:21Z">
                <w:del w:author="Madhu Madhu" w:id="5" w:date="2026-09-24T06:53:19Z"/>
              </w:ins>
            </w:sdtContent>
          </w:sdt>
          <w:sdt>
            <w:sdtPr>
              <w:id w:val="-581823473"/>
              <w:tag w:val="goog_rdk_134"/>
            </w:sdtPr>
            <w:sdtContent>
              <w:ins w:author="Anonymous" w:id="26" w:date="2026-09-24T05:19:11Z">
                <w:sdt>
                  <w:sdtPr>
                    <w:id w:val="111279213"/>
                    <w:tag w:val="goog_rdk_135"/>
                  </w:sdtPr>
                  <w:sdtContent>
                    <w:del w:author="Madhu Madhu" w:id="5" w:date="2026-09-24T06:53:19Z"/>
                  </w:sdtContent>
                </w:sdt>
              </w:ins>
              <w:sdt>
                <w:sdtPr>
                  <w:id w:val="1477961449"/>
                  <w:tag w:val="goog_rdk_136"/>
                </w:sdtPr>
                <w:sdtContent>
                  <w:ins w:author="Anonymous" w:id="26" w:date="2026-09-24T05:19:11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THANGA </w:delText>
                      </w:r>
                    </w:del>
                  </w:ins>
                </w:sdtContent>
              </w:sdt>
              <w:ins w:author="Anonymous" w:id="26" w:date="2026-09-24T05:19:11Z">
                <w:del w:author="Madhu Madhu" w:id="5" w:date="2026-09-24T06:53:19Z"/>
              </w:ins>
            </w:sdtContent>
          </w:sdt>
          <w:sdt>
            <w:sdtPr>
              <w:id w:val="-211880264"/>
              <w:tag w:val="goog_rdk_137"/>
            </w:sdtPr>
            <w:sdtContent>
              <w:ins w:author="Benaya P" w:id="27" w:date="2026-09-24T05:50:19Z">
                <w:sdt>
                  <w:sdtPr>
                    <w:id w:val="-581223305"/>
                    <w:tag w:val="goog_rdk_138"/>
                  </w:sdtPr>
                  <w:sdtContent>
                    <w:del w:author="Madhu Madhu" w:id="5" w:date="2026-09-24T06:53:19Z"/>
                  </w:sdtContent>
                </w:sdt>
              </w:ins>
              <w:sdt>
                <w:sdtPr>
                  <w:id w:val="-1722934136"/>
                  <w:tag w:val="goog_rdk_139"/>
                </w:sdtPr>
                <w:sdtContent>
                  <w:ins w:author="Benaya P" w:id="27" w:date="2026-09-24T05:50:19Z">
                    <w:del w:author="Madhu Madhu" w:id="5" w:date="2026-09-24T06:53:19Z">
                      <w:r w:rsidDel="00000000" w:rsidR="00000000" w:rsidRPr="00000000">
                        <w:rPr>
                          <w:strike w:val="1"/>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PANDI pocket Smart</w:delText>
                      </w:r>
                    </w:del>
                  </w:ins>
                </w:sdtContent>
              </w:sdt>
              <w:ins w:author="Benaya P" w:id="27" w:date="2026-09-24T05:50:19Z">
                <w:del w:author="Madhu Madhu" w:id="5" w:date="2026-09-24T06:53:19Z"/>
              </w:ins>
            </w:sdtContent>
          </w:sdt>
          <w:sdt>
            <w:sdtPr>
              <w:id w:val="-411292334"/>
              <w:tag w:val="goog_rdk_140"/>
            </w:sdtPr>
            <w:sdtContent>
              <w:ins w:author="Anonymous" w:id="26" w:date="2026-09-24T05:19:11Z">
                <w:sdt>
                  <w:sdtPr>
                    <w:id w:val="1189983879"/>
                    <w:tag w:val="goog_rdk_141"/>
                  </w:sdtPr>
                  <w:sdtContent>
                    <w:del w:author="Madhu Madhu" w:id="5" w:date="2026-09-24T06:53:19Z"/>
                  </w:sdtContent>
                </w:sdt>
              </w:ins>
              <w:sdt>
                <w:sdtPr>
                  <w:id w:val="854454562"/>
                  <w:tag w:val="goog_rdk_142"/>
                </w:sdtPr>
                <w:sdtContent>
                  <w:ins w:author="Anonymous" w:id="26" w:date="2026-09-24T05:19:11Z">
                    <w:del w:author="Madhu Madhu" w:id="5" w:date="2026-09-24T06:53:19Z">
                      <w:r w:rsidDel="00000000" w:rsidR="00000000" w:rsidRPr="00000000">
                        <w:rPr>
                          <w:strike w:val="1"/>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PANDIpocketSmart</w:delText>
                      </w:r>
                    </w:del>
                  </w:ins>
                </w:sdtContent>
              </w:sdt>
              <w:ins w:author="Anonymous" w:id="26" w:date="2026-09-24T05:19:11Z">
                <w:del w:author="Madhu Madhu" w:id="5" w:date="2026-09-24T06:53:19Z">
                  <w:bookmarkStart w:colFirst="0" w:colLast="0" w:name="_heading=h.7z74upi0kdah" w:id="2"/>
                  <w:bookmarkEnd w:id="2"/>
                  <w:sdt>
                    <w:sdtPr>
                      <w:id w:val="-544362394"/>
                      <w:tag w:val="goog_rdk_143"/>
                    </w:sdtPr>
                    <w:sdtContent>
                      <w:r w:rsidDel="00000000" w:rsidR="00000000" w:rsidRPr="00000000">
                        <w:rPr>
                          <w:rFonts w:ascii="Calibri" w:cs="Calibri" w:eastAsia="Calibri" w:hAnsi="Calibri"/>
                          <w:strike w:val="1"/>
                          <w:highlight w:val="black"/>
                          <w:u w:val="single"/>
                          <w:rtl w:val="0"/>
                          <w:rPrChange w:author="Sushanth G.k" w:id="3" w:date="2026-09-24T07:06: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AI:</w:delText>
                      </w:r>
                    </w:sdtContent>
                  </w:sdt>
                </w:del>
              </w:ins>
            </w:sdtContent>
          </w:sdt>
        </w:p>
      </w:sdtContent>
    </w:sdt>
    <w:sdt>
      <w:sdtPr>
        <w:id w:val="-2131290584"/>
        <w:tag w:val="goog_rdk_150"/>
      </w:sdtPr>
      <w:sdtContent>
        <w:p w:rsidR="00000000" w:rsidDel="00000000" w:rsidP="00000000" w:rsidRDefault="00000000" w:rsidRPr="00000000" w14:paraId="0000000E">
          <w:pPr>
            <w:pStyle w:val="Title"/>
            <w:rPr>
              <w:ins w:author="Chezhian Chezhian" w:id="28" w:date="2026-09-24T06:36:03Z"/>
              <w:del w:author="Madhu Madhu" w:id="5" w:date="2026-09-24T06:53:19Z"/>
              <w:rPrChange w:author="Sushanth G.k" w:id="29" w:date="2026-09-24T07:07:41Z">
                <w:rPr>
                  <w:rFonts w:ascii="Arial" w:cs="Arial" w:eastAsia="Arial" w:hAnsi="Arial"/>
                  <w:b w:val="0"/>
                  <w:bCs w:val="0"/>
                  <w:i w:val="0"/>
                  <w:iCs w:val="0"/>
                  <w:smallCaps w:val="0"/>
                  <w:strike w:val="0"/>
                  <w:color w:val="000000"/>
                  <w:sz w:val="22"/>
                  <w:szCs w:val="22"/>
                  <w:u w:val="none"/>
                  <w:shd w:fill="auto" w:val="clear"/>
                  <w:vertAlign w:val="baseline"/>
                </w:rPr>
              </w:rPrChange>
            </w:rPr>
            <w:pPrChange w:author="Sushanth G.k" w:id="0" w:date="2026-09-24T07:07:41Z">
              <w:pPr>
                <w:pStyle w:val="Title"/>
                <w:ind w:left="0" w:firstLine="0"/>
              </w:pPr>
            </w:pPrChange>
          </w:pPr>
          <w:sdt>
            <w:sdtPr>
              <w:id w:val="557465588"/>
              <w:tag w:val="goog_rdk_147"/>
            </w:sdtPr>
            <w:sdtContent>
              <w:ins w:author="Chezhian Chezhian" w:id="28" w:date="2026-09-24T06:36:03Z">
                <w:sdt>
                  <w:sdtPr>
                    <w:id w:val="-1388186540"/>
                    <w:tag w:val="goog_rdk_148"/>
                  </w:sdtPr>
                  <w:sdtContent>
                    <w:del w:author="Madhu Madhu" w:id="5" w:date="2026-09-24T06:53:19Z"/>
                  </w:sdtContent>
                </w:sdt>
              </w:ins>
              <w:sdt>
                <w:sdtPr>
                  <w:id w:val="1087741978"/>
                  <w:tag w:val="goog_rdk_149"/>
                </w:sdtPr>
                <w:sdtContent>
                  <w:ins w:author="Chezhian Chezhian" w:id="28" w:date="2026-09-24T06:36:03Z">
                    <w:del w:author="Madhu Madhu" w:id="5" w:date="2026-09-24T06:53:19Z">
                      <w:r w:rsidDel="00000000" w:rsidR="00000000" w:rsidRPr="00000000">
                        <w:rPr>
                          <w:rtl w:val="0"/>
                        </w:rPr>
                      </w:r>
                    </w:del>
                  </w:ins>
                </w:sdtContent>
              </w:sdt>
              <w:ins w:author="Chezhian Chezhian" w:id="28" w:date="2026-09-24T06:36:03Z">
                <w:del w:author="Madhu Madhu" w:id="5" w:date="2026-09-24T06:53:19Z">
                  <w:bookmarkStart w:colFirst="0" w:colLast="0" w:name="_heading=h.c6cor04s80a4" w:id="3"/>
                  <w:bookmarkEnd w:id="3"/>
                </w:del>
              </w:ins>
            </w:sdtContent>
          </w:sdt>
        </w:p>
      </w:sdtContent>
    </w:sdt>
    <w:sdt>
      <w:sdtPr>
        <w:id w:val="79313287"/>
        <w:tag w:val="goog_rdk_208"/>
      </w:sdtPr>
      <w:sdtContent>
        <w:p w:rsidR="00000000" w:rsidDel="00000000" w:rsidP="00000000" w:rsidRDefault="00000000" w:rsidRPr="00000000" w14:paraId="0000000F">
          <w:pPr>
            <w:numPr>
              <w:ilvl w:val="0"/>
              <w:numId w:val="7"/>
            </w:numPr>
            <w:spacing w:after="0" w:afterAutospacing="0" w:lineRule="auto"/>
            <w:ind w:left="720" w:right="-561.2598425196836" w:hanging="360"/>
            <w:jc w:val="center"/>
            <w:rPr>
              <w:ins w:author="Kayalvizhi Velmurugan" w:id="39" w:date="2026-09-23T08:22:17Z"/>
              <w:del w:author="Madhu Madhu" w:id="5" w:date="2026-09-24T06:53:19Z"/>
              <w:strike w:val="1"/>
              <w:u w:val="none"/>
              <w:rPrChange w:author="Johnson k" w:id="40" w:date="2026-09-24T04:34:09Z">
                <w:rPr>
                  <w:u w:val="none"/>
                </w:rPr>
              </w:rPrChange>
            </w:rPr>
            <w:pPrChange w:author="Johnson k" w:id="0" w:date="2026-09-24T04:34:09Z">
              <w:pPr>
                <w:numPr>
                  <w:ilvl w:val="0"/>
                  <w:numId w:val="5"/>
                </w:numPr>
                <w:spacing w:after="280" w:lineRule="auto"/>
                <w:ind w:left="-1695" w:right="-561.2598425196836" w:firstLine="0"/>
                <w:jc w:val="center"/>
              </w:pPr>
            </w:pPrChange>
          </w:pPr>
          <w:sdt>
            <w:sdtPr>
              <w:id w:val="1253691671"/>
              <w:tag w:val="goog_rdk_155"/>
            </w:sdtPr>
            <w:sdtContent>
              <w:ins w:author="Anna MALAI" w:id="30" w:date="2026-09-24T07:03:58Z">
                <w:sdt>
                  <w:sdtPr>
                    <w:id w:val="1805221861"/>
                    <w:tag w:val="goog_rdk_156"/>
                  </w:sdtPr>
                  <w:sdtContent>
                    <w:del w:author="Madhu Madhu" w:id="5" w:date="2026-09-24T06:53:19Z"/>
                  </w:sdtContent>
                </w:sdt>
              </w:ins>
              <w:sdt>
                <w:sdtPr>
                  <w:id w:val="-1357695001"/>
                  <w:tag w:val="goog_rdk_157"/>
                </w:sdtPr>
                <w:sdtContent>
                  <w:ins w:author="Anna MALAI" w:id="30" w:date="2026-09-24T07:03:58Z">
                    <w:del w:author="Madhu Madhu" w:id="5" w:date="2026-09-24T06:53:19Z">
                      <w:r w:rsidDel="00000000" w:rsidR="00000000" w:rsidRPr="00000000">
                        <w:rPr>
                          <w:rtl w:val="0"/>
                          <w:rPrChange w:author="RANJITHKUMAR A B.C.A." w:id="31" w:date="2026-09-24T07:08: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na MALAI" w:id="30" w:date="2026-09-24T07:03:58Z">
                <w:del w:author="Madhu Madhu" w:id="5" w:date="2026-09-24T06:53:19Z"/>
              </w:ins>
            </w:sdtContent>
          </w:sdt>
          <w:sdt>
            <w:sdtPr>
              <w:id w:val="-1200393241"/>
              <w:tag w:val="goog_rdk_158"/>
            </w:sdtPr>
            <w:sdtContent>
              <w:ins w:author="Anonymous" w:id="26" w:date="2026-09-24T05:19:11Z">
                <w:sdt>
                  <w:sdtPr>
                    <w:id w:val="432735149"/>
                    <w:tag w:val="goog_rdk_159"/>
                  </w:sdtPr>
                  <w:sdtContent>
                    <w:del w:author="Madhu Madhu" w:id="5" w:date="2026-09-24T06:53:19Z"/>
                  </w:sdtContent>
                </w:sdt>
              </w:ins>
              <w:sdt>
                <w:sdtPr>
                  <w:id w:val="-930217954"/>
                  <w:tag w:val="goog_rdk_160"/>
                </w:sdtPr>
                <w:sdtContent>
                  <w:ins w:author="Anonymous" w:id="26" w:date="2026-09-24T05:19:11Z">
                    <w:del w:author="Madhu Madhu" w:id="5" w:date="2026-09-24T06:53:19Z">
                      <w:r w:rsidDel="00000000" w:rsidR="00000000" w:rsidRPr="00000000">
                        <w:rPr>
                          <w:rtl w:val="0"/>
                          <w:rPrChange w:author="RANJITHKUMAR A B.C.A." w:id="31" w:date="2026-09-24T07:08: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g/</w:delText>
                      </w:r>
                    </w:del>
                  </w:ins>
                </w:sdtContent>
              </w:sdt>
              <w:ins w:author="Anonymous" w:id="26" w:date="2026-09-24T05:19:11Z">
                <w:del w:author="Madhu Madhu" w:id="5" w:date="2026-09-24T06:53:19Z"/>
              </w:ins>
            </w:sdtContent>
          </w:sdt>
          <w:sdt>
            <w:sdtPr>
              <w:id w:val="-1166460016"/>
              <w:tag w:val="goog_rdk_161"/>
            </w:sdtPr>
            <w:sdtContent>
              <w:ins w:author="Anu Anu" w:id="25" w:date="2026-09-23T11:47:21Z">
                <w:sdt>
                  <w:sdtPr>
                    <w:id w:val="998256820"/>
                    <w:tag w:val="goog_rdk_162"/>
                  </w:sdtPr>
                  <w:sdtContent>
                    <w:del w:author="Madhu Madhu" w:id="5" w:date="2026-09-24T06:53:19Z"/>
                  </w:sdtContent>
                </w:sdt>
              </w:ins>
              <w:sdt>
                <w:sdtPr>
                  <w:id w:val="-1885684542"/>
                  <w:tag w:val="goog_rdk_163"/>
                </w:sdtPr>
                <w:sdtContent>
                  <w:ins w:author="Anu Anu" w:id="25" w:date="2026-09-23T11:47:21Z">
                    <w:del w:author="Madhu Madhu" w:id="5" w:date="2026-09-24T06:53:19Z">
                      <w:r w:rsidDel="00000000" w:rsidR="00000000" w:rsidRPr="00000000">
                        <w:rPr>
                          <w:rtl w:val="0"/>
                          <w:rPrChange w:author="RANJITHKUMAR A B.C.A." w:id="31" w:date="2026-09-24T07:08: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,mo b bnk0[</w:delText>
                      </w:r>
                    </w:del>
                  </w:ins>
                </w:sdtContent>
              </w:sdt>
              <w:ins w:author="Anu Anu" w:id="25" w:date="2026-09-23T11:47:21Z">
                <w:del w:author="Madhu Madhu" w:id="5" w:date="2026-09-24T06:53:19Z"/>
              </w:ins>
            </w:sdtContent>
          </w:sdt>
          <w:sdt>
            <w:sdtPr>
              <w:id w:val="-1163038636"/>
              <w:tag w:val="goog_rdk_164"/>
            </w:sdtPr>
            <w:sdtContent>
              <w:ins w:author="Ramya M Ramya M" w:id="22" w:date="2026-09-22T11:32:16Z">
                <w:sdt>
                  <w:sdtPr>
                    <w:id w:val="-880508660"/>
                    <w:tag w:val="goog_rdk_165"/>
                  </w:sdtPr>
                  <w:sdtContent>
                    <w:del w:author="Madhu Madhu" w:id="5" w:date="2026-09-24T06:53:19Z"/>
                  </w:sdtContent>
                </w:sdt>
              </w:ins>
              <w:sdt>
                <w:sdtPr>
                  <w:id w:val="592354198"/>
                  <w:tag w:val="goog_rdk_166"/>
                </w:sdtPr>
                <w:sdtContent>
                  <w:ins w:author="Ramya M Ramya M" w:id="22" w:date="2026-09-22T11:32:16Z">
                    <w:del w:author="Madhu Madhu" w:id="5" w:date="2026-09-24T06:53:19Z">
                      <w:r w:rsidDel="00000000" w:rsidR="00000000" w:rsidRPr="00000000">
                        <w:rPr>
                          <w:rtl w:val="0"/>
                          <w:rPrChange w:author="RANJITHKUMAR A B.C.A." w:id="31" w:date="2026-09-24T07:08:07Z">
                            <w:rPr>
                              <w:rFonts w:ascii="Arial" w:cs="Arial" w:eastAsia="Arial" w:hAnsi="Arial"/>
                              <w:b w:val="0"/>
                              <w:bCs w:val="0"/>
                              <w:i w:val="0"/>
                              <w:iCs w:val="0"/>
                              <w:smallCaps w:val="0"/>
                              <w:strike w:val="0"/>
                              <w:color w:val="000000"/>
                              <w:sz w:val="22"/>
                              <w:szCs w:val="22"/>
                              <w:u w:val="none"/>
                              <w:shd w:fill="auto" w:val="clear"/>
                              <w:vertAlign w:val="baseline"/>
                            </w:rPr>
                          </w:rPrChange>
                        </w:rPr>
                        <w:tab/>
                        <w:tab/>
                      </w:r>
                    </w:del>
                  </w:ins>
                </w:sdtContent>
              </w:sdt>
              <w:ins w:author="Ramya M Ramya M" w:id="22" w:date="2026-09-22T11:32:16Z">
                <w:del w:author="Madhu Madhu" w:id="5" w:date="2026-09-24T06:53:19Z">
                  <w:sdt>
                    <w:sdtPr>
                      <w:id w:val="1248217166"/>
                      <w:tag w:val="goog_rdk_167"/>
                    </w:sdtPr>
                    <w:sdtContent>
                      <w:r w:rsidDel="00000000" w:rsidR="00000000" w:rsidRPr="00000000">
                        <w:rPr>
                          <w:rtl w:val="0"/>
                          <w:rPrChange w:author="RANJITHKUMAR A B.C.A." w:id="31" w:date="2026-09-24T07:08:07Z">
                            <w:rPr>
                              <w:rFonts w:ascii="Arial" w:cs="Arial" w:eastAsia="Arial" w:hAnsi="Arial"/>
                              <w:b w:val="0"/>
                              <w:bCs w:val="0"/>
                              <w:i w:val="0"/>
                              <w:iCs w:val="0"/>
                              <w:smallCaps w:val="0"/>
                              <w:strike w:val="0"/>
                              <w:color w:val="000000"/>
                              <w:sz w:val="22"/>
                              <w:szCs w:val="22"/>
                              <w:u w:val="none"/>
                              <w:shd w:fill="auto" w:val="clear"/>
                              <w:vertAlign w:val="baseline"/>
                            </w:rPr>
                          </w:rPrChange>
                        </w:rPr>
                        <w:tab/>
                        <w:tab/>
                        <w:tab/>
                        <w:tab/>
                        <w:tab/>
                        <w:tab/>
                      </w:r>
                    </w:sdtContent>
                  </w:sdt>
                </w:del>
              </w:ins>
            </w:sdtContent>
          </w:sdt>
          <w:sdt>
            <w:sdtPr>
              <w:id w:val="-508185590"/>
              <w:tag w:val="goog_rdk_168"/>
            </w:sdtPr>
            <w:sdtContent>
              <w:ins w:author="Divya Dharshini" w:id="32" w:date="2026-09-24T05:24:06Z">
                <w:sdt>
                  <w:sdtPr>
                    <w:id w:val="-611930935"/>
                    <w:tag w:val="goog_rdk_169"/>
                  </w:sdtPr>
                  <w:sdtContent>
                    <w:del w:author="Madhu Madhu" w:id="5" w:date="2026-09-24T06:53:19Z"/>
                  </w:sdtContent>
                </w:sdt>
              </w:ins>
              <w:sdt>
                <w:sdtPr>
                  <w:id w:val="1160762558"/>
                  <w:tag w:val="goog_rdk_170"/>
                </w:sdtPr>
                <w:sdtContent>
                  <w:ins w:author="Divya Dharshini" w:id="32" w:date="2026-09-24T05:24:06Z">
                    <w:del w:author="Madhu Madhu" w:id="5" w:date="2026-09-24T06:53:19Z">
                      <w:r w:rsidDel="00000000" w:rsidR="00000000" w:rsidRPr="00000000">
                        <w:rPr>
                          <w:rtl w:val="0"/>
                          <w:rPrChange w:author="RANJITHKUMAR A B.C.A." w:id="31" w:date="2026-09-24T07:08: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Divya Dharshini" w:id="32" w:date="2026-09-24T05:24:06Z">
                <w:del w:author="Madhu Madhu" w:id="5" w:date="2026-09-24T06:53:19Z"/>
              </w:ins>
            </w:sdtContent>
          </w:sdt>
          <w:sdt>
            <w:sdtPr>
              <w:id w:val="-1979784744"/>
              <w:tag w:val="goog_rdk_171"/>
            </w:sdtPr>
            <w:sdtContent>
              <w:ins w:author="Ramya M Ramya M" w:id="22" w:date="2026-09-22T11:32:16Z">
                <w:sdt>
                  <w:sdtPr>
                    <w:id w:val="872369162"/>
                    <w:tag w:val="goog_rdk_172"/>
                  </w:sdtPr>
                  <w:sdtContent>
                    <w:del w:author="Madhu Madhu" w:id="5" w:date="2026-09-24T06:53:19Z"/>
                  </w:sdtContent>
                </w:sdt>
              </w:ins>
              <w:sdt>
                <w:sdtPr>
                  <w:id w:val="-1730370567"/>
                  <w:tag w:val="goog_rdk_173"/>
                </w:sdtPr>
                <w:sdtContent>
                  <w:ins w:author="Ramya M Ramya M" w:id="22" w:date="2026-09-22T11:32:16Z">
                    <w:del w:author="Madhu Madhu" w:id="5" w:date="2026-09-24T06:53:19Z">
                      <w:r w:rsidDel="00000000" w:rsidR="00000000" w:rsidRPr="00000000">
                        <w:rPr>
                          <w:rtl w:val="0"/>
                          <w:rPrChange w:author="RANJITHKUMAR A B.C.A." w:id="31" w:date="2026-09-24T07:08:07Z">
                            <w:rPr>
                              <w:rFonts w:ascii="Arial" w:cs="Arial" w:eastAsia="Arial" w:hAnsi="Arial"/>
                              <w:b w:val="0"/>
                              <w:bCs w:val="0"/>
                              <w:i w:val="0"/>
                              <w:iCs w:val="0"/>
                              <w:smallCaps w:val="0"/>
                              <w:strike w:val="0"/>
                              <w:color w:val="000000"/>
                              <w:sz w:val="22"/>
                              <w:szCs w:val="22"/>
                              <w:u w:val="none"/>
                              <w:shd w:fill="auto" w:val="clear"/>
                              <w:vertAlign w:val="baseline"/>
                            </w:rPr>
                          </w:rPrChange>
                        </w:rPr>
                        <w:tab/>
                        <w:tab/>
                        <w:tab/>
                        <w:tab/>
                        <w:tab/>
                        <w:tab/>
                        <w:tab/>
                        <w:tab/>
                        <w:tab/>
                        <w:tab/>
                        <w:tab/>
                        <w:tab/>
                        <w:tab/>
                        <w:tab/>
                        <w:tab/>
                        <w:tab/>
                        <w:tab/>
                        <w:tab/>
                        <w:tab/>
                        <w:tab/>
                        <w:tab/>
                        <w:tab/>
                        <w:tab/>
                        <w:tab/>
                        <w:tab/>
                      </w:r>
                    </w:del>
                  </w:ins>
                </w:sdtContent>
              </w:sdt>
              <w:ins w:author="Ramya M Ramya M" w:id="22" w:date="2026-09-22T11:32:16Z">
                <w:del w:author="Madhu Madhu" w:id="5" w:date="2026-09-24T06:53:19Z"/>
              </w:ins>
            </w:sdtContent>
          </w:sdt>
          <w:sdt>
            <w:sdtPr>
              <w:id w:val="-1977482552"/>
              <w:tag w:val="goog_rdk_174"/>
            </w:sdtPr>
            <w:sdtContent>
              <w:del w:author="Madhu Madhu" w:id="5" w:date="2026-09-24T06:53:19Z"/>
            </w:sdtContent>
          </w:sdt>
          <w:sdt>
            <w:sdtPr>
              <w:id w:val="1609898923"/>
              <w:tag w:val="goog_rdk_175"/>
            </w:sdtPr>
            <w:sdtContent>
              <w:ins w:author="A AAYESHA FARHANA" w:id="33" w:date="2026-09-22T08:59:13Z">
                <w:sdt>
                  <w:sdtPr>
                    <w:id w:val="574000602"/>
                    <w:tag w:val="goog_rdk_176"/>
                  </w:sdtPr>
                  <w:sdtContent>
                    <w:del w:author="Madhu Madhu" w:id="5" w:date="2026-09-24T06:53:19Z"/>
                  </w:sdtContent>
                </w:sdt>
              </w:ins>
              <w:sdt>
                <w:sdtPr>
                  <w:id w:val="2048637504"/>
                  <w:tag w:val="goog_rdk_177"/>
                </w:sdtPr>
                <w:sdtContent>
                  <w:ins w:author="A AAYESHA FARHANA" w:id="33" w:date="2026-09-22T08:59:13Z">
                    <w:del w:author="Madhu Madhu" w:id="5" w:date="2026-09-24T06:53:19Z">
                      <w:r w:rsidDel="00000000" w:rsidR="00000000" w:rsidRPr="00000000">
                        <w:rPr>
                          <w:rtl w:val="0"/>
                          <w:rPrChange w:author="RANJITHKUMAR A B.C.A." w:id="31" w:date="2026-09-24T07:08: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A AAYESHA FARHANA" w:id="33" w:date="2026-09-22T08:59:13Z">
                <w:del w:author="Madhu Madhu" w:id="5" w:date="2026-09-24T06:53:19Z"/>
              </w:ins>
            </w:sdtContent>
          </w:sdt>
          <w:sdt>
            <w:sdtPr>
              <w:id w:val="1075090635"/>
              <w:tag w:val="goog_rdk_178"/>
            </w:sdtPr>
            <w:sdtContent>
              <w:del w:author="Madhu Madhu" w:id="5" w:date="2026-09-24T06:53:19Z"/>
            </w:sdtContent>
          </w:sdt>
          <w:sdt>
            <w:sdtPr>
              <w:id w:val="-551792098"/>
              <w:tag w:val="goog_rdk_179"/>
            </w:sdtPr>
            <w:sdtContent>
              <w:ins w:author="Sanmugavel velu" w:id="34" w:date="2026-09-22T08:47:31Z">
                <w:sdt>
                  <w:sdtPr>
                    <w:id w:val="-422351550"/>
                    <w:tag w:val="goog_rdk_180"/>
                  </w:sdtPr>
                  <w:sdtContent>
                    <w:del w:author="Madhu Madhu" w:id="5" w:date="2026-09-24T06:53:19Z"/>
                  </w:sdtContent>
                </w:sdt>
              </w:ins>
              <w:sdt>
                <w:sdtPr>
                  <w:id w:val="872934927"/>
                  <w:tag w:val="goog_rdk_181"/>
                </w:sdtPr>
                <w:sdtContent>
                  <w:ins w:author="Sanmugavel velu" w:id="34" w:date="2026-09-22T08:47:31Z">
                    <w:del w:author="Madhu Madhu" w:id="5" w:date="2026-09-24T06:53:19Z">
                      <w:r w:rsidDel="00000000" w:rsidR="00000000" w:rsidRPr="00000000">
                        <w:rPr>
                          <w:rtl w:val="0"/>
                          <w:rPrChange w:author="RANJITHKUMAR A B.C.A." w:id="31" w:date="2026-09-24T07:08: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anmugavel velu" w:id="34" w:date="2026-09-22T08:47:31Z">
                <w:del w:author="Madhu Madhu" w:id="5" w:date="2026-09-24T06:53:19Z"/>
              </w:ins>
            </w:sdtContent>
          </w:sdt>
          <w:sdt>
            <w:sdtPr>
              <w:id w:val="-901508706"/>
              <w:tag w:val="goog_rdk_182"/>
            </w:sdtPr>
            <w:sdtContent>
              <w:del w:author="Madhu Madhu" w:id="5" w:date="2026-09-24T06:53:19Z"/>
            </w:sdtContent>
          </w:sdt>
          <w:sdt>
            <w:sdtPr>
              <w:id w:val="928526370"/>
              <w:tag w:val="goog_rdk_183"/>
            </w:sdtPr>
            <w:sdtContent>
              <w:ins w:author="Manoj Gamer" w:id="35" w:date="2026-09-22T07:37:28Z">
                <w:sdt>
                  <w:sdtPr>
                    <w:id w:val="-1533946690"/>
                    <w:tag w:val="goog_rdk_184"/>
                  </w:sdtPr>
                  <w:sdtContent>
                    <w:del w:author="Madhu Madhu" w:id="5" w:date="2026-09-24T06:53:19Z"/>
                  </w:sdtContent>
                </w:sdt>
              </w:ins>
              <w:sdt>
                <w:sdtPr>
                  <w:id w:val="476394620"/>
                  <w:tag w:val="goog_rdk_185"/>
                </w:sdtPr>
                <w:sdtContent>
                  <w:ins w:author="Manoj Gamer" w:id="35" w:date="2026-09-22T07:37:28Z">
                    <w:del w:author="Madhu Madhu" w:id="5" w:date="2026-09-24T06:53:19Z">
                      <w:r w:rsidDel="00000000" w:rsidR="00000000" w:rsidRPr="00000000">
                        <w:rPr>
                          <w:rtl w:val="0"/>
                          <w:rPrChange w:author="RANJITHKUMAR A B.C.A." w:id="31" w:date="2026-09-24T07:08: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w:delText>
                      </w:r>
                    </w:del>
                  </w:ins>
                </w:sdtContent>
              </w:sdt>
              <w:ins w:author="Manoj Gamer" w:id="35" w:date="2026-09-22T07:37:28Z">
                <w:del w:author="Madhu Madhu" w:id="5" w:date="2026-09-24T06:53:19Z"/>
              </w:ins>
            </w:sdtContent>
          </w:sdt>
          <w:sdt>
            <w:sdtPr>
              <w:id w:val="101677221"/>
              <w:tag w:val="goog_rdk_186"/>
            </w:sdtPr>
            <w:sdtContent>
              <w:del w:author="Madhu Madhu" w:id="5" w:date="2026-09-24T06:53:19Z"/>
            </w:sdtContent>
          </w:sdt>
          <w:sdt>
            <w:sdtPr>
              <w:id w:val="-1763294186"/>
              <w:tag w:val="goog_rdk_187"/>
            </w:sdtPr>
            <w:sdtContent>
              <w:ins w:author="A AAYESHA FARHANA" w:id="36" w:date="2026-09-22T05:24:17Z">
                <w:sdt>
                  <w:sdtPr>
                    <w:id w:val="1567395003"/>
                    <w:tag w:val="goog_rdk_188"/>
                  </w:sdtPr>
                  <w:sdtContent>
                    <w:del w:author="Madhu Madhu" w:id="5" w:date="2026-09-24T06:53:19Z"/>
                  </w:sdtContent>
                </w:sdt>
              </w:ins>
              <w:sdt>
                <w:sdtPr>
                  <w:id w:val="1945490911"/>
                  <w:tag w:val="goog_rdk_189"/>
                </w:sdtPr>
                <w:sdtContent>
                  <w:ins w:author="A AAYESHA FARHANA" w:id="36" w:date="2026-09-22T05:24:17Z">
                    <w:del w:author="Madhu Madhu" w:id="5" w:date="2026-09-24T06:53:19Z">
                      <w:r w:rsidDel="00000000" w:rsidR="00000000" w:rsidRPr="00000000">
                        <w:rPr>
                          <w:rtl w:val="0"/>
                          <w:rPrChange w:author="RANJITHKUMAR A B.C.A." w:id="31" w:date="2026-09-24T07:08:0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A AAYESHA FARHANA" w:id="36" w:date="2026-09-22T05:24:17Z">
                <w:del w:author="Madhu Madhu" w:id="5" w:date="2026-09-24T06:53:19Z"/>
              </w:ins>
            </w:sdtContent>
          </w:sdt>
          <w:sdt>
            <w:sdtPr>
              <w:id w:val="1139356274"/>
              <w:tag w:val="goog_rdk_190"/>
            </w:sdtPr>
            <w:sdtContent>
              <w:del w:author="Madhu Madhu" w:id="5" w:date="2026-09-24T06:53:19Z"/>
              <w:sdt>
                <w:sdtPr>
                  <w:id w:val="-560618489"/>
                  <w:tag w:val="goog_rdk_191"/>
                </w:sdtPr>
                <w:sdtContent>
                  <w:del w:author="Madhu Madhu" w:id="5" w:date="2026-09-24T06:53:19Z">
                    <w:r w:rsidDel="00000000" w:rsidR="00000000" w:rsidRPr="00000000">
                      <w:rPr>
                        <w:rtl w:val="0"/>
                        <w:rPrChange w:author="RANJITHKUMAR A B.C.A." w:id="31" w:date="2026-09-24T07:08:07Z">
                          <w:rPr>
                            <w:rFonts w:ascii="Cambria" w:cs="Cambria" w:eastAsia="Cambria" w:hAnsi="Cambria"/>
                            <w:sz w:val="30"/>
                            <w:szCs w:val="30"/>
                          </w:rPr>
                        </w:rPrChange>
                      </w:rPr>
                      <w:delText xml:space="preserve">PocketSmart AI: Your Smart Budget &amp; Recomme</w:delText>
                    </w:r>
                  </w:del>
                </w:sdtContent>
              </w:sdt>
              <w:del w:author="Madhu Madhu" w:id="5" w:date="2026-09-24T06:53:19Z">
                <w:sdt>
                  <w:sdtPr>
                    <w:id w:val="-1176717993"/>
                    <w:tag w:val="goog_rdk_192"/>
                  </w:sdtPr>
                  <w:sdtContent>
                    <w:r w:rsidDel="00000000" w:rsidR="00000000" w:rsidRPr="00000000">
                      <w:rPr>
                        <w:rtl w:val="0"/>
                        <w:rPrChange w:author="RANJITHKUMAR A B.C.A." w:id="31" w:date="2026-09-24T07:08:07Z">
                          <w:rPr>
                            <w:rFonts w:ascii="Cambria" w:cs="Cambria" w:eastAsia="Cambria" w:hAnsi="Cambria"/>
                            <w:sz w:val="30"/>
                            <w:szCs w:val="30"/>
                          </w:rPr>
                        </w:rPrChange>
                      </w:rPr>
                      <w:delText xml:space="preserve">ndation </w:delText>
                    </w:r>
                  </w:sdtContent>
                </w:sdt>
                <w:sdt>
                  <w:sdtPr>
                    <w:id w:val="-902309118"/>
                    <w:tag w:val="goog_rdk_193"/>
                  </w:sdtPr>
                  <w:sdtContent>
                    <w:r w:rsidDel="00000000" w:rsidR="00000000" w:rsidRPr="00000000">
                      <w:rPr>
                        <w:rtl w:val="0"/>
                        <w:rPrChange w:author="RANJITHKUMAR A B.C.A." w:id="31" w:date="2026-09-24T07:08:07Z">
                          <w:rPr>
                            <w:rFonts w:ascii="Cambria" w:cs="Cambria" w:eastAsia="Cambria" w:hAnsi="Cambria"/>
                            <w:sz w:val="30"/>
                            <w:szCs w:val="30"/>
                          </w:rPr>
                        </w:rPrChange>
                      </w:rPr>
                      <w:delText xml:space="preserve">Assistant</w:delText>
                    </w:r>
                  </w:sdtContent>
                </w:sdt>
              </w:del>
            </w:sdtContent>
          </w:sdt>
          <w:sdt>
            <w:sdtPr>
              <w:id w:val="1178964236"/>
              <w:tag w:val="goog_rdk_194"/>
            </w:sdtPr>
            <w:sdtContent>
              <w:ins w:author="Pradeep" w:id="37" w:date="2026-09-21T23:59:33Z">
                <w:sdt>
                  <w:sdtPr>
                    <w:id w:val="-1298226467"/>
                    <w:tag w:val="goog_rdk_195"/>
                  </w:sdtPr>
                  <w:sdtContent>
                    <w:del w:author="Madhu Madhu" w:id="5" w:date="2026-09-24T06:53:19Z"/>
                  </w:sdtContent>
                </w:sdt>
              </w:ins>
              <w:sdt>
                <w:sdtPr>
                  <w:id w:val="241160118"/>
                  <w:tag w:val="goog_rdk_196"/>
                </w:sdtPr>
                <w:sdtContent>
                  <w:ins w:author="Pradeep" w:id="37" w:date="2026-09-21T23:59:33Z">
                    <w:del w:author="Madhu Madhu" w:id="5" w:date="2026-09-24T06:53:19Z">
                      <w:r w:rsidDel="00000000" w:rsidR="00000000" w:rsidRPr="00000000">
                        <w:rPr>
                          <w:rtl w:val="0"/>
                          <w:rPrChange w:author="RANJITHKUMAR A B.C.A." w:id="31" w:date="2026-09-24T07:08:07Z">
                            <w:rPr>
                              <w:rFonts w:ascii="Cambria" w:cs="Cambria" w:eastAsia="Cambria" w:hAnsi="Cambria"/>
                              <w:sz w:val="30"/>
                              <w:szCs w:val="30"/>
                            </w:rPr>
                          </w:rPrChange>
                        </w:rPr>
                        <w:delText xml:space="preserve">(</w:delText>
                      </w:r>
                    </w:del>
                  </w:ins>
                </w:sdtContent>
              </w:sdt>
              <w:ins w:author="Pradeep" w:id="37" w:date="2026-09-21T23:59:33Z">
                <w:del w:author="Madhu Madhu" w:id="5" w:date="2026-09-24T06:53:19Z">
                  <w:sdt>
                    <w:sdtPr>
                      <w:id w:val="-1380742808"/>
                      <w:tag w:val="goog_rdk_197"/>
                    </w:sdtPr>
                    <w:sdtContent>
                      <w:r w:rsidDel="00000000" w:rsidR="00000000" w:rsidRPr="00000000">
                        <w:rPr>
                          <w:rtl w:val="0"/>
                          <w:rPrChange w:author="RANJITHKUMAR A B.C.A." w:id="31" w:date="2026-09-24T07:08:07Z">
                            <w:rPr>
                              <w:rFonts w:ascii="Cambria" w:cs="Cambria" w:eastAsia="Cambria" w:hAnsi="Cambria"/>
                              <w:sz w:val="30"/>
                              <w:szCs w:val="30"/>
                            </w:rPr>
                          </w:rPrChange>
                        </w:rPr>
                        <w:delText xml:space="preserve">Gen AI power</w:delText>
                      </w:r>
                    </w:sdtContent>
                  </w:sdt>
                  <w:sdt>
                    <w:sdtPr>
                      <w:id w:val="1386799542"/>
                      <w:tag w:val="goog_rdk_198"/>
                    </w:sdtPr>
                    <w:sdtContent>
                      <w:r w:rsidDel="00000000" w:rsidR="00000000" w:rsidRPr="00000000">
                        <w:rPr>
                          <w:rtl w:val="0"/>
                          <w:rPrChange w:author="RANJITHKUMAR A B.C.A." w:id="31" w:date="2026-09-24T07:08:07Z">
                            <w:rPr>
                              <w:rFonts w:ascii="Cambria" w:cs="Cambria" w:eastAsia="Cambria" w:hAnsi="Cambria"/>
                              <w:sz w:val="30"/>
                              <w:szCs w:val="30"/>
                            </w:rPr>
                          </w:rPrChange>
                        </w:rPr>
                        <w:delText xml:space="preserve">ed budget </w:delText>
                      </w:r>
                    </w:sdtContent>
                  </w:sdt>
                </w:del>
              </w:ins>
            </w:sdtContent>
          </w:sdt>
          <w:sdt>
            <w:sdtPr>
              <w:id w:val="906793674"/>
              <w:tag w:val="goog_rdk_199"/>
            </w:sdtPr>
            <w:sdtContent>
              <w:ins w:author="Yethu Yethu" w:id="38" w:date="2026-09-22T08:25:27Z">
                <w:sdt>
                  <w:sdtPr>
                    <w:id w:val="193352645"/>
                    <w:tag w:val="goog_rdk_200"/>
                  </w:sdtPr>
                  <w:sdtContent>
                    <w:del w:author="Madhu Madhu" w:id="5" w:date="2026-09-24T06:53:19Z"/>
                  </w:sdtContent>
                </w:sdt>
              </w:ins>
              <w:sdt>
                <w:sdtPr>
                  <w:id w:val="-1544753435"/>
                  <w:tag w:val="goog_rdk_201"/>
                </w:sdtPr>
                <w:sdtContent>
                  <w:ins w:author="Yethu Yethu" w:id="38" w:date="2026-09-22T08:25:27Z">
                    <w:del w:author="Madhu Madhu" w:id="5" w:date="2026-09-24T06:53:19Z">
                      <w:r w:rsidDel="00000000" w:rsidR="00000000" w:rsidRPr="00000000">
                        <w:rPr>
                          <w:rtl w:val="0"/>
                          <w:rPrChange w:author="RANJITHKUMAR A B.C.A." w:id="31" w:date="2026-09-24T07:08:07Z">
                            <w:rPr>
                              <w:rFonts w:ascii="Cambria" w:cs="Cambria" w:eastAsia="Cambria" w:hAnsi="Cambria"/>
                              <w:sz w:val="30"/>
                              <w:szCs w:val="30"/>
                            </w:rPr>
                          </w:rPrChange>
                        </w:rPr>
                        <w:delText xml:space="preserve">—</w:delText>
                      </w:r>
                    </w:del>
                  </w:ins>
                </w:sdtContent>
              </w:sdt>
              <w:ins w:author="Yethu Yethu" w:id="38" w:date="2026-09-22T08:25:27Z">
                <w:del w:author="Madhu Madhu" w:id="5" w:date="2026-09-24T06:53:19Z"/>
              </w:ins>
            </w:sdtContent>
          </w:sdt>
          <w:sdt>
            <w:sdtPr>
              <w:id w:val="53938755"/>
              <w:tag w:val="goog_rdk_202"/>
            </w:sdtPr>
            <w:sdtContent>
              <w:ins w:author="Kayalvizhi Velmurugan" w:id="39" w:date="2026-09-23T08:22:17Z">
                <w:sdt>
                  <w:sdtPr>
                    <w:id w:val="-890528494"/>
                    <w:tag w:val="goog_rdk_203"/>
                  </w:sdtPr>
                  <w:sdtContent>
                    <w:del w:author="Madhu Madhu" w:id="5" w:date="2026-09-24T06:53:19Z"/>
                  </w:sdtContent>
                </w:sdt>
              </w:ins>
              <w:sdt>
                <w:sdtPr>
                  <w:id w:val="185392090"/>
                  <w:tag w:val="goog_rdk_204"/>
                </w:sdtPr>
                <w:sdtContent>
                  <w:ins w:author="Kayalvizhi Velmurugan" w:id="39" w:date="2026-09-23T08:22:17Z">
                    <w:del w:author="Madhu Madhu" w:id="5" w:date="2026-09-24T06:53:19Z">
                      <w:r w:rsidDel="00000000" w:rsidR="00000000" w:rsidRPr="00000000">
                        <w:rPr>
                          <w:rtl w:val="0"/>
                          <w:rPrChange w:author="RANJITHKUMAR A B.C.A." w:id="31" w:date="2026-09-24T07:08:07Z">
                            <w:rPr>
                              <w:rFonts w:ascii="Cambria" w:cs="Cambria" w:eastAsia="Cambria" w:hAnsi="Cambria"/>
                              <w:sz w:val="30"/>
                              <w:szCs w:val="30"/>
                            </w:rPr>
                          </w:rPrChange>
                        </w:rPr>
                        <w:delText xml:space="preserve">f</w:delText>
                      </w:r>
                    </w:del>
                  </w:ins>
                </w:sdtContent>
              </w:sdt>
              <w:ins w:author="Kayalvizhi Velmurugan" w:id="39" w:date="2026-09-23T08:22:17Z">
                <w:del w:author="Madhu Madhu" w:id="5" w:date="2026-09-24T06:53:19Z">
                  <w:sdt>
                    <w:sdtPr>
                      <w:id w:val="-196444340"/>
                      <w:tag w:val="goog_rdk_205"/>
                    </w:sdtPr>
                    <w:sdtContent>
                      <w:r w:rsidDel="00000000" w:rsidR="00000000" w:rsidRPr="00000000">
                        <w:rPr>
                          <w:rtl w:val="0"/>
                          <w:rPrChange w:author="RANJITHKUMAR A B.C.A." w:id="31" w:date="2026-09-24T07:08:07Z">
                            <w:rPr>
                              <w:rFonts w:ascii="Cambria" w:cs="Cambria" w:eastAsia="Cambria" w:hAnsi="Cambria"/>
                              <w:sz w:val="30"/>
                              <w:szCs w:val="30"/>
                            </w:rPr>
                          </w:rPrChange>
                        </w:rPr>
                        <w:delText xml:space="preserve">kkm</w:delText>
                      </w:r>
                    </w:sdtContent>
                  </w:sdt>
                  <w:sdt>
                    <w:sdtPr>
                      <w:id w:val="828816826"/>
                      <w:tag w:val="goog_rdk_206"/>
                    </w:sdtPr>
                    <w:sdtContent>
                      <w:r w:rsidDel="00000000" w:rsidR="00000000" w:rsidRPr="00000000">
                        <w:rPr>
                          <w:rtl w:val="0"/>
                          <w:rPrChange w:author="RANJITHKUMAR A B.C.A." w:id="31" w:date="2026-09-24T07:08:07Z">
                            <w:rPr>
                              <w:rFonts w:ascii="Cambria" w:cs="Cambria" w:eastAsia="Cambria" w:hAnsi="Cambria"/>
                              <w:sz w:val="30"/>
                              <w:szCs w:val="30"/>
                            </w:rPr>
                          </w:rPrChange>
                        </w:rPr>
                        <w:delText xml:space="preserve">.,dfkk</w:delText>
                      </w:r>
                    </w:sdtContent>
                  </w:sdt>
                  <w:sdt>
                    <w:sdtPr>
                      <w:id w:val="-2052283559"/>
                      <w:tag w:val="goog_rdk_207"/>
                    </w:sdtPr>
                    <w:sdtContent>
                      <w:r w:rsidDel="00000000" w:rsidR="00000000" w:rsidRPr="00000000">
                        <w:rPr>
                          <w:rtl w:val="0"/>
                        </w:rPr>
                      </w:r>
                    </w:sdtContent>
                  </w:sdt>
                </w:del>
              </w:ins>
            </w:sdtContent>
          </w:sdt>
        </w:p>
      </w:sdtContent>
    </w:sdt>
    <w:sdt>
      <w:sdtPr>
        <w:id w:val="-429726853"/>
        <w:tag w:val="goog_rdk_219"/>
      </w:sdtPr>
      <w:sdtContent>
        <w:p w:rsidR="00000000" w:rsidDel="00000000" w:rsidP="00000000" w:rsidRDefault="00000000" w:rsidRPr="00000000" w14:paraId="00000010">
          <w:pPr>
            <w:pStyle w:val="Title"/>
            <w:tabs>
              <w:tab w:val="center" w:leader="none" w:pos="4513"/>
              <w:tab w:val="right" w:leader="none" w:pos="9026"/>
            </w:tabs>
            <w:spacing w:after="0" w:afterAutospacing="0" w:lineRule="auto"/>
            <w:ind w:right="-561.2598425196836"/>
            <w:jc w:val="center"/>
            <w:rPr>
              <w:ins w:author="Kayalvizhi Velmurugan" w:id="39" w:date="2026-09-23T08:22:17Z"/>
              <w:del w:author="Madhu Madhu" w:id="5" w:date="2026-09-24T06:53:19Z"/>
            </w:rPr>
            <w:pPrChange w:author="Ranjith" w:id="0" w:date="2026-09-24T03:52:48Z">
              <w:pPr>
                <w:numPr>
                  <w:ilvl w:val="0"/>
                  <w:numId w:val="5"/>
                </w:numPr>
                <w:tabs>
                  <w:tab w:val="center" w:leader="none" w:pos="4513"/>
                  <w:tab w:val="right" w:leader="none" w:pos="9026"/>
                </w:tabs>
                <w:spacing w:after="280" w:lineRule="auto"/>
                <w:ind w:left="720" w:right="-561.2598425196836" w:hanging="360"/>
                <w:jc w:val="center"/>
              </w:pPr>
            </w:pPrChange>
          </w:pPr>
          <w:sdt>
            <w:sdtPr>
              <w:id w:val="-1636747667"/>
              <w:tag w:val="goog_rdk_209"/>
            </w:sdtPr>
            <w:sdtContent>
              <w:ins w:author="Kayalvizhi Velmurugan" w:id="39" w:date="2026-09-23T08:22:17Z">
                <w:sdt>
                  <w:sdtPr>
                    <w:id w:val="2084168575"/>
                    <w:tag w:val="goog_rdk_210"/>
                  </w:sdtPr>
                  <w:sdtContent>
                    <w:del w:author="Madhu Madhu" w:id="5" w:date="2026-09-24T06:53:19Z"/>
                  </w:sdtContent>
                </w:sdt>
              </w:ins>
              <w:sdt>
                <w:sdtPr>
                  <w:id w:val="1298335468"/>
                  <w:tag w:val="goog_rdk_211"/>
                </w:sdtPr>
                <w:sdtContent>
                  <w:ins w:author="Kayalvizhi Velmurugan" w:id="39" w:date="2026-09-23T08:22:17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30"/>
                              <w:szCs w:val="30"/>
                            </w:rPr>
                          </w:rPrChange>
                        </w:rPr>
                        <w:delText xml:space="preserve">``m</w:delText>
                        <w:tab/>
                        <w:tab/>
                        <w:tab/>
                        <w:tab/>
                        <w:tab/>
                      </w:r>
                    </w:del>
                  </w:ins>
                </w:sdtContent>
              </w:sdt>
              <w:ins w:author="Kayalvizhi Velmurugan" w:id="39" w:date="2026-09-23T08:22:17Z">
                <w:del w:author="Madhu Madhu" w:id="5" w:date="2026-09-24T06:53:19Z"/>
              </w:ins>
            </w:sdtContent>
          </w:sdt>
          <w:sdt>
            <w:sdtPr>
              <w:id w:val="-358639669"/>
              <w:tag w:val="goog_rdk_212"/>
            </w:sdtPr>
            <w:sdtContent>
              <w:ins w:author="Santhoshkumar.s" w:id="41" w:date="2026-09-24T07:06:00Z">
                <w:sdt>
                  <w:sdtPr>
                    <w:id w:val="254908646"/>
                    <w:tag w:val="goog_rdk_213"/>
                  </w:sdtPr>
                  <w:sdtContent>
                    <w:del w:author="Madhu Madhu" w:id="5" w:date="2026-09-24T06:53:19Z"/>
                  </w:sdtContent>
                </w:sdt>
              </w:ins>
              <w:sdt>
                <w:sdtPr>
                  <w:id w:val="-292255838"/>
                  <w:tag w:val="goog_rdk_214"/>
                </w:sdtPr>
                <w:sdtContent>
                  <w:ins w:author="Santhoshkumar.s" w:id="41" w:date="2026-09-24T07:06:00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30"/>
                              <w:szCs w:val="30"/>
                            </w:rPr>
                          </w:rPrChange>
                        </w:rPr>
                        <w:delText xml:space="preserve">import jssvr sanyhohmnknkdkbnknbd</w:delText>
                      </w:r>
                    </w:del>
                  </w:ins>
                </w:sdtContent>
              </w:sdt>
              <w:ins w:author="Santhoshkumar.s" w:id="41" w:date="2026-09-24T07:06:00Z">
                <w:del w:author="Madhu Madhu" w:id="5" w:date="2026-09-24T06:53:19Z"/>
              </w:ins>
            </w:sdtContent>
          </w:sdt>
          <w:sdt>
            <w:sdtPr>
              <w:id w:val="-889110240"/>
              <w:tag w:val="goog_rdk_215"/>
            </w:sdtPr>
            <w:sdtContent>
              <w:ins w:author="Kayalvizhi Velmurugan" w:id="39" w:date="2026-09-23T08:22:17Z">
                <w:sdt>
                  <w:sdtPr>
                    <w:id w:val="-19222661"/>
                    <w:tag w:val="goog_rdk_216"/>
                  </w:sdtPr>
                  <w:sdtContent>
                    <w:del w:author="Madhu Madhu" w:id="5" w:date="2026-09-24T06:53:19Z"/>
                  </w:sdtContent>
                </w:sdt>
              </w:ins>
              <w:sdt>
                <w:sdtPr>
                  <w:id w:val="-1175529994"/>
                  <w:tag w:val="goog_rdk_217"/>
                </w:sdtPr>
                <w:sdtContent>
                  <w:ins w:author="Kayalvizhi Velmurugan" w:id="39" w:date="2026-09-23T08:22:17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30"/>
                              <w:szCs w:val="30"/>
                            </w:rPr>
                          </w:rPrChange>
                        </w:rPr>
                        <w:tab/>
                        <w:delText xml:space="preserve">Qm.,dfkk</w:delText>
                      </w:r>
                    </w:del>
                  </w:ins>
                </w:sdtContent>
              </w:sdt>
              <w:ins w:author="Kayalvizhi Velmurugan" w:id="39" w:date="2026-09-23T08:22:17Z">
                <w:del w:author="Madhu Madhu" w:id="5" w:date="2026-09-24T06:53:19Z">
                  <w:sdt>
                    <w:sdtPr>
                      <w:id w:val="-1110198152"/>
                      <w:tag w:val="goog_rdk_218"/>
                    </w:sdtPr>
                    <w:sdtContent>
                      <w:r w:rsidDel="00000000" w:rsidR="00000000" w:rsidRPr="00000000">
                        <w:rPr>
                          <w:rtl w:val="0"/>
                        </w:rPr>
                      </w:r>
                    </w:sdtContent>
                  </w:sdt>
                </w:del>
              </w:ins>
            </w:sdtContent>
          </w:sdt>
        </w:p>
      </w:sdtContent>
    </w:sdt>
    <w:sdt>
      <w:sdtPr>
        <w:id w:val="-365001516"/>
        <w:tag w:val="goog_rdk_230"/>
      </w:sdtPr>
      <w:sdtContent>
        <w:p w:rsidR="00000000" w:rsidDel="00000000" w:rsidP="00000000" w:rsidRDefault="00000000" w:rsidRPr="00000000" w14:paraId="00000011">
          <w:pPr>
            <w:numPr>
              <w:ilvl w:val="0"/>
              <w:numId w:val="5"/>
            </w:numPr>
            <w:tabs>
              <w:tab w:val="center" w:leader="none" w:pos="4513"/>
              <w:tab w:val="right" w:leader="none" w:pos="9026"/>
            </w:tabs>
            <w:spacing w:after="0" w:afterAutospacing="0" w:lineRule="auto"/>
            <w:ind w:left="720" w:right="-561.2598425196836" w:hanging="360"/>
            <w:jc w:val="center"/>
            <w:rPr>
              <w:ins w:author="Kayalvizhi Velmurugan" w:id="39" w:date="2026-09-23T08:22:17Z"/>
              <w:del w:author="Madhu Madhu" w:id="5" w:date="2026-09-24T06:53:19Z"/>
            </w:rPr>
            <w:pPrChange w:author="Kavinilavu" w:id="0" w:date="2026-09-24T05:18:57Z">
              <w:pPr>
                <w:numPr>
                  <w:ilvl w:val="0"/>
                  <w:numId w:val="5"/>
                </w:numPr>
                <w:tabs>
                  <w:tab w:val="center" w:leader="none" w:pos="4513"/>
                  <w:tab w:val="right" w:leader="none" w:pos="9026"/>
                </w:tabs>
                <w:spacing w:after="280" w:lineRule="auto"/>
                <w:ind w:left="720" w:right="-561.2598425196836" w:hanging="360"/>
                <w:jc w:val="center"/>
              </w:pPr>
            </w:pPrChange>
          </w:pPr>
          <w:sdt>
            <w:sdtPr>
              <w:id w:val="1855735332"/>
              <w:tag w:val="goog_rdk_222"/>
            </w:sdtPr>
            <w:sdtContent>
              <w:ins w:author="Ranjith" w:id="43" w:date="2026-09-24T03:52:48Z">
                <w:sdt>
                  <w:sdtPr>
                    <w:id w:val="-1562322995"/>
                    <w:tag w:val="goog_rdk_223"/>
                  </w:sdtPr>
                  <w:sdtContent>
                    <w:del w:author="Madhu Madhu" w:id="5" w:date="2026-09-24T06:53:19Z"/>
                  </w:sdtContent>
                </w:sdt>
              </w:ins>
              <w:sdt>
                <w:sdtPr>
                  <w:id w:val="718395811"/>
                  <w:tag w:val="goog_rdk_224"/>
                </w:sdtPr>
                <w:sdtContent>
                  <w:ins w:author="Ranjith" w:id="43" w:date="2026-09-24T03:52:48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30"/>
                              <w:szCs w:val="30"/>
                            </w:rPr>
                          </w:rPrChange>
                        </w:rPr>
                        <w:delText xml:space="preserve">TY5R</w:delText>
                      </w:r>
                    </w:del>
                  </w:ins>
                </w:sdtContent>
              </w:sdt>
              <w:ins w:author="Ranjith" w:id="43" w:date="2026-09-24T03:52:48Z">
                <w:del w:author="Madhu Madhu" w:id="5" w:date="2026-09-24T06:53:19Z"/>
              </w:ins>
            </w:sdtContent>
          </w:sdt>
          <w:sdt>
            <w:sdtPr>
              <w:id w:val="-25100"/>
              <w:tag w:val="goog_rdk_225"/>
            </w:sdtPr>
            <w:sdtContent>
              <w:ins w:author="Kayalvizhi Velmurugan" w:id="39" w:date="2026-09-23T08:22:17Z">
                <w:sdt>
                  <w:sdtPr>
                    <w:id w:val="1694361105"/>
                    <w:tag w:val="goog_rdk_226"/>
                  </w:sdtPr>
                  <w:sdtContent>
                    <w:del w:author="Madhu Madhu" w:id="5" w:date="2026-09-24T06:53:19Z"/>
                  </w:sdtContent>
                </w:sdt>
              </w:ins>
              <w:sdt>
                <w:sdtPr>
                  <w:id w:val="-1739116907"/>
                  <w:tag w:val="goog_rdk_227"/>
                </w:sdtPr>
                <w:sdtContent>
                  <w:ins w:author="Kayalvizhi Velmurugan" w:id="39" w:date="2026-09-23T08:22:17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30"/>
                              <w:szCs w:val="30"/>
                            </w:rPr>
                          </w:rPrChange>
                        </w:rPr>
                        <w:tab/>
                        <w:tab/>
                        <w:tab/>
                        <w:tab/>
                      </w:r>
                    </w:del>
                  </w:ins>
                </w:sdtContent>
              </w:sdt>
              <w:ins w:author="Kayalvizhi Velmurugan" w:id="39" w:date="2026-09-23T08:22:17Z">
                <w:del w:author="Madhu Madhu" w:id="5" w:date="2026-09-24T06:53:19Z">
                  <w:sdt>
                    <w:sdtPr>
                      <w:id w:val="-1073796748"/>
                      <w:tag w:val="goog_rdk_22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30"/>
                              <w:szCs w:val="30"/>
                            </w:rPr>
                          </w:rPrChange>
                        </w:rPr>
                        <w:delText xml:space="preserve">fkkm.,dfkk</w:delText>
                      </w:r>
                    </w:sdtContent>
                  </w:sdt>
                  <w:sdt>
                    <w:sdtPr>
                      <w:id w:val="1027576719"/>
                      <w:tag w:val="goog_rdk_229"/>
                    </w:sdtPr>
                    <w:sdtContent>
                      <w:r w:rsidDel="00000000" w:rsidR="00000000" w:rsidRPr="00000000">
                        <w:rPr>
                          <w:rtl w:val="0"/>
                        </w:rPr>
                      </w:r>
                    </w:sdtContent>
                  </w:sdt>
                </w:del>
              </w:ins>
            </w:sdtContent>
          </w:sdt>
        </w:p>
      </w:sdtContent>
    </w:sdt>
    <w:sdt>
      <w:sdtPr>
        <w:id w:val="-399927581"/>
        <w:tag w:val="goog_rdk_235"/>
      </w:sdtPr>
      <w:sdtContent>
        <w:p w:rsidR="00000000" w:rsidDel="00000000" w:rsidP="00000000" w:rsidRDefault="00000000" w:rsidRPr="00000000" w14:paraId="00000012">
          <w:pPr>
            <w:numPr>
              <w:ilvl w:val="0"/>
              <w:numId w:val="5"/>
            </w:numPr>
            <w:tabs>
              <w:tab w:val="center" w:leader="none" w:pos="4513"/>
              <w:tab w:val="right" w:leader="none" w:pos="9026"/>
            </w:tabs>
            <w:spacing w:after="280" w:lineRule="auto"/>
            <w:ind w:left="720" w:right="-561.2598425196836" w:hanging="360"/>
            <w:jc w:val="center"/>
            <w:rPr>
              <w:ins w:author="Kayalvizhi Velmurugan" w:id="39" w:date="2026-09-23T08:22:17Z"/>
              <w:del w:author="Madhu Madhu" w:id="5" w:date="2026-09-24T06:53:19Z"/>
            </w:rPr>
            <w:pPrChange w:author="Kavinilavu" w:id="0" w:date="2026-09-24T05:18:57Z">
              <w:pPr>
                <w:numPr>
                  <w:ilvl w:val="0"/>
                  <w:numId w:val="5"/>
                </w:numPr>
                <w:tabs>
                  <w:tab w:val="center" w:leader="none" w:pos="4513"/>
                  <w:tab w:val="right" w:leader="none" w:pos="9026"/>
                </w:tabs>
                <w:spacing w:after="280" w:lineRule="auto"/>
                <w:ind w:left="720" w:right="-561.2598425196836" w:hanging="360"/>
                <w:jc w:val="center"/>
              </w:pPr>
            </w:pPrChange>
          </w:pPr>
          <w:sdt>
            <w:sdtPr>
              <w:id w:val="-1839360887"/>
              <w:tag w:val="goog_rdk_231"/>
            </w:sdtPr>
            <w:sdtContent>
              <w:ins w:author="Kayalvizhi Velmurugan" w:id="39" w:date="2026-09-23T08:22:17Z">
                <w:sdt>
                  <w:sdtPr>
                    <w:id w:val="-1119320200"/>
                    <w:tag w:val="goog_rdk_232"/>
                  </w:sdtPr>
                  <w:sdtContent>
                    <w:del w:author="Madhu Madhu" w:id="5" w:date="2026-09-24T06:53:19Z"/>
                  </w:sdtContent>
                </w:sdt>
              </w:ins>
              <w:sdt>
                <w:sdtPr>
                  <w:id w:val="1790702247"/>
                  <w:tag w:val="goog_rdk_233"/>
                </w:sdtPr>
                <w:sdtContent>
                  <w:ins w:author="Kayalvizhi Velmurugan" w:id="39" w:date="2026-09-23T08:22:17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30"/>
                              <w:szCs w:val="30"/>
                            </w:rPr>
                          </w:rPrChange>
                        </w:rPr>
                        <w:delText xml:space="preserve">``m</w:delText>
                        <w:tab/>
                        <w:delText xml:space="preserve">=</w:delText>
                        <w:tab/>
                        <w:tab/>
                        <w:tab/>
                        <w:tab/>
                        <w:tab/>
                        <w:tab/>
                        <w:tab/>
                        <w:tab/>
                        <w:tab/>
                        <w:tab/>
                        <w:tab/>
                        <w:tab/>
                        <w:tab/>
                        <w:tab/>
                        <w:tab/>
                        <w:tab/>
                        <w:tab/>
                        <w:tab/>
                        <w:tab/>
                        <w:tab/>
                      </w:r>
                    </w:del>
                  </w:ins>
                </w:sdtContent>
              </w:sdt>
              <w:ins w:author="Kayalvizhi Velmurugan" w:id="39" w:date="2026-09-23T08:22:17Z">
                <w:del w:author="Madhu Madhu" w:id="5" w:date="2026-09-24T06:53:19Z">
                  <w:sdt>
                    <w:sdtPr>
                      <w:id w:val="-399336268"/>
                      <w:tag w:val="goog_rdk_234"/>
                    </w:sdtPr>
                    <w:sdtContent>
                      <w:r w:rsidDel="00000000" w:rsidR="00000000" w:rsidRPr="00000000">
                        <w:rPr>
                          <w:rtl w:val="0"/>
                        </w:rPr>
                      </w:r>
                    </w:sdtContent>
                  </w:sdt>
                </w:del>
              </w:ins>
            </w:sdtContent>
          </w:sdt>
        </w:p>
      </w:sdtContent>
    </w:sdt>
    <w:sdt>
      <w:sdtPr>
        <w:id w:val="-1760131109"/>
        <w:tag w:val="goog_rdk_242"/>
      </w:sdtPr>
      <w:sdtContent>
        <w:p w:rsidR="00000000" w:rsidDel="00000000" w:rsidP="00000000" w:rsidRDefault="00000000" w:rsidRPr="00000000" w14:paraId="00000013">
          <w:pPr>
            <w:spacing w:after="280" w:lineRule="auto"/>
            <w:ind w:left="720" w:right="-561.2598425196836" w:firstLine="0"/>
            <w:jc w:val="center"/>
            <w:rPr>
              <w:ins w:author="Yethu Yethu" w:id="38" w:date="2026-09-22T08:25:27Z"/>
              <w:del w:author="Madhu Madhu" w:id="5" w:date="2026-09-24T06:53:19Z"/>
              <w:sz w:val="24"/>
              <w:szCs w:val="24"/>
              <w:rPrChange w:author="Amaravathi" w:id="45" w:date="2026-09-24T06:40:28Z">
                <w:rPr>
                  <w:rFonts w:ascii="Cambria" w:cs="Cambria" w:eastAsia="Cambria" w:hAnsi="Cambria"/>
                  <w:sz w:val="30"/>
                  <w:szCs w:val="30"/>
                </w:rPr>
              </w:rPrChange>
            </w:rPr>
            <w:pPrChange w:author="Amaravathi" w:id="0" w:date="2026-09-24T06:40:28Z">
              <w:pPr>
                <w:spacing w:after="280" w:lineRule="auto"/>
                <w:ind w:left="720" w:right="-561.2598425196836" w:firstLine="0"/>
                <w:jc w:val="center"/>
              </w:pPr>
            </w:pPrChange>
          </w:pPr>
          <w:sdt>
            <w:sdtPr>
              <w:id w:val="1315096174"/>
              <w:tag w:val="goog_rdk_236"/>
            </w:sdtPr>
            <w:sdtContent>
              <w:ins w:author="Kayalvizhi Velmurugan" w:id="39" w:date="2026-09-23T08:22:17Z">
                <w:sdt>
                  <w:sdtPr>
                    <w:id w:val="-745403757"/>
                    <w:tag w:val="goog_rdk_237"/>
                  </w:sdtPr>
                  <w:sdtContent>
                    <w:del w:author="Madhu Madhu" w:id="5" w:date="2026-09-24T06:53:19Z"/>
                  </w:sdtContent>
                </w:sdt>
              </w:ins>
              <w:sdt>
                <w:sdtPr>
                  <w:id w:val="-441540300"/>
                  <w:tag w:val="goog_rdk_238"/>
                </w:sdtPr>
                <w:sdtContent>
                  <w:ins w:author="Kayalvizhi Velmurugan" w:id="39" w:date="2026-09-23T08:22:17Z">
                    <w:del w:author="Madhu Madhu" w:id="5" w:date="2026-09-24T06:53:19Z">
                      <w:r w:rsidDel="00000000" w:rsidR="00000000" w:rsidRPr="00000000">
                        <w:rPr>
                          <w:rFonts w:ascii="Calibri" w:cs="Calibri" w:eastAsia="Calibri" w:hAnsi="Calibri"/>
                          <w:strike w:val="1"/>
                          <w:sz w:val="24"/>
                          <w:szCs w:val="24"/>
                          <w:highlight w:val="black"/>
                          <w:u w:val="single"/>
                          <w:rtl w:val="0"/>
                          <w:rPrChange w:author="Sushanth G.k" w:id="3" w:date="2026-09-24T07:06:28Z">
                            <w:rPr>
                              <w:rFonts w:ascii="Cambria" w:cs="Cambria" w:eastAsia="Cambria" w:hAnsi="Cambria"/>
                              <w:sz w:val="30"/>
                              <w:szCs w:val="30"/>
                            </w:rPr>
                          </w:rPrChange>
                        </w:rPr>
                        <w:delText xml:space="preserve">``</w:delText>
                        <w:tab/>
                        <w:tab/>
                        <w:tab/>
                        <w:tab/>
                        <w:tab/>
                        <w:tab/>
                        <w:delText xml:space="preserve">Q</w:delText>
                        <w:tab/>
                        <w:tab/>
                        <w:tab/>
                        <w:tab/>
                        <w:tab/>
                        <w:delText xml:space="preserve">=</w:delText>
                        <w:tab/>
                        <w:tab/>
                        <w:tab/>
                        <w:tab/>
                        <w:tab/>
                        <w:tab/>
                        <w:tab/>
                        <w:tab/>
                        <w:tab/>
                        <w:tab/>
                        <w:tab/>
                        <w:tab/>
                        <w:tab/>
                      </w:r>
                    </w:del>
                  </w:ins>
                </w:sdtContent>
              </w:sdt>
              <w:ins w:author="Kayalvizhi Velmurugan" w:id="39" w:date="2026-09-23T08:22:17Z">
                <w:del w:author="Madhu Madhu" w:id="5" w:date="2026-09-24T06:53:19Z"/>
              </w:ins>
            </w:sdtContent>
          </w:sdt>
          <w:sdt>
            <w:sdtPr>
              <w:id w:val="1008796718"/>
              <w:tag w:val="goog_rdk_239"/>
            </w:sdtPr>
            <w:sdtContent>
              <w:ins w:author="Yethu Yethu" w:id="38" w:date="2026-09-22T08:25:27Z">
                <w:sdt>
                  <w:sdtPr>
                    <w:id w:val="1556895340"/>
                    <w:tag w:val="goog_rdk_240"/>
                  </w:sdtPr>
                  <w:sdtContent>
                    <w:del w:author="Madhu Madhu" w:id="5" w:date="2026-09-24T06:53:19Z"/>
                  </w:sdtContent>
                </w:sdt>
              </w:ins>
              <w:sdt>
                <w:sdtPr>
                  <w:id w:val="-1840164073"/>
                  <w:tag w:val="goog_rdk_241"/>
                </w:sdtPr>
                <w:sdtContent>
                  <w:ins w:author="Yethu Yethu" w:id="38" w:date="2026-09-22T08:25:27Z">
                    <w:del w:author="Madhu Madhu" w:id="5" w:date="2026-09-24T06:53:19Z">
                      <w:r w:rsidDel="00000000" w:rsidR="00000000" w:rsidRPr="00000000">
                        <w:rPr>
                          <w:rtl w:val="0"/>
                        </w:rPr>
                      </w:r>
                    </w:del>
                  </w:ins>
                </w:sdtContent>
              </w:sdt>
              <w:ins w:author="Yethu Yethu" w:id="38" w:date="2026-09-22T08:25:27Z">
                <w:del w:author="Madhu Madhu" w:id="5" w:date="2026-09-24T06:53:19Z"/>
              </w:ins>
            </w:sdtContent>
          </w:sdt>
        </w:p>
      </w:sdtContent>
    </w:sdt>
    <w:sdt>
      <w:sdtPr>
        <w:id w:val="-2060260366"/>
        <w:tag w:val="goog_rdk_257"/>
      </w:sdtPr>
      <w:sdtContent>
        <w:p w:rsidR="00000000" w:rsidDel="00000000" w:rsidP="00000000" w:rsidRDefault="00000000" w:rsidRPr="00000000" w14:paraId="00000014">
          <w:pPr>
            <w:pStyle w:val="Heading3"/>
            <w:spacing w:after="280" w:lineRule="auto"/>
            <w:ind w:left="720" w:firstLine="0"/>
            <w:jc w:val="center"/>
            <w:rPr>
              <w:del w:author="Madhu Madhu" w:id="5" w:date="2026-09-24T06:53:19Z"/>
              <w:rFonts w:ascii="Arial" w:cs="Arial" w:eastAsia="Arial" w:hAnsi="Arial"/>
              <w:b w:val="0"/>
              <w:bCs w:val="0"/>
              <w:i w:val="0"/>
              <w:iCs w:val="0"/>
              <w:smallCaps w:val="0"/>
              <w:strike w:val="0"/>
              <w:color w:val="000000"/>
              <w:sz w:val="22"/>
              <w:szCs w:val="22"/>
              <w:u w:val="none"/>
              <w:shd w:fill="auto" w:val="clear"/>
              <w:vertAlign w:val="baseline"/>
              <w:rPrChange w:author="Akshaya Harikrishnan" w:id="47" w:date="2026-09-22T06:34:22Z">
                <w:rPr>
                  <w:rFonts w:ascii="Cambria" w:cs="Cambria" w:eastAsia="Cambria" w:hAnsi="Cambria"/>
                  <w:sz w:val="24"/>
                  <w:szCs w:val="24"/>
                </w:rPr>
              </w:rPrChange>
            </w:rPr>
            <w:pPrChange w:author="Akshaya Harikrishnan" w:id="0" w:date="2026-09-22T06:34:22Z">
              <w:pPr>
                <w:pStyle w:val="Heading3"/>
                <w:spacing w:after="280" w:lineRule="auto"/>
                <w:jc w:val="center"/>
              </w:pPr>
            </w:pPrChange>
          </w:pPr>
          <w:sdt>
            <w:sdtPr>
              <w:id w:val="-1464731771"/>
              <w:tag w:val="goog_rdk_243"/>
            </w:sdtPr>
            <w:sdtContent>
              <w:ins w:author="Yethu Yethu" w:id="38" w:date="2026-09-22T08:25:27Z">
                <w:sdt>
                  <w:sdtPr>
                    <w:id w:val="1121644495"/>
                    <w:tag w:val="goog_rdk_244"/>
                  </w:sdtPr>
                  <w:sdtContent>
                    <w:del w:author="Madhu Madhu" w:id="5" w:date="2026-09-24T06:53:19Z"/>
                  </w:sdtContent>
                </w:sdt>
              </w:ins>
              <w:sdt>
                <w:sdtPr>
                  <w:id w:val="1313350517"/>
                  <w:tag w:val="goog_rdk_245"/>
                </w:sdtPr>
                <w:sdtContent>
                  <w:ins w:author="Yethu Yethu" w:id="38" w:date="2026-09-22T08:25:27Z">
                    <w:del w:author="Madhu Madhu" w:id="5" w:date="2026-09-24T06:53:19Z">
                      <w:r w:rsidDel="00000000" w:rsidR="00000000" w:rsidRPr="00000000">
                        <w:rPr>
                          <w:rFonts w:ascii="Calibri" w:cs="Calibri" w:eastAsia="Calibri" w:hAnsi="Calibri"/>
                          <w:strike w:val="1"/>
                          <w:sz w:val="24"/>
                          <w:szCs w:val="24"/>
                          <w:highlight w:val="black"/>
                          <w:u w:val="single"/>
                          <w:rtl w:val="0"/>
                          <w:rPrChange w:author="Sushanth G.k" w:id="3" w:date="2026-09-24T07:06:28Z">
                            <w:rPr>
                              <w:rFonts w:ascii="Cambria" w:cs="Cambria" w:eastAsia="Cambria" w:hAnsi="Cambria"/>
                              <w:sz w:val="30"/>
                              <w:szCs w:val="30"/>
                            </w:rPr>
                          </w:rPrChange>
                        </w:rPr>
                        <w:delText xml:space="preserve">-.</w:delText>
                      </w:r>
                    </w:del>
                  </w:ins>
                </w:sdtContent>
              </w:sdt>
              <w:ins w:author="Yethu Yethu" w:id="38" w:date="2026-09-22T08:25:27Z">
                <w:del w:author="Madhu Madhu" w:id="5" w:date="2026-09-24T06:53:19Z"/>
              </w:ins>
            </w:sdtContent>
          </w:sdt>
          <w:sdt>
            <w:sdtPr>
              <w:id w:val="-1154812504"/>
              <w:tag w:val="goog_rdk_246"/>
            </w:sdtPr>
            <w:sdtContent>
              <w:ins w:author="Pradeep" w:id="37" w:date="2026-09-21T23:59:33Z">
                <w:sdt>
                  <w:sdtPr>
                    <w:id w:val="-1373985482"/>
                    <w:tag w:val="goog_rdk_247"/>
                  </w:sdtPr>
                  <w:sdtContent>
                    <w:del w:author="Madhu Madhu" w:id="5" w:date="2026-09-24T06:53:19Z"/>
                  </w:sdtContent>
                </w:sdt>
              </w:ins>
              <w:sdt>
                <w:sdtPr>
                  <w:id w:val="-1247240347"/>
                  <w:tag w:val="goog_rdk_248"/>
                </w:sdtPr>
                <w:sdtContent>
                  <w:ins w:author="Pradeep" w:id="37" w:date="2026-09-21T23:59:33Z">
                    <w:del w:author="Madhu Madhu" w:id="5" w:date="2026-09-24T06:53:19Z">
                      <w:r w:rsidDel="00000000" w:rsidR="00000000" w:rsidRPr="00000000">
                        <w:rPr>
                          <w:rFonts w:ascii="Calibri" w:cs="Calibri" w:eastAsia="Calibri" w:hAnsi="Calibri"/>
                          <w:strike w:val="1"/>
                          <w:sz w:val="24"/>
                          <w:szCs w:val="24"/>
                          <w:highlight w:val="black"/>
                          <w:u w:val="single"/>
                          <w:rtl w:val="0"/>
                          <w:rPrChange w:author="Sushanth G.k" w:id="3" w:date="2026-09-24T07:06:28Z">
                            <w:rPr>
                              <w:rFonts w:ascii="Cambria" w:cs="Cambria" w:eastAsia="Cambria" w:hAnsi="Cambria"/>
                              <w:sz w:val="30"/>
                              <w:szCs w:val="30"/>
                            </w:rPr>
                          </w:rPrChange>
                        </w:rPr>
                        <w:delText xml:space="preserve">and recommendation a</w:delText>
                      </w:r>
                    </w:del>
                  </w:ins>
                </w:sdtContent>
              </w:sdt>
              <w:ins w:author="Pradeep" w:id="37" w:date="2026-09-21T23:59:33Z">
                <w:del w:author="Madhu Madhu" w:id="5" w:date="2026-09-24T06:53:19Z">
                  <w:sdt>
                    <w:sdtPr>
                      <w:id w:val="1533593231"/>
                      <w:tag w:val="goog_rdk_249"/>
                    </w:sdtPr>
                    <w:sdtContent>
                      <w:r w:rsidDel="00000000" w:rsidR="00000000" w:rsidRPr="00000000">
                        <w:rPr>
                          <w:rFonts w:ascii="Calibri" w:cs="Calibri" w:eastAsia="Calibri" w:hAnsi="Calibri"/>
                          <w:strike w:val="1"/>
                          <w:sz w:val="24"/>
                          <w:szCs w:val="24"/>
                          <w:highlight w:val="black"/>
                          <w:u w:val="single"/>
                          <w:rtl w:val="0"/>
                          <w:rPrChange w:author="Sushanth G.k" w:id="3" w:date="2026-09-24T07:06:28Z">
                            <w:rPr>
                              <w:rFonts w:ascii="Cambria" w:cs="Cambria" w:eastAsia="Cambria" w:hAnsi="Cambria"/>
                              <w:sz w:val="30"/>
                              <w:szCs w:val="30"/>
                            </w:rPr>
                          </w:rPrChange>
                        </w:rPr>
                        <w:delText xml:space="preserve">ssistant)</w:delText>
                      </w:r>
                    </w:sdtContent>
                  </w:sdt>
                </w:del>
              </w:ins>
            </w:sdtContent>
          </w:sdt>
          <w:sdt>
            <w:sdtPr>
              <w:id w:val="674537984"/>
              <w:tag w:val="goog_rdk_250"/>
            </w:sdtPr>
            <w:sdtContent>
              <w:del w:author="Madhu Madhu" w:id="5" w:date="2026-09-24T06:53:19Z"/>
            </w:sdtContent>
          </w:sdt>
          <w:sdt>
            <w:sdtPr>
              <w:id w:val="827624608"/>
              <w:tag w:val="goog_rdk_251"/>
            </w:sdtPr>
            <w:sdtContent>
              <w:ins w:author="Mohammed Reyan" w:id="46" w:date="2026-09-22T09:35:23Z">
                <w:sdt>
                  <w:sdtPr>
                    <w:id w:val="1729348088"/>
                    <w:tag w:val="goog_rdk_252"/>
                  </w:sdtPr>
                  <w:sdtContent>
                    <w:del w:author="Madhu Madhu" w:id="5" w:date="2026-09-24T06:53:19Z"/>
                  </w:sdtContent>
                </w:sdt>
              </w:ins>
              <w:sdt>
                <w:sdtPr>
                  <w:id w:val="-2089251422"/>
                  <w:tag w:val="goog_rdk_253"/>
                </w:sdtPr>
                <w:sdtContent>
                  <w:ins w:author="Mohammed Reyan" w:id="46" w:date="2026-09-22T09:35:23Z">
                    <w:del w:author="Madhu Madhu" w:id="5" w:date="2026-09-24T06:53:19Z">
                      <w:r w:rsidDel="00000000" w:rsidR="00000000" w:rsidRPr="00000000">
                        <w:rPr>
                          <w:rFonts w:ascii="Calibri" w:cs="Calibri" w:eastAsia="Calibri" w:hAnsi="Calibri"/>
                          <w:strike w:val="1"/>
                          <w:sz w:val="26"/>
                          <w:szCs w:val="26"/>
                          <w:highlight w:val="black"/>
                          <w:u w:val="single"/>
                          <w:rtl w:val="0"/>
                          <w:rPrChange w:author="Sushanth G.k" w:id="3" w:date="2026-09-24T07:06:28Z">
                            <w:rPr>
                              <w:rFonts w:ascii="Cambria" w:cs="Cambria" w:eastAsia="Cambria" w:hAnsi="Cambria"/>
                              <w:sz w:val="30"/>
                              <w:szCs w:val="30"/>
                            </w:rPr>
                          </w:rPrChange>
                        </w:rPr>
                        <w:delText xml:space="preserve">                                                                                                      </w:delText>
                      </w:r>
                    </w:del>
                  </w:ins>
                </w:sdtContent>
              </w:sdt>
              <w:ins w:author="Mohammed Reyan" w:id="46" w:date="2026-09-22T09:35:23Z">
                <w:del w:author="Madhu Madhu" w:id="5" w:date="2026-09-24T06:53:19Z">
                  <w:sdt>
                    <w:sdtPr>
                      <w:id w:val="1179095133"/>
                      <w:tag w:val="goog_rdk_254"/>
                    </w:sdtPr>
                    <w:sdtContent>
                      <w:r w:rsidDel="00000000" w:rsidR="00000000" w:rsidRPr="00000000">
                        <w:rPr>
                          <w:rFonts w:ascii="Calibri" w:cs="Calibri" w:eastAsia="Calibri" w:hAnsi="Calibri"/>
                          <w:strike w:val="1"/>
                          <w:sz w:val="26"/>
                          <w:szCs w:val="26"/>
                          <w:highlight w:val="black"/>
                          <w:u w:val="single"/>
                          <w:rtl w:val="0"/>
                          <w:rPrChange w:author="Sushanth G.k" w:id="3" w:date="2026-09-24T07:06:28Z">
                            <w:rPr>
                              <w:rFonts w:ascii="Cambria" w:cs="Cambria" w:eastAsia="Cambria" w:hAnsi="Cambria"/>
                              <w:sz w:val="30"/>
                              <w:szCs w:val="30"/>
                            </w:rPr>
                          </w:rPrChange>
                        </w:rPr>
                        <w:delText xml:space="preserve"> </w:delText>
                      </w:r>
                    </w:sdtContent>
                  </w:sdt>
                </w:del>
              </w:ins>
            </w:sdtContent>
          </w:sdt>
          <w:sdt>
            <w:sdtPr>
              <w:id w:val="-130158369"/>
              <w:tag w:val="goog_rdk_255"/>
            </w:sdtPr>
            <w:sdtContent>
              <w:del w:author="Madhu Madhu" w:id="5" w:date="2026-09-24T06:53:19Z"/>
              <w:sdt>
                <w:sdtPr>
                  <w:id w:val="1951018133"/>
                  <w:tag w:val="goog_rdk_256"/>
                </w:sdtPr>
                <w:sdtContent>
                  <w:del w:author="Madhu Madhu" w:id="5" w:date="2026-09-24T06:53:19Z">
                    <w:r w:rsidDel="00000000" w:rsidR="00000000" w:rsidRPr="00000000">
                      <w:rPr>
                        <w:rtl w:val="0"/>
                      </w:rPr>
                    </w:r>
                  </w:del>
                </w:sdtContent>
              </w:sdt>
              <w:del w:author="Madhu Madhu" w:id="5" w:date="2026-09-24T06:53:19Z"/>
            </w:sdtContent>
          </w:sdt>
        </w:p>
      </w:sdtContent>
    </w:sdt>
    <w:sdt>
      <w:sdtPr>
        <w:id w:val="390054364"/>
        <w:tag w:val="goog_rdk_260"/>
      </w:sdtPr>
      <w:sdtContent>
        <w:p w:rsidR="00000000" w:rsidDel="00000000" w:rsidP="00000000" w:rsidRDefault="00000000" w:rsidRPr="00000000" w14:paraId="00000015">
          <w:pPr>
            <w:pStyle w:val="Heading1"/>
            <w:spacing w:after="280" w:lineRule="auto"/>
            <w:ind w:left="720" w:right="-561.2598425196836" w:firstLine="0"/>
            <w:jc w:val="center"/>
            <w:rPr>
              <w:del w:author="Madhu Madhu" w:id="5" w:date="2026-09-24T06:53:19Z"/>
              <w:rFonts w:ascii="Calibri" w:cs="Calibri" w:eastAsia="Calibri" w:hAnsi="Calibri"/>
              <w:strike w:val="1"/>
              <w:sz w:val="26"/>
              <w:szCs w:val="26"/>
              <w:highlight w:val="black"/>
              <w:u w:val="single"/>
              <w:rPrChange w:author="Sushanth G.k" w:id="3" w:date="2026-09-24T07:06:28Z">
                <w:rPr>
                  <w:rFonts w:ascii="Cambria" w:cs="Cambria" w:eastAsia="Cambria" w:hAnsi="Cambria"/>
                  <w:sz w:val="24"/>
                  <w:szCs w:val="24"/>
                </w:rPr>
              </w:rPrChange>
            </w:rPr>
            <w:pPrChange w:author="Gayathri" w:id="0" w:date="2026-09-24T05:13:41Z">
              <w:pPr>
                <w:pStyle w:val="Heading3"/>
                <w:spacing w:after="280" w:before="280" w:line="259" w:lineRule="auto"/>
                <w:jc w:val="both"/>
              </w:pPr>
            </w:pPrChange>
          </w:pPr>
          <w:sdt>
            <w:sdtPr>
              <w:id w:val="-376323658"/>
              <w:tag w:val="goog_rdk_258"/>
            </w:sdtPr>
            <w:sdtContent>
              <w:del w:author="Madhu Madhu" w:id="5" w:date="2026-09-24T06:53:19Z"/>
              <w:sdt>
                <w:sdtPr>
                  <w:id w:val="-180090848"/>
                  <w:tag w:val="goog_rdk_259"/>
                </w:sdtPr>
                <w:sdtContent>
                  <w:del w:author="Madhu Madhu" w:id="5" w:date="2026-09-24T06:53:19Z">
                    <w:r w:rsidDel="00000000" w:rsidR="00000000" w:rsidRPr="00000000">
                      <w:rPr>
                        <w:rFonts w:ascii="Calibri" w:cs="Calibri" w:eastAsia="Calibri" w:hAnsi="Calibri"/>
                        <w:strike w:val="1"/>
                        <w:sz w:val="26"/>
                        <w:szCs w:val="26"/>
                        <w:highlight w:val="black"/>
                        <w:u w:val="single"/>
                        <w:rtl w:val="0"/>
                        <w:rPrChange w:author="Sushanth G.k" w:id="3" w:date="2026-09-24T07:06:28Z">
                          <w:rPr>
                            <w:rFonts w:ascii="Cambria" w:cs="Cambria" w:eastAsia="Cambria" w:hAnsi="Cambria"/>
                            <w:sz w:val="24"/>
                            <w:szCs w:val="24"/>
                          </w:rPr>
                        </w:rPrChange>
                      </w:rPr>
                      <w:delText xml:space="preserve">Project Description</w:delText>
                    </w:r>
                  </w:del>
                </w:sdtContent>
              </w:sdt>
              <w:del w:author="Madhu Madhu" w:id="5" w:date="2026-09-24T06:53:19Z">
                <w:bookmarkStart w:colFirst="0" w:colLast="0" w:name="_heading=h.5y8edlfxg7ck" w:id="4"/>
                <w:bookmarkEnd w:id="4"/>
              </w:del>
            </w:sdtContent>
          </w:sdt>
        </w:p>
      </w:sdtContent>
    </w:sdt>
    <w:sdt>
      <w:sdtPr>
        <w:id w:val="-1662161251"/>
        <w:tag w:val="goog_rdk_306"/>
      </w:sdtPr>
      <w:sdtContent>
        <w:p w:rsidR="00000000" w:rsidDel="00000000" w:rsidP="00000000" w:rsidRDefault="00000000" w:rsidRPr="00000000" w14:paraId="00000016">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1700" w:right="0" w:firstLine="0"/>
            <w:jc w:val="left"/>
            <w:rPr>
              <w:del w:author="Madhu Madhu" w:id="5" w:date="2026-09-24T06:53:19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nathiya nathiya" w:id="0" w:date="2026-09-24T06:09:12Z">
              <w:pPr>
                <w:spacing w:after="240" w:before="240" w:lineRule="auto"/>
                <w:jc w:val="both"/>
              </w:pPr>
            </w:pPrChange>
          </w:pPr>
          <w:sdt>
            <w:sdtPr>
              <w:id w:val="1213614341"/>
              <w:tag w:val="goog_rdk_261"/>
            </w:sdtPr>
            <w:sdtContent>
              <w:del w:author="Madhu Madhu" w:id="5" w:date="2026-09-24T06:53:19Z"/>
              <w:sdt>
                <w:sdtPr>
                  <w:id w:val="1608880210"/>
                  <w:tag w:val="goog_rdk_262"/>
                </w:sdtPr>
                <w:sdtContent>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Managing budgets across </w:delText>
                    </w:r>
                  </w:del>
                </w:sdtContent>
              </w:sdt>
              <w:del w:author="Madhu Madhu" w:id="5" w:date="2026-09-24T06:53:19Z"/>
            </w:sdtContent>
          </w:sdt>
          <w:sdt>
            <w:sdtPr>
              <w:id w:val="-1399914987"/>
              <w:tag w:val="goog_rdk_263"/>
            </w:sdtPr>
            <w:sdtContent>
              <w:ins w:author="SPILEO" w:id="48" w:date="2026-09-23T13:58:47Z">
                <w:sdt>
                  <w:sdtPr>
                    <w:id w:val="-1562490428"/>
                    <w:tag w:val="goog_rdk_264"/>
                  </w:sdtPr>
                  <w:sdtContent>
                    <w:del w:author="Madhu Madhu" w:id="5" w:date="2026-09-24T06:53:19Z"/>
                  </w:sdtContent>
                </w:sdt>
              </w:ins>
              <w:sdt>
                <w:sdtPr>
                  <w:id w:val="-2000361543"/>
                  <w:tag w:val="goog_rdk_265"/>
                </w:sdtPr>
                <w:sdtContent>
                  <w:ins w:author="SPILEO" w:id="48" w:date="2026-09-23T13:58:47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different</w:delText>
                      </w:r>
                    </w:del>
                  </w:ins>
                </w:sdtContent>
              </w:sdt>
              <w:ins w:author="SPILEO" w:id="48" w:date="2026-09-23T13:58:47Z">
                <w:del w:author="Madhu Madhu" w:id="5" w:date="2026-09-24T06:53:19Z"/>
              </w:ins>
            </w:sdtContent>
          </w:sdt>
          <w:sdt>
            <w:sdtPr>
              <w:id w:val="-1737988674"/>
              <w:tag w:val="goog_rdk_266"/>
            </w:sdtPr>
            <w:sdtContent>
              <w:del w:author="Madhu Madhu" w:id="5" w:date="2026-09-24T06:53:19Z"/>
            </w:sdtContent>
          </w:sdt>
          <w:sdt>
            <w:sdtPr>
              <w:id w:val="532612024"/>
              <w:tag w:val="goog_rdk_267"/>
            </w:sdtPr>
            <w:sdtContent>
              <w:ins w:author="SPILEO" w:id="49" w:date="2026-09-23T13:58:34Z">
                <w:sdt>
                  <w:sdtPr>
                    <w:id w:val="-997999404"/>
                    <w:tag w:val="goog_rdk_268"/>
                  </w:sdtPr>
                  <w:sdtContent>
                    <w:del w:author="Madhu Madhu" w:id="5" w:date="2026-09-24T06:53:19Z"/>
                  </w:sdtContent>
                </w:sdt>
              </w:ins>
              <w:sdt>
                <w:sdtPr>
                  <w:id w:val="1857872156"/>
                  <w:tag w:val="goog_rdk_269"/>
                </w:sdtPr>
                <w:sdtContent>
                  <w:ins w:author="SPILEO" w:id="49" w:date="2026-09-23T13:58:34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different</w:delText>
                      </w:r>
                    </w:del>
                  </w:ins>
                </w:sdtContent>
              </w:sdt>
              <w:ins w:author="SPILEO" w:id="49" w:date="2026-09-23T13:58:34Z">
                <w:del w:author="Madhu Madhu" w:id="5" w:date="2026-09-24T06:53:19Z"/>
              </w:ins>
            </w:sdtContent>
          </w:sdt>
          <w:sdt>
            <w:sdtPr>
              <w:id w:val="-1704039242"/>
              <w:tag w:val="goog_rdk_270"/>
            </w:sdtPr>
            <w:sdtContent>
              <w:del w:author="Madhu Madhu" w:id="5" w:date="2026-09-24T06:53:19Z"/>
              <w:sdt>
                <w:sdtPr>
                  <w:id w:val="-368443695"/>
                  <w:tag w:val="goog_rdk_271"/>
                </w:sdtPr>
                <w:sdtContent>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dif</w:delText>
                    </w:r>
                  </w:del>
                </w:sdtContent>
              </w:sdt>
              <w:del w:author="Madhu Madhu" w:id="5" w:date="2026-09-24T06:53:19Z">
                <w:sdt>
                  <w:sdtPr>
                    <w:id w:val="1614462839"/>
                    <w:tag w:val="goog_rdk_27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f</w:delText>
                    </w:r>
                  </w:sdtContent>
                </w:sdt>
              </w:del>
            </w:sdtContent>
          </w:sdt>
          <w:sdt>
            <w:sdtPr>
              <w:id w:val="1444100137"/>
              <w:tag w:val="goog_rdk_273"/>
            </w:sdtPr>
            <w:sdtContent>
              <w:ins w:author="Archana V" w:id="50" w:date="2026-09-22T09:46:22Z">
                <w:sdt>
                  <w:sdtPr>
                    <w:id w:val="-262127757"/>
                    <w:tag w:val="goog_rdk_274"/>
                  </w:sdtPr>
                  <w:sdtContent>
                    <w:del w:author="Madhu Madhu" w:id="5" w:date="2026-09-24T06:53:19Z"/>
                  </w:sdtContent>
                </w:sdt>
              </w:ins>
              <w:sdt>
                <w:sdtPr>
                  <w:id w:val="1411843647"/>
                  <w:tag w:val="goog_rdk_275"/>
                </w:sdtPr>
                <w:sdtContent>
                  <w:ins w:author="Archana V" w:id="50" w:date="2026-09-22T09:46:22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u68y</w:delText>
                      </w:r>
                    </w:del>
                  </w:ins>
                </w:sdtContent>
              </w:sdt>
              <w:ins w:author="Archana V" w:id="50" w:date="2026-09-22T09:46:22Z">
                <w:del w:author="Madhu Madhu" w:id="5" w:date="2026-09-24T06:53:19Z">
                  <w:sdt>
                    <w:sdtPr>
                      <w:id w:val="1890081031"/>
                      <w:tag w:val="goog_rdk_27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del>
              </w:ins>
            </w:sdtContent>
          </w:sdt>
          <w:sdt>
            <w:sdtPr>
              <w:id w:val="2102500300"/>
              <w:tag w:val="goog_rdk_277"/>
            </w:sdtPr>
            <w:sdtContent>
              <w:ins w:author="SPILEO" w:id="51" w:date="2026-09-23T13:58:38Z">
                <w:sdt>
                  <w:sdtPr>
                    <w:id w:val="-2131153472"/>
                    <w:tag w:val="goog_rdk_278"/>
                  </w:sdtPr>
                  <w:sdtContent>
                    <w:del w:author="Madhu Madhu" w:id="5" w:date="2026-09-24T06:53:19Z"/>
                  </w:sdtContent>
                </w:sdt>
              </w:ins>
              <w:sdt>
                <w:sdtPr>
                  <w:id w:val="760355039"/>
                  <w:tag w:val="goog_rdk_279"/>
                </w:sdtPr>
                <w:sdtContent>
                  <w:ins w:author="SPILEO" w:id="51" w:date="2026-09-23T13:58:38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current</w:delText>
                      </w:r>
                    </w:del>
                  </w:ins>
                </w:sdtContent>
              </w:sdt>
              <w:ins w:author="SPILEO" w:id="51" w:date="2026-09-23T13:58:38Z">
                <w:del w:author="Madhu Madhu" w:id="5" w:date="2026-09-24T06:53:19Z"/>
              </w:ins>
            </w:sdtContent>
          </w:sdt>
          <w:sdt>
            <w:sdtPr>
              <w:id w:val="931626406"/>
              <w:tag w:val="goog_rdk_280"/>
            </w:sdtPr>
            <w:sdtContent>
              <w:ins w:author="Archana V" w:id="50" w:date="2026-09-22T09:46:22Z">
                <w:sdt>
                  <w:sdtPr>
                    <w:id w:val="-340368423"/>
                    <w:tag w:val="goog_rdk_281"/>
                  </w:sdtPr>
                  <w:sdtContent>
                    <w:del w:author="Madhu Madhu" w:id="5" w:date="2026-09-24T06:53:19Z"/>
                  </w:sdtContent>
                </w:sdt>
              </w:ins>
              <w:sdt>
                <w:sdtPr>
                  <w:id w:val="-1792881354"/>
                  <w:tag w:val="goog_rdk_282"/>
                </w:sdtPr>
                <w:sdtContent>
                  <w:ins w:author="Archana V" w:id="50" w:date="2026-09-22T09:46:22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cbc</w:delText>
                      </w:r>
                    </w:del>
                  </w:ins>
                </w:sdtContent>
              </w:sdt>
              <w:ins w:author="Archana V" w:id="50" w:date="2026-09-22T09:46:22Z">
                <w:del w:author="Madhu Madhu" w:id="5" w:date="2026-09-24T06:53:19Z"/>
              </w:ins>
            </w:sdtContent>
          </w:sdt>
          <w:sdt>
            <w:sdtPr>
              <w:id w:val="-167812593"/>
              <w:tag w:val="goog_rdk_283"/>
            </w:sdtPr>
            <w:sdtContent>
              <w:del w:author="Madhu Madhu" w:id="5" w:date="2026-09-24T06:53:19Z"/>
              <w:sdt>
                <w:sdtPr>
                  <w:id w:val="1910318434"/>
                  <w:tag w:val="goog_rdk_284"/>
                </w:sdtPr>
                <w:sdtContent>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erent</w:delText>
                    </w:r>
                  </w:del>
                </w:sdtContent>
              </w:sdt>
              <w:del w:author="Madhu Madhu" w:id="5" w:date="2026-09-24T06:53:19Z">
                <w:sdt>
                  <w:sdtPr>
                    <w:id w:val="327654612"/>
                    <w:tag w:val="goog_rdk_28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life needs—like home decor, event planning, or jewelry shopping—can be overwhelming due to the wide variety of products, platforms, and price ranges. </w:delText>
                    </w:r>
                  </w:sdtContent>
                </w:sdt>
                <w:sdt>
                  <w:sdtPr>
                    <w:id w:val="1518475797"/>
                    <w:tag w:val="goog_rdk_286"/>
                  </w:sdtPr>
                  <w:sdtContent>
                    <w:r w:rsidDel="00000000" w:rsidR="00000000" w:rsidRPr="00000000">
                      <w:rPr>
                        <w:b w:val="1"/>
                        <w:bCs w:val="1"/>
                        <w:strike w:val="1"/>
                        <w:sz w:val="2"/>
                        <w:szCs w:val="2"/>
                        <w:highlight w:val="black"/>
                        <w:u w:val="single"/>
                        <w:rtl w:val="0"/>
                        <w:rPrChange w:author="Sushanth G.k" w:id="3" w:date="2026-09-24T07:06:28Z">
                          <w:rPr>
                            <w:rFonts w:ascii="Cambria" w:cs="Cambria" w:eastAsia="Cambria" w:hAnsi="Cambria"/>
                            <w:b w:val="1"/>
                            <w:bCs w:val="1"/>
                          </w:rPr>
                        </w:rPrChange>
                      </w:rPr>
                      <w:delText xml:space="preserve">PocketSmart</w:delText>
                    </w:r>
                  </w:sdtContent>
                </w:sdt>
                <w:sdt>
                  <w:sdtPr>
                    <w:id w:val="520261311"/>
                    <w:tag w:val="goog_rdk_28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 AI</w:delText>
                    </w:r>
                  </w:sdtContent>
                </w:sdt>
                <w:sdt>
                  <w:sdtPr>
                    <w:id w:val="2020013219"/>
                    <w:tag w:val="goog_rdk_28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addresses this challenge through a </w:delText>
                    </w:r>
                  </w:sdtContent>
                </w:sdt>
                <w:sdt>
                  <w:sdtPr>
                    <w:id w:val="-1576327952"/>
                    <w:tag w:val="goog_rdk_28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GenAI-powered, cross-platform recommendation system</w:delText>
                    </w:r>
                  </w:sdtContent>
                </w:sdt>
                <w:sdt>
                  <w:sdtPr>
                    <w:id w:val="-1856493455"/>
                    <w:tag w:val="goog_rdk_29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that delivers personalized, budget-based suggestions for products and services.Using </w:delText>
                    </w:r>
                  </w:sdtContent>
                </w:sdt>
                <w:sdt>
                  <w:sdtPr>
                    <w:id w:val="1369190671"/>
                    <w:tag w:val="goog_rdk_29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Gemini 1.5 Flash Pro</w:delText>
                    </w:r>
                  </w:sdtContent>
                </w:sdt>
                <w:sdt>
                  <w:sdtPr>
                    <w:id w:val="50755147"/>
                    <w:tag w:val="goog_rdk_29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PocketSmart AI analyzes user preferences, budgets, and contextual needs to generate curated recommendations from popular platforms such as </w:delText>
                    </w:r>
                  </w:sdtContent>
                </w:sdt>
                <w:sdt>
                  <w:sdtPr>
                    <w:id w:val="112580600"/>
                    <w:tag w:val="goog_rdk_29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Amazon, Flipkart, </w:delText>
                    </w:r>
                  </w:sdtContent>
                </w:sdt>
                <w:sdt>
                  <w:sdtPr>
                    <w:id w:val="-2036833507"/>
                    <w:tag w:val="goog_rdk_294"/>
                  </w:sdtPr>
                  <w:sdtContent>
                    <w:commentRangeStart w:id="0"/>
                  </w:sdtContent>
                </w:sdt>
                <w:commentRangeEnd w:id="0"/>
                <w:r w:rsidDel="00000000" w:rsidR="00000000" w:rsidRPr="00000000">
                  <w:commentReference w:id="0"/>
                </w:r>
                <w:sdt>
                  <w:sdtPr>
                    <w:id w:val="287258238"/>
                    <w:tag w:val="goog_rdk_29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IKEA, Swiggy, Zomato, OYO</w:delText>
                    </w:r>
                  </w:sdtContent>
                </w:sdt>
                <w:sdt>
                  <w:sdtPr>
                    <w:id w:val="-1674911107"/>
                    <w:tag w:val="goog_rdk_29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and more. The platform helps users plan interior designs, parties, and even select matching jewelry for special occasions—all within their defined budgets.PocketSmart AI transforms budgeting into an intelligent, user-friendly </w:delText>
                    </w:r>
                  </w:sdtContent>
                </w:sdt>
                <w:sdt>
                  <w:sdtPr>
                    <w:id w:val="459525276"/>
                    <w:tag w:val="goog_rdk_29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experience </w:delText>
                    </w:r>
                  </w:sdtContent>
                </w:sdt>
                <w:sdt>
                  <w:sdtPr>
                    <w:id w:val="-178889359"/>
                    <w:tag w:val="goog_rdk_29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through its smart planners, adaptive forms, and recommendation engine </w:delText>
                    </w:r>
                  </w:sdtContent>
                </w:sdt>
              </w:del>
            </w:sdtContent>
          </w:sdt>
          <w:sdt>
            <w:sdtPr>
              <w:id w:val="-1423939087"/>
              <w:tag w:val="goog_rdk_299"/>
            </w:sdtPr>
            <w:sdtContent>
              <w:ins w:author="SHAJITHA FATHIMA M BSC-AI&amp;ML Dept" w:id="52" w:date="2026-09-23T06:02:14Z">
                <w:sdt>
                  <w:sdtPr>
                    <w:id w:val="-1350863030"/>
                    <w:tag w:val="goog_rdk_300"/>
                  </w:sdtPr>
                  <w:sdtContent>
                    <w:del w:author="Madhu Madhu" w:id="5" w:date="2026-09-24T06:53:19Z"/>
                  </w:sdtContent>
                </w:sdt>
              </w:ins>
              <w:sdt>
                <w:sdtPr>
                  <w:id w:val="-5529384"/>
                  <w:tag w:val="goog_rdk_301"/>
                </w:sdtPr>
                <w:sdtContent>
                  <w:ins w:author="SHAJITHA FATHIMA M BSC-AI&amp;ML Dept" w:id="52" w:date="2026-09-23T06:02:14Z">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experience</w:delText>
                      </w:r>
                    </w:del>
                  </w:ins>
                </w:sdtContent>
              </w:sdt>
              <w:ins w:author="SHAJITHA FATHIMA M BSC-AI&amp;ML Dept" w:id="52" w:date="2026-09-23T06:02:14Z">
                <w:del w:author="Madhu Madhu" w:id="5" w:date="2026-09-24T06:53:19Z">
                  <w:sdt>
                    <w:sdtPr>
                      <w:id w:val="-319999139"/>
                      <w:tag w:val="goog_rdk_30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del>
              </w:ins>
            </w:sdtContent>
          </w:sdt>
          <w:sdt>
            <w:sdtPr>
              <w:id w:val="1466043004"/>
              <w:tag w:val="goog_rdk_303"/>
            </w:sdtPr>
            <w:sdtContent>
              <w:del w:author="Madhu Madhu" w:id="5" w:date="2026-09-24T06:53:19Z"/>
              <w:sdt>
                <w:sdtPr>
                  <w:id w:val="-2059115888"/>
                  <w:tag w:val="goog_rdk_304"/>
                </w:sdtPr>
                <w:sdtContent>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that bridges multiple c</w:delText>
                    </w:r>
                  </w:del>
                </w:sdtContent>
              </w:sdt>
              <w:del w:author="Madhu Madhu" w:id="5" w:date="2026-09-24T06:53:19Z">
                <w:sdt>
                  <w:sdtPr>
                    <w:id w:val="-1449208417"/>
                    <w:tag w:val="goog_rdk_30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ategories and e-commerce ecosystems.</w:delText>
                    </w:r>
                  </w:sdtContent>
                </w:sdt>
              </w:del>
            </w:sdtContent>
          </w:sdt>
        </w:p>
      </w:sdtContent>
    </w:sdt>
    <w:sdt>
      <w:sdtPr>
        <w:id w:val="-1223319626"/>
        <w:tag w:val="goog_rdk_312"/>
      </w:sdtPr>
      <w:sdtContent>
        <w:p w:rsidR="00000000" w:rsidDel="00000000" w:rsidP="00000000" w:rsidRDefault="00000000" w:rsidRPr="00000000" w14:paraId="00000017">
          <w:pPr>
            <w:pStyle w:val="Heading2"/>
            <w:spacing w:after="240" w:before="240" w:lineRule="auto"/>
            <w:jc w:val="both"/>
            <w:rPr>
              <w:del w:author="Madhu Madhu" w:id="5" w:date="2026-09-24T06:53:19Z"/>
              <w:strike w:val="1"/>
              <w:u w:val="single"/>
              <w:rPrChange w:author="Sushanth G.k" w:id="3" w:date="2026-09-24T07:06:28Z">
                <w:rPr>
                  <w:rFonts w:ascii="Cambria" w:cs="Cambria" w:eastAsia="Cambria" w:hAnsi="Cambria"/>
                  <w:b w:val="1"/>
                  <w:bCs w:val="1"/>
                  <w:sz w:val="24"/>
                  <w:szCs w:val="24"/>
                </w:rPr>
              </w:rPrChange>
            </w:rPr>
            <w:pPrChange w:author="Anonymous" w:id="0" w:date="2026-09-24T05:26:15Z">
              <w:pPr>
                <w:spacing w:after="280" w:before="280" w:lineRule="auto"/>
                <w:jc w:val="both"/>
              </w:pPr>
            </w:pPrChange>
          </w:pPr>
          <w:sdt>
            <w:sdtPr>
              <w:id w:val="1785215343"/>
              <w:tag w:val="goog_rdk_307"/>
            </w:sdtPr>
            <w:sdtContent>
              <w:del w:author="Madhu Madhu" w:id="5" w:date="2026-09-24T06:53:19Z"/>
              <w:sdt>
                <w:sdtPr>
                  <w:id w:val="-427213765"/>
                  <w:tag w:val="goog_rdk_308"/>
                </w:sdtPr>
                <w:sdtContent>
                  <w:del w:author="Madhu Madhu" w:id="5" w:date="2026-09-24T06:53:19Z">
                    <w:r w:rsidDel="00000000" w:rsidR="00000000" w:rsidRPr="00000000">
                      <w:rPr>
                        <w:strike w:val="1"/>
                        <w:u w:val="single"/>
                        <w:rtl w:val="0"/>
                        <w:rPrChange w:author="Sushanth G.k" w:id="3" w:date="2026-09-24T07:06:28Z">
                          <w:rPr>
                            <w:rFonts w:ascii="Cambria" w:cs="Cambria" w:eastAsia="Cambria" w:hAnsi="Cambria"/>
                            <w:b w:val="1"/>
                            <w:bCs w:val="1"/>
                            <w:sz w:val="24"/>
                            <w:szCs w:val="24"/>
                          </w:rPr>
                        </w:rPrChange>
                      </w:rPr>
                      <w:delText xml:space="preserve">Scenario 1: Home Interior Planning with S</w:delText>
                    </w:r>
                  </w:del>
                </w:sdtContent>
              </w:sdt>
              <w:del w:author="Madhu Madhu" w:id="5" w:date="2026-09-24T06:53:19Z">
                <w:sdt>
                  <w:sdtPr>
                    <w:id w:val="-1362706178"/>
                    <w:tag w:val="goog_rdk_309"/>
                  </w:sdtPr>
                  <w:sdtContent>
                    <w:r w:rsidDel="00000000" w:rsidR="00000000" w:rsidRPr="00000000">
                      <w:rPr>
                        <w:strike w:val="1"/>
                        <w:u w:val="single"/>
                        <w:rtl w:val="0"/>
                        <w:rPrChange w:author="Sushanth G.k" w:id="3" w:date="2026-09-24T07:06:28Z">
                          <w:rPr>
                            <w:rFonts w:ascii="Cambria" w:cs="Cambria" w:eastAsia="Cambria" w:hAnsi="Cambria"/>
                            <w:b w:val="1"/>
                            <w:bCs w:val="1"/>
                            <w:sz w:val="24"/>
                            <w:szCs w:val="24"/>
                          </w:rPr>
                        </w:rPrChange>
                      </w:rPr>
                      <w:delText xml:space="preserve">m</w:delText>
                    </w:r>
                  </w:sdtContent>
                </w:sdt>
                <w:sdt>
                  <w:sdtPr>
                    <w:id w:val="-1911768646"/>
                    <w:tag w:val="goog_rdk_310"/>
                  </w:sdtPr>
                  <w:sdtContent>
                    <w:r w:rsidDel="00000000" w:rsidR="00000000" w:rsidRPr="00000000">
                      <w:rPr>
                        <w:strike w:val="1"/>
                        <w:u w:val="single"/>
                        <w:rtl w:val="0"/>
                        <w:rPrChange w:author="Sushanth G.k" w:id="3" w:date="2026-09-24T07:06:28Z">
                          <w:rPr>
                            <w:rFonts w:ascii="Cambria" w:cs="Cambria" w:eastAsia="Cambria" w:hAnsi="Cambria"/>
                            <w:b w:val="1"/>
                            <w:bCs w:val="1"/>
                            <w:sz w:val="24"/>
                            <w:szCs w:val="24"/>
                          </w:rPr>
                        </w:rPrChange>
                      </w:rPr>
                      <w:delText xml:space="preserve">art Budget Allocation</w:delText>
                    </w:r>
                  </w:sdtContent>
                </w:sdt>
                <w:sdt>
                  <w:sdtPr>
                    <w:id w:val="-1160249249"/>
                    <w:tag w:val="goog_rdk_311"/>
                  </w:sdtPr>
                  <w:sdtContent>
                    <w:r w:rsidDel="00000000" w:rsidR="00000000" w:rsidRPr="00000000">
                      <w:rPr>
                        <w:rtl w:val="0"/>
                      </w:rPr>
                    </w:r>
                  </w:sdtContent>
                </w:sdt>
              </w:del>
            </w:sdtContent>
          </w:sdt>
        </w:p>
      </w:sdtContent>
    </w:sdt>
    <w:sdt>
      <w:sdtPr>
        <w:id w:val="1590446589"/>
        <w:tag w:val="goog_rdk_323"/>
      </w:sdtPr>
      <w:sdtContent>
        <w:p w:rsidR="00000000" w:rsidDel="00000000" w:rsidP="00000000" w:rsidRDefault="00000000" w:rsidRPr="00000000" w14:paraId="00000018">
          <w:pPr>
            <w:pStyle w:val="Heading1"/>
            <w:spacing w:after="240" w:before="240" w:lineRule="auto"/>
            <w:jc w:val="both"/>
            <w:rPr>
              <w:ins w:author="Madhu Madhu" w:id="5" w:date="2026-09-24T06:53:19Z"/>
              <w:del w:author="Anonymous" w:id="55" w:date="2026-09-24T05:26:08Z"/>
              <w:rFonts w:ascii="Times New Roman" w:cs="Times New Roman" w:eastAsia="Times New Roman" w:hAnsi="Times New Roman"/>
              <w:strike w:val="1"/>
              <w:color w:val="434343"/>
              <w:sz w:val="20"/>
              <w:szCs w:val="20"/>
              <w:rPrChange w:author="Sushanth G.k" w:id="3" w:date="2026-09-24T07:06:28Z">
                <w:rPr>
                  <w:rFonts w:ascii="Cambria" w:cs="Cambria" w:eastAsia="Cambria" w:hAnsi="Cambria"/>
                </w:rPr>
              </w:rPrChange>
            </w:rPr>
          </w:pPr>
          <w:sdt>
            <w:sdtPr>
              <w:id w:val="823565988"/>
              <w:tag w:val="goog_rdk_313"/>
            </w:sdtPr>
            <w:sdtContent>
              <w:del w:author="Madhu Madhu" w:id="5" w:date="2026-09-24T06:53:19Z"/>
              <w:sdt>
                <w:sdtPr>
                  <w:id w:val="-2100050835"/>
                  <w:tag w:val="goog_rdk_314"/>
                </w:sdtPr>
                <w:sdtContent>
                  <w:del w:author="Madhu Madhu" w:id="5" w:date="2026-09-24T06:53:19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Users begin by selecting the </w:delText>
                    </w:r>
                  </w:del>
                </w:sdtContent>
              </w:sdt>
              <w:del w:author="Madhu Madhu" w:id="5" w:date="2026-09-24T06:53:19Z">
                <w:sdt>
                  <w:sdtPr>
                    <w:id w:val="903638472"/>
                    <w:tag w:val="goog_rdk_31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Home Budget Planner</w:delText>
                    </w:r>
                  </w:sdtContent>
                </w:sdt>
                <w:sdt>
                  <w:sdtPr>
                    <w:id w:val="1532451466"/>
                    <w:tag w:val="goog_rdk_31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After entering their budget, they specify room types (e.g., Living Room, Kitchen, Bedroom) an</w:delText>
                    </w:r>
                  </w:sdtContent>
                </w:sdt>
              </w:del>
            </w:sdtContent>
          </w:sdt>
          <w:sdt>
            <w:sdtPr>
              <w:id w:val="2017343201"/>
              <w:tag w:val="goog_rdk_317"/>
            </w:sdtPr>
            <w:sdtContent>
              <w:del w:author="Anonymous" w:id="55" w:date="2026-09-24T05:26:08Z"/>
              <w:sdt>
                <w:sdtPr>
                  <w:id w:val="-243940389"/>
                  <w:tag w:val="goog_rdk_318"/>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d quan</w:delText>
                    </w:r>
                  </w:del>
                </w:sdtContent>
              </w:sdt>
              <w:del w:author="Anonymous" w:id="55" w:date="2026-09-24T05:26:08Z"/>
            </w:sdtContent>
          </w:sdt>
          <w:sdt>
            <w:sdtPr>
              <w:id w:val="399907938"/>
              <w:tag w:val="goog_rdk_319"/>
            </w:sdtPr>
            <w:sdtContent>
              <w:ins w:author="Madhu Madhu" w:id="5" w:date="2026-09-24T06:53:19Z">
                <w:sdt>
                  <w:sdtPr>
                    <w:id w:val="642125832"/>
                    <w:tag w:val="goog_rdk_320"/>
                  </w:sdtPr>
                  <w:sdtContent>
                    <w:del w:author="Anonymous" w:id="55" w:date="2026-09-24T05:26:08Z">
                      <w:r w:rsidDel="00000000" w:rsidR="00000000" w:rsidRPr="00000000">
                        <w:fldChar w:fldCharType="begin"/>
                      </w:r>
                      <w:r w:rsidDel="00000000" w:rsidR="00000000" w:rsidRPr="00000000">
                        <w:delInstrText xml:space="preserve">HYPERLINK \l "_heading=h.l18dknx2n07y"</w:delInstrText>
                      </w:r>
                      <w:r w:rsidDel="00000000" w:rsidR="00000000" w:rsidRPr="00000000">
                        <w:fldChar w:fldCharType="separate"/>
                      </w:r>
                      <w:sdt>
                        <w:sdtPr>
                          <w:id w:val="2128143557"/>
                          <w:tag w:val="goog_rdk_321"/>
                        </w:sdtPr>
                        <w:sdtContent>
                          <w:r w:rsidDel="00000000" w:rsidR="00000000" w:rsidRPr="00000000">
                            <w:rPr>
                              <w:rFonts w:ascii="Calibri" w:cs="Calibri" w:eastAsia="Calibri" w:hAnsi="Calibri"/>
                              <w:strike w:val="1"/>
                              <w:highlight w:val="black"/>
                              <w:u w:val="single"/>
                              <w:rtl w:val="0"/>
                              <w:rPrChange w:author="Sushanth G.k" w:id="3" w:date="2026-09-24T07:06:28Z">
                                <w:rPr>
                                  <w:rFonts w:ascii="Times New Roman" w:cs="Times New Roman" w:eastAsia="Times New Roman" w:hAnsi="Times New Roman"/>
                                  <w:color w:val="1155cc"/>
                                  <w:sz w:val="20"/>
                                  <w:szCs w:val="20"/>
                                  <w:u w:val="single"/>
                                </w:rPr>
                              </w:rPrChange>
                            </w:rPr>
                            <w:delText xml:space="preserve">Activity 3.4:  Startup and  main function</w:delText>
                            <w:br w:type="textWrapping"/>
                            <w:delText xml:space="preserve">/startup: Initializes essential application services and loads configuration settings when the FastAPI server starts.</w:delText>
                          </w:r>
                        </w:sdtContent>
                      </w:sdt>
                      <w:r w:rsidDel="00000000" w:rsidR="00000000" w:rsidRPr="00000000">
                        <w:fldChar w:fldCharType="end"/>
                      </w:r>
                    </w:del>
                  </w:sdtContent>
                </w:sdt>
              </w:ins>
              <w:sdt>
                <w:sdtPr>
                  <w:id w:val="-448125472"/>
                  <w:tag w:val="goog_rdk_322"/>
                </w:sdtPr>
                <w:sdtContent>
                  <w:ins w:author="Madhu Madhu" w:id="5" w:date="2026-09-24T06:53:19Z">
                    <w:del w:author="Anonymous" w:id="55" w:date="2026-09-24T05:26:08Z">
                      <w:r w:rsidDel="00000000" w:rsidR="00000000" w:rsidRPr="00000000">
                        <w:rPr>
                          <w:rtl w:val="0"/>
                        </w:rPr>
                      </w:r>
                    </w:del>
                  </w:ins>
                </w:sdtContent>
              </w:sdt>
              <w:ins w:author="Madhu Madhu" w:id="5" w:date="2026-09-24T06:53:19Z">
                <w:del w:author="Anonymous" w:id="55" w:date="2026-09-24T05:26:08Z">
                  <w:bookmarkStart w:colFirst="0" w:colLast="0" w:name="_heading=h.ktuicc5uusm8" w:id="5"/>
                  <w:bookmarkEnd w:id="5"/>
                </w:del>
              </w:ins>
            </w:sdtContent>
          </w:sdt>
        </w:p>
      </w:sdtContent>
    </w:sdt>
    <w:sdt>
      <w:sdtPr>
        <w:id w:val="566593756"/>
        <w:tag w:val="goog_rdk_327"/>
      </w:sdtPr>
      <w:sdtContent>
        <w:p w:rsidR="00000000" w:rsidDel="00000000" w:rsidP="00000000" w:rsidRDefault="00000000" w:rsidRPr="00000000" w14:paraId="00000019">
          <w:pPr>
            <w:pStyle w:val="Heading1"/>
            <w:ind w:left="-1700" w:firstLine="0"/>
            <w:rPr>
              <w:ins w:author="Madhu Madhu" w:id="5" w:date="2026-09-24T06:53:19Z"/>
              <w:del w:author="Anonymous" w:id="55" w:date="2026-09-24T05:26:08Z"/>
              <w:b w:val="1"/>
              <w:bCs w:val="1"/>
              <w:sz w:val="2"/>
              <w:szCs w:val="2"/>
              <w:highlight w:val="black"/>
              <w:u w:val="single"/>
              <w:rPrChange w:author="Madhu Madhu" w:id="56" w:date="2026-09-24T06:53:19Z">
                <w:rPr>
                  <w:rFonts w:ascii="Cambria" w:cs="Cambria" w:eastAsia="Cambria" w:hAnsi="Cambria"/>
                </w:rPr>
              </w:rPrChange>
            </w:rPr>
          </w:pPr>
          <w:sdt>
            <w:sdtPr>
              <w:id w:val="1911899193"/>
              <w:tag w:val="goog_rdk_324"/>
            </w:sdtPr>
            <w:sdtContent>
              <w:ins w:author="Madhu Madhu" w:id="5" w:date="2026-09-24T06:53:19Z">
                <w:sdt>
                  <w:sdtPr>
                    <w:id w:val="-1202772037"/>
                    <w:tag w:val="goog_rdk_325"/>
                  </w:sdtPr>
                  <w:sdtContent>
                    <w:del w:author="Anonymous" w:id="55" w:date="2026-09-24T05:26:08Z"/>
                  </w:sdtContent>
                </w:sdt>
              </w:ins>
              <w:sdt>
                <w:sdtPr>
                  <w:id w:val="-2133573419"/>
                  <w:tag w:val="goog_rdk_326"/>
                </w:sdtPr>
                <w:sdtContent>
                  <w:ins w:author="Madhu Madhu" w:id="5" w:date="2026-09-24T06:53:19Z">
                    <w:del w:author="Anonymous" w:id="55" w:date="2026-09-24T05:26:08Z">
                      <w:r w:rsidDel="00000000" w:rsidR="00000000" w:rsidRPr="00000000">
                        <w:rPr>
                          <w:rtl w:val="0"/>
                        </w:rPr>
                      </w:r>
                    </w:del>
                  </w:ins>
                </w:sdtContent>
              </w:sdt>
              <w:ins w:author="Madhu Madhu" w:id="5" w:date="2026-09-24T06:53:19Z">
                <w:del w:author="Anonymous" w:id="55" w:date="2026-09-24T05:26:08Z">
                  <w:bookmarkStart w:colFirst="0" w:colLast="0" w:name="_heading=h.dd0a0hjk91h8" w:id="6"/>
                  <w:bookmarkEnd w:id="6"/>
                </w:del>
              </w:ins>
            </w:sdtContent>
          </w:sdt>
        </w:p>
      </w:sdtContent>
    </w:sdt>
    <w:sdt>
      <w:sdtPr>
        <w:id w:val="-1160413586"/>
        <w:tag w:val="goog_rdk_331"/>
      </w:sdtPr>
      <w:sdtContent>
        <w:p w:rsidR="00000000" w:rsidDel="00000000" w:rsidP="00000000" w:rsidRDefault="00000000" w:rsidRPr="00000000" w14:paraId="0000001A">
          <w:pPr>
            <w:pStyle w:val="Heading1"/>
            <w:ind w:left="-1700" w:firstLine="0"/>
            <w:rPr>
              <w:ins w:author="Madhu Madhu" w:id="5" w:date="2026-09-24T06:53:19Z"/>
              <w:del w:author="Anonymous" w:id="55" w:date="2026-09-24T05:26:08Z"/>
              <w:b w:val="1"/>
              <w:bCs w:val="1"/>
              <w:sz w:val="2"/>
              <w:szCs w:val="2"/>
              <w:highlight w:val="black"/>
              <w:u w:val="single"/>
              <w:rPrChange w:author="Madhu Madhu" w:id="56" w:date="2026-09-24T06:53:19Z">
                <w:rPr>
                  <w:rFonts w:ascii="Cambria" w:cs="Cambria" w:eastAsia="Cambria" w:hAnsi="Cambria"/>
                </w:rPr>
              </w:rPrChange>
            </w:rPr>
          </w:pPr>
          <w:sdt>
            <w:sdtPr>
              <w:id w:val="-313928269"/>
              <w:tag w:val="goog_rdk_328"/>
            </w:sdtPr>
            <w:sdtContent>
              <w:ins w:author="Madhu Madhu" w:id="5" w:date="2026-09-24T06:53:19Z">
                <w:sdt>
                  <w:sdtPr>
                    <w:id w:val="413212034"/>
                    <w:tag w:val="goog_rdk_329"/>
                  </w:sdtPr>
                  <w:sdtContent>
                    <w:del w:author="Anonymous" w:id="55" w:date="2026-09-24T05:26:08Z"/>
                  </w:sdtContent>
                </w:sdt>
              </w:ins>
              <w:sdt>
                <w:sdtPr>
                  <w:id w:val="796243587"/>
                  <w:tag w:val="goog_rdk_330"/>
                </w:sdtPr>
                <w:sdtContent>
                  <w:ins w:author="Madhu Madhu" w:id="5" w:date="2026-09-24T06:53:19Z">
                    <w:del w:author="Anonymous" w:id="55" w:date="2026-09-24T05:26:08Z">
                      <w:r w:rsidDel="00000000" w:rsidR="00000000" w:rsidRPr="00000000">
                        <w:rPr>
                          <w:rtl w:val="0"/>
                        </w:rPr>
                      </w:r>
                    </w:del>
                  </w:ins>
                </w:sdtContent>
              </w:sdt>
              <w:ins w:author="Madhu Madhu" w:id="5" w:date="2026-09-24T06:53:19Z">
                <w:del w:author="Anonymous" w:id="55" w:date="2026-09-24T05:26:08Z">
                  <w:bookmarkStart w:colFirst="0" w:colLast="0" w:name="_heading=h.c9be9ach8bhd" w:id="7"/>
                  <w:bookmarkEnd w:id="7"/>
                </w:del>
              </w:ins>
            </w:sdtContent>
          </w:sdt>
        </w:p>
      </w:sdtContent>
    </w:sdt>
    <w:sdt>
      <w:sdtPr>
        <w:id w:val="-1196800755"/>
        <w:tag w:val="goog_rdk_335"/>
      </w:sdtPr>
      <w:sdtContent>
        <w:p w:rsidR="00000000" w:rsidDel="00000000" w:rsidP="00000000" w:rsidRDefault="00000000" w:rsidRPr="00000000" w14:paraId="0000001B">
          <w:pPr>
            <w:pStyle w:val="Heading1"/>
            <w:ind w:left="-1700" w:firstLine="0"/>
            <w:rPr>
              <w:ins w:author="Madhu Madhu" w:id="5" w:date="2026-09-24T06:53:19Z"/>
              <w:del w:author="Anonymous" w:id="55" w:date="2026-09-24T05:26:08Z"/>
              <w:b w:val="1"/>
              <w:bCs w:val="1"/>
              <w:sz w:val="2"/>
              <w:szCs w:val="2"/>
              <w:highlight w:val="black"/>
              <w:u w:val="single"/>
              <w:rPrChange w:author="Madhu Madhu" w:id="56" w:date="2026-09-24T06:53:19Z">
                <w:rPr>
                  <w:rFonts w:ascii="Cambria" w:cs="Cambria" w:eastAsia="Cambria" w:hAnsi="Cambria"/>
                </w:rPr>
              </w:rPrChange>
            </w:rPr>
          </w:pPr>
          <w:sdt>
            <w:sdtPr>
              <w:id w:val="-1080482945"/>
              <w:tag w:val="goog_rdk_332"/>
            </w:sdtPr>
            <w:sdtContent>
              <w:ins w:author="Madhu Madhu" w:id="5" w:date="2026-09-24T06:53:19Z">
                <w:sdt>
                  <w:sdtPr>
                    <w:id w:val="-715944913"/>
                    <w:tag w:val="goog_rdk_333"/>
                  </w:sdtPr>
                  <w:sdtContent>
                    <w:del w:author="Anonymous" w:id="55" w:date="2026-09-24T05:26:08Z"/>
                  </w:sdtContent>
                </w:sdt>
              </w:ins>
              <w:sdt>
                <w:sdtPr>
                  <w:id w:val="-365663978"/>
                  <w:tag w:val="goog_rdk_334"/>
                </w:sdtPr>
                <w:sdtContent>
                  <w:ins w:author="Madhu Madhu" w:id="5" w:date="2026-09-24T06:53:19Z">
                    <w:del w:author="Anonymous" w:id="55" w:date="2026-09-24T05:26:08Z">
                      <w:r w:rsidDel="00000000" w:rsidR="00000000" w:rsidRPr="00000000">
                        <w:rPr>
                          <w:rtl w:val="0"/>
                        </w:rPr>
                      </w:r>
                    </w:del>
                  </w:ins>
                </w:sdtContent>
              </w:sdt>
              <w:ins w:author="Madhu Madhu" w:id="5" w:date="2026-09-24T06:53:19Z">
                <w:del w:author="Anonymous" w:id="55" w:date="2026-09-24T05:26:08Z">
                  <w:bookmarkStart w:colFirst="0" w:colLast="0" w:name="_heading=h.r6avmdrs2fcv" w:id="8"/>
                  <w:bookmarkEnd w:id="8"/>
                </w:del>
              </w:ins>
            </w:sdtContent>
          </w:sdt>
        </w:p>
      </w:sdtContent>
    </w:sdt>
    <w:sdt>
      <w:sdtPr>
        <w:id w:val="-2063922198"/>
        <w:tag w:val="goog_rdk_339"/>
      </w:sdtPr>
      <w:sdtContent>
        <w:p w:rsidR="00000000" w:rsidDel="00000000" w:rsidP="00000000" w:rsidRDefault="00000000" w:rsidRPr="00000000" w14:paraId="0000001C">
          <w:pPr>
            <w:pStyle w:val="Heading1"/>
            <w:ind w:left="-1700" w:firstLine="0"/>
            <w:rPr>
              <w:ins w:author="Madhu Madhu" w:id="5" w:date="2026-09-24T06:53:19Z"/>
              <w:del w:author="Anonymous" w:id="55" w:date="2026-09-24T05:26:08Z"/>
              <w:b w:val="1"/>
              <w:bCs w:val="1"/>
              <w:sz w:val="2"/>
              <w:szCs w:val="2"/>
              <w:highlight w:val="black"/>
              <w:u w:val="single"/>
              <w:rPrChange w:author="Madhu Madhu" w:id="56" w:date="2026-09-24T06:53:19Z">
                <w:rPr>
                  <w:rFonts w:ascii="Cambria" w:cs="Cambria" w:eastAsia="Cambria" w:hAnsi="Cambria"/>
                </w:rPr>
              </w:rPrChange>
            </w:rPr>
          </w:pPr>
          <w:sdt>
            <w:sdtPr>
              <w:id w:val="-1127673324"/>
              <w:tag w:val="goog_rdk_336"/>
            </w:sdtPr>
            <w:sdtContent>
              <w:ins w:author="Madhu Madhu" w:id="5" w:date="2026-09-24T06:53:19Z">
                <w:sdt>
                  <w:sdtPr>
                    <w:id w:val="1321563451"/>
                    <w:tag w:val="goog_rdk_337"/>
                  </w:sdtPr>
                  <w:sdtContent>
                    <w:del w:author="Anonymous" w:id="55" w:date="2026-09-24T05:26:08Z"/>
                  </w:sdtContent>
                </w:sdt>
              </w:ins>
              <w:sdt>
                <w:sdtPr>
                  <w:id w:val="1175816642"/>
                  <w:tag w:val="goog_rdk_338"/>
                </w:sdtPr>
                <w:sdtContent>
                  <w:ins w:author="Madhu Madhu" w:id="5" w:date="2026-09-24T06:53:19Z">
                    <w:del w:author="Anonymous" w:id="55" w:date="2026-09-24T05:26:08Z">
                      <w:r w:rsidDel="00000000" w:rsidR="00000000" w:rsidRPr="00000000">
                        <w:rPr>
                          <w:rtl w:val="0"/>
                        </w:rPr>
                      </w:r>
                    </w:del>
                  </w:ins>
                </w:sdtContent>
              </w:sdt>
              <w:ins w:author="Madhu Madhu" w:id="5" w:date="2026-09-24T06:53:19Z">
                <w:del w:author="Anonymous" w:id="55" w:date="2026-09-24T05:26:08Z">
                  <w:bookmarkStart w:colFirst="0" w:colLast="0" w:name="_heading=h.4vzztjirvt8e" w:id="9"/>
                  <w:bookmarkEnd w:id="9"/>
                </w:del>
              </w:ins>
            </w:sdtContent>
          </w:sdt>
        </w:p>
      </w:sdtContent>
    </w:sdt>
    <w:sdt>
      <w:sdtPr>
        <w:id w:val="1149897129"/>
        <w:tag w:val="goog_rdk_343"/>
      </w:sdtPr>
      <w:sdtContent>
        <w:p w:rsidR="00000000" w:rsidDel="00000000" w:rsidP="00000000" w:rsidRDefault="00000000" w:rsidRPr="00000000" w14:paraId="0000001D">
          <w:pPr>
            <w:pStyle w:val="Heading1"/>
            <w:ind w:left="-1700" w:firstLine="0"/>
            <w:rPr>
              <w:ins w:author="Madhu Madhu" w:id="5" w:date="2026-09-24T06:53:19Z"/>
              <w:del w:author="Anonymous" w:id="55" w:date="2026-09-24T05:26:08Z"/>
              <w:b w:val="1"/>
              <w:bCs w:val="1"/>
              <w:sz w:val="2"/>
              <w:szCs w:val="2"/>
              <w:highlight w:val="black"/>
              <w:u w:val="single"/>
              <w:rPrChange w:author="Madhu Madhu" w:id="56" w:date="2026-09-24T06:53:19Z">
                <w:rPr>
                  <w:rFonts w:ascii="Cambria" w:cs="Cambria" w:eastAsia="Cambria" w:hAnsi="Cambria"/>
                </w:rPr>
              </w:rPrChange>
            </w:rPr>
          </w:pPr>
          <w:sdt>
            <w:sdtPr>
              <w:id w:val="-1755792039"/>
              <w:tag w:val="goog_rdk_340"/>
            </w:sdtPr>
            <w:sdtContent>
              <w:ins w:author="Madhu Madhu" w:id="5" w:date="2026-09-24T06:53:19Z">
                <w:sdt>
                  <w:sdtPr>
                    <w:id w:val="489113240"/>
                    <w:tag w:val="goog_rdk_341"/>
                  </w:sdtPr>
                  <w:sdtContent>
                    <w:del w:author="Anonymous" w:id="55" w:date="2026-09-24T05:26:08Z"/>
                  </w:sdtContent>
                </w:sdt>
              </w:ins>
              <w:sdt>
                <w:sdtPr>
                  <w:id w:val="1372661758"/>
                  <w:tag w:val="goog_rdk_342"/>
                </w:sdtPr>
                <w:sdtContent>
                  <w:ins w:author="Madhu Madhu" w:id="5" w:date="2026-09-24T06:53:19Z">
                    <w:del w:author="Anonymous" w:id="55" w:date="2026-09-24T05:26:08Z">
                      <w:r w:rsidDel="00000000" w:rsidR="00000000" w:rsidRPr="00000000">
                        <w:rPr>
                          <w:rtl w:val="0"/>
                        </w:rPr>
                      </w:r>
                    </w:del>
                  </w:ins>
                </w:sdtContent>
              </w:sdt>
              <w:ins w:author="Madhu Madhu" w:id="5" w:date="2026-09-24T06:53:19Z">
                <w:del w:author="Anonymous" w:id="55" w:date="2026-09-24T05:26:08Z">
                  <w:bookmarkStart w:colFirst="0" w:colLast="0" w:name="_heading=h.xaxs3adgakbb" w:id="10"/>
                  <w:bookmarkEnd w:id="10"/>
                </w:del>
              </w:ins>
            </w:sdtContent>
          </w:sdt>
        </w:p>
      </w:sdtContent>
    </w:sdt>
    <w:sdt>
      <w:sdtPr>
        <w:id w:val="1349382994"/>
        <w:tag w:val="goog_rdk_347"/>
      </w:sdtPr>
      <w:sdtContent>
        <w:p w:rsidR="00000000" w:rsidDel="00000000" w:rsidP="00000000" w:rsidRDefault="00000000" w:rsidRPr="00000000" w14:paraId="0000001E">
          <w:pPr>
            <w:pStyle w:val="Heading1"/>
            <w:ind w:left="-1700" w:firstLine="0"/>
            <w:rPr>
              <w:ins w:author="Madhu Madhu" w:id="5" w:date="2026-09-24T06:53:19Z"/>
              <w:del w:author="Anonymous" w:id="55" w:date="2026-09-24T05:26:08Z"/>
              <w:b w:val="1"/>
              <w:bCs w:val="1"/>
              <w:sz w:val="2"/>
              <w:szCs w:val="2"/>
              <w:highlight w:val="black"/>
              <w:u w:val="single"/>
              <w:rPrChange w:author="Madhu Madhu" w:id="56" w:date="2026-09-24T06:53:19Z">
                <w:rPr>
                  <w:rFonts w:ascii="Cambria" w:cs="Cambria" w:eastAsia="Cambria" w:hAnsi="Cambria"/>
                </w:rPr>
              </w:rPrChange>
            </w:rPr>
          </w:pPr>
          <w:sdt>
            <w:sdtPr>
              <w:id w:val="-919205893"/>
              <w:tag w:val="goog_rdk_344"/>
            </w:sdtPr>
            <w:sdtContent>
              <w:ins w:author="Madhu Madhu" w:id="5" w:date="2026-09-24T06:53:19Z">
                <w:sdt>
                  <w:sdtPr>
                    <w:id w:val="809271967"/>
                    <w:tag w:val="goog_rdk_345"/>
                  </w:sdtPr>
                  <w:sdtContent>
                    <w:del w:author="Anonymous" w:id="55" w:date="2026-09-24T05:26:08Z"/>
                  </w:sdtContent>
                </w:sdt>
              </w:ins>
              <w:sdt>
                <w:sdtPr>
                  <w:id w:val="-380083341"/>
                  <w:tag w:val="goog_rdk_346"/>
                </w:sdtPr>
                <w:sdtContent>
                  <w:ins w:author="Madhu Madhu" w:id="5" w:date="2026-09-24T06:53:19Z">
                    <w:del w:author="Anonymous" w:id="55" w:date="2026-09-24T05:26:08Z">
                      <w:r w:rsidDel="00000000" w:rsidR="00000000" w:rsidRPr="00000000">
                        <w:rPr>
                          <w:rtl w:val="0"/>
                        </w:rPr>
                      </w:r>
                    </w:del>
                  </w:ins>
                </w:sdtContent>
              </w:sdt>
              <w:ins w:author="Madhu Madhu" w:id="5" w:date="2026-09-24T06:53:19Z">
                <w:del w:author="Anonymous" w:id="55" w:date="2026-09-24T05:26:08Z">
                  <w:bookmarkStart w:colFirst="0" w:colLast="0" w:name="_heading=h.tkx4byb9ruj5" w:id="11"/>
                  <w:bookmarkEnd w:id="11"/>
                </w:del>
              </w:ins>
            </w:sdtContent>
          </w:sdt>
        </w:p>
      </w:sdtContent>
    </w:sdt>
    <w:sdt>
      <w:sdtPr>
        <w:id w:val="-1646304839"/>
        <w:tag w:val="goog_rdk_351"/>
      </w:sdtPr>
      <w:sdtContent>
        <w:p w:rsidR="00000000" w:rsidDel="00000000" w:rsidP="00000000" w:rsidRDefault="00000000" w:rsidRPr="00000000" w14:paraId="0000001F">
          <w:pPr>
            <w:pStyle w:val="Heading1"/>
            <w:ind w:left="-1700" w:firstLine="0"/>
            <w:rPr>
              <w:ins w:author="Madhu Madhu" w:id="5" w:date="2026-09-24T06:53:19Z"/>
              <w:del w:author="Anonymous" w:id="55" w:date="2026-09-24T05:26:08Z"/>
              <w:b w:val="1"/>
              <w:bCs w:val="1"/>
              <w:sz w:val="2"/>
              <w:szCs w:val="2"/>
              <w:highlight w:val="black"/>
              <w:u w:val="single"/>
              <w:rPrChange w:author="Madhu Madhu" w:id="56" w:date="2026-09-24T06:53:19Z">
                <w:rPr>
                  <w:rFonts w:ascii="Cambria" w:cs="Cambria" w:eastAsia="Cambria" w:hAnsi="Cambria"/>
                </w:rPr>
              </w:rPrChange>
            </w:rPr>
          </w:pPr>
          <w:sdt>
            <w:sdtPr>
              <w:id w:val="-33678955"/>
              <w:tag w:val="goog_rdk_348"/>
            </w:sdtPr>
            <w:sdtContent>
              <w:ins w:author="Madhu Madhu" w:id="5" w:date="2026-09-24T06:53:19Z">
                <w:sdt>
                  <w:sdtPr>
                    <w:id w:val="-919417004"/>
                    <w:tag w:val="goog_rdk_349"/>
                  </w:sdtPr>
                  <w:sdtContent>
                    <w:del w:author="Anonymous" w:id="55" w:date="2026-09-24T05:26:08Z"/>
                  </w:sdtContent>
                </w:sdt>
              </w:ins>
              <w:sdt>
                <w:sdtPr>
                  <w:id w:val="-1440672982"/>
                  <w:tag w:val="goog_rdk_350"/>
                </w:sdtPr>
                <w:sdtContent>
                  <w:ins w:author="Madhu Madhu" w:id="5" w:date="2026-09-24T06:53:19Z">
                    <w:del w:author="Anonymous" w:id="55" w:date="2026-09-24T05:26:08Z">
                      <w:r w:rsidDel="00000000" w:rsidR="00000000" w:rsidRPr="00000000">
                        <w:rPr>
                          <w:rtl w:val="0"/>
                        </w:rPr>
                      </w:r>
                    </w:del>
                  </w:ins>
                </w:sdtContent>
              </w:sdt>
              <w:ins w:author="Madhu Madhu" w:id="5" w:date="2026-09-24T06:53:19Z">
                <w:del w:author="Anonymous" w:id="55" w:date="2026-09-24T05:26:08Z">
                  <w:bookmarkStart w:colFirst="0" w:colLast="0" w:name="_heading=h.vk7clhy7fqrk" w:id="12"/>
                  <w:bookmarkEnd w:id="12"/>
                </w:del>
              </w:ins>
            </w:sdtContent>
          </w:sdt>
        </w:p>
      </w:sdtContent>
    </w:sdt>
    <w:sdt>
      <w:sdtPr>
        <w:id w:val="484101608"/>
        <w:tag w:val="goog_rdk_355"/>
      </w:sdtPr>
      <w:sdtContent>
        <w:p w:rsidR="00000000" w:rsidDel="00000000" w:rsidP="00000000" w:rsidRDefault="00000000" w:rsidRPr="00000000" w14:paraId="00000020">
          <w:pPr>
            <w:pStyle w:val="Heading1"/>
            <w:ind w:left="-1700" w:firstLine="0"/>
            <w:rPr>
              <w:ins w:author="Madhu Madhu" w:id="5" w:date="2026-09-24T06:53:19Z"/>
              <w:del w:author="Anonymous" w:id="55" w:date="2026-09-24T05:26:08Z"/>
              <w:b w:val="1"/>
              <w:bCs w:val="1"/>
              <w:sz w:val="2"/>
              <w:szCs w:val="2"/>
              <w:highlight w:val="black"/>
              <w:u w:val="single"/>
              <w:rPrChange w:author="Madhu Madhu" w:id="56" w:date="2026-09-24T06:53:19Z">
                <w:rPr>
                  <w:rFonts w:ascii="Cambria" w:cs="Cambria" w:eastAsia="Cambria" w:hAnsi="Cambria"/>
                </w:rPr>
              </w:rPrChange>
            </w:rPr>
          </w:pPr>
          <w:sdt>
            <w:sdtPr>
              <w:id w:val="-794225742"/>
              <w:tag w:val="goog_rdk_352"/>
            </w:sdtPr>
            <w:sdtContent>
              <w:ins w:author="Madhu Madhu" w:id="5" w:date="2026-09-24T06:53:19Z">
                <w:sdt>
                  <w:sdtPr>
                    <w:id w:val="-207251403"/>
                    <w:tag w:val="goog_rdk_353"/>
                  </w:sdtPr>
                  <w:sdtContent>
                    <w:del w:author="Anonymous" w:id="55" w:date="2026-09-24T05:26:08Z"/>
                  </w:sdtContent>
                </w:sdt>
              </w:ins>
              <w:sdt>
                <w:sdtPr>
                  <w:id w:val="-1502616954"/>
                  <w:tag w:val="goog_rdk_354"/>
                </w:sdtPr>
                <w:sdtContent>
                  <w:ins w:author="Madhu Madhu" w:id="5" w:date="2026-09-24T06:53:19Z">
                    <w:del w:author="Anonymous" w:id="55" w:date="2026-09-24T05:26:08Z">
                      <w:r w:rsidDel="00000000" w:rsidR="00000000" w:rsidRPr="00000000">
                        <w:rPr>
                          <w:rtl w:val="0"/>
                        </w:rPr>
                      </w:r>
                    </w:del>
                  </w:ins>
                </w:sdtContent>
              </w:sdt>
              <w:ins w:author="Madhu Madhu" w:id="5" w:date="2026-09-24T06:53:19Z">
                <w:del w:author="Anonymous" w:id="55" w:date="2026-09-24T05:26:08Z">
                  <w:bookmarkStart w:colFirst="0" w:colLast="0" w:name="_heading=h.cy6dn3nqt3ao" w:id="13"/>
                  <w:bookmarkEnd w:id="13"/>
                </w:del>
              </w:ins>
            </w:sdtContent>
          </w:sdt>
        </w:p>
      </w:sdtContent>
    </w:sdt>
    <w:sdt>
      <w:sdtPr>
        <w:id w:val="654251909"/>
        <w:tag w:val="goog_rdk_364"/>
      </w:sdtPr>
      <w:sdtContent>
        <w:p w:rsidR="00000000" w:rsidDel="00000000" w:rsidP="00000000" w:rsidRDefault="00000000" w:rsidRPr="00000000" w14:paraId="00000021">
          <w:pPr>
            <w:ind w:left="-1700" w:firstLine="0"/>
            <w:rPr>
              <w:ins w:author="Madhu Madhu" w:id="5" w:date="2026-09-24T06:53:19Z"/>
              <w:del w:author="Anonymous" w:id="55" w:date="2026-09-24T05:26:08Z"/>
              <w:strike w:val="1"/>
              <w:rPrChange w:author="Sushanth G.k" w:id="3" w:date="2026-09-24T07:06:28Z">
                <w:rPr>
                  <w:rFonts w:ascii="Cambria" w:cs="Cambria" w:eastAsia="Cambria" w:hAnsi="Cambria"/>
                </w:rPr>
              </w:rPrChange>
            </w:rPr>
          </w:pPr>
          <w:sdt>
            <w:sdtPr>
              <w:id w:val="-328233943"/>
              <w:tag w:val="goog_rdk_356"/>
            </w:sdtPr>
            <w:sdtContent>
              <w:ins w:author="Madhu Madhu" w:id="5" w:date="2026-09-24T06:53:19Z">
                <w:sdt>
                  <w:sdtPr>
                    <w:id w:val="-1963086927"/>
                    <w:tag w:val="goog_rdk_357"/>
                  </w:sdtPr>
                  <w:sdtContent>
                    <w:del w:author="Anonymous" w:id="55" w:date="2026-09-24T05:26:08Z"/>
                  </w:sdtContent>
                </w:sdt>
              </w:ins>
              <w:sdt>
                <w:sdtPr>
                  <w:id w:val="-1706279772"/>
                  <w:tag w:val="goog_rdk_358"/>
                </w:sdtPr>
                <w:sdtContent>
                  <w:ins w:author="Madhu Madhu" w:id="5" w:date="2026-09-24T06:53:19Z">
                    <w:del w:author="Anonymous" w:id="55" w:date="2026-09-24T05:26:08Z">
                      <w:r w:rsidDel="00000000" w:rsidR="00000000" w:rsidRPr="00000000">
                        <w:rPr>
                          <w:b w:val="1"/>
                          <w:bCs w:val="1"/>
                          <w:strike w:val="1"/>
                          <w:sz w:val="2"/>
                          <w:szCs w:val="2"/>
                          <w:highlight w:val="black"/>
                          <w:u w:val="single"/>
                          <w:rtl w:val="0"/>
                          <w:rPrChange w:author="Sushanth G.k" w:id="3" w:date="2026-09-24T07:06:28Z">
                            <w:rPr>
                              <w:rFonts w:ascii="Cambria" w:cs="Cambria" w:eastAsia="Cambria" w:hAnsi="Cambria"/>
                            </w:rPr>
                          </w:rPrChange>
                        </w:rPr>
                        <w:delText xml:space="preserve">                                                                                                                                                                                                                                                                                                                                                                                                                                                                                                                                                                                                                                                                                                                                                                                                                                                                                                                                                                                                                                                                                                                                                                                  thanga pandi</w:delText>
                      </w:r>
                    </w:del>
                  </w:ins>
                </w:sdtContent>
              </w:sdt>
              <w:ins w:author="Madhu Madhu" w:id="5" w:date="2026-09-24T06:53:19Z">
                <w:del w:author="Anonymous" w:id="55" w:date="2026-09-24T05:26:08Z">
                  <w:sdt>
                    <w:sdtPr>
                      <w:id w:val="405755944"/>
                      <w:tag w:val="goog_rdk_359"/>
                    </w:sdtPr>
                    <w:sdtContent>
                      <w:r w:rsidDel="00000000" w:rsidR="00000000" w:rsidRPr="00000000">
                        <w:rPr>
                          <w:strike w:val="1"/>
                          <w:sz w:val="2"/>
                          <w:szCs w:val="2"/>
                          <w:u w:val="single"/>
                          <w:rtl w:val="0"/>
                          <w:rPrChange w:author="Sushanth G.k" w:id="3" w:date="2026-09-24T07:06:28Z">
                            <w:rPr>
                              <w:rFonts w:ascii="Cambria" w:cs="Cambria" w:eastAsia="Cambria" w:hAnsi="Cambria"/>
                            </w:rPr>
                          </w:rPrChange>
                        </w:rPr>
                        <w:delText xml:space="preserve"> </w:delText>
                      </w:r>
                    </w:sdtContent>
                  </w:sdt>
                  <w:sdt>
                    <w:sdtPr>
                      <w:id w:val="1973604969"/>
                      <w:tag w:val="goog_rdk_360"/>
                    </w:sdtPr>
                    <w:sdtContent>
                      <w:r w:rsidDel="00000000" w:rsidR="00000000" w:rsidRPr="00000000">
                        <w:rPr>
                          <w:b w:val="1"/>
                          <w:bCs w:val="1"/>
                          <w:strike w:val="1"/>
                          <w:sz w:val="2"/>
                          <w:szCs w:val="2"/>
                          <w:highlight w:val="black"/>
                          <w:u w:val="single"/>
                          <w:rtl w:val="0"/>
                          <w:rPrChange w:author="Sushanth G.k" w:id="3" w:date="2026-09-24T07:06:28Z">
                            <w:rPr>
                              <w:rFonts w:ascii="Cambria" w:cs="Cambria" w:eastAsia="Cambria" w:hAnsi="Cambria"/>
                            </w:rPr>
                          </w:rPrChange>
                        </w:rPr>
                        <w:delText xml:space="preserve">aq </w:delText>
                      </w:r>
                    </w:sdtContent>
                  </w:sdt>
                  <w:sdt>
                    <w:sdtPr>
                      <w:id w:val="-792192847"/>
                      <w:tag w:val="goog_rdk_361"/>
                    </w:sdtPr>
                    <w:sdtContent>
                      <w:r w:rsidDel="00000000" w:rsidR="00000000" w:rsidRPr="00000000">
                        <w:rPr>
                          <w:strike w:val="1"/>
                          <w:rtl w:val="0"/>
                          <w:rPrChange w:author="Sushanth G.k" w:id="3" w:date="2026-09-24T07:06:28Z">
                            <w:rPr>
                              <w:rFonts w:ascii="Cambria" w:cs="Cambria" w:eastAsia="Cambria" w:hAnsi="Cambria"/>
                            </w:rPr>
                          </w:rPrChange>
                        </w:rPr>
                        <w:delText xml:space="preserve"> uh</w:delText>
                      </w:r>
                    </w:sdtContent>
                  </w:sdt>
                  <w:sdt>
                    <w:sdtPr>
                      <w:id w:val="154310094"/>
                      <w:tag w:val="goog_rdk_36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9jdjdiekyogesh</w:delText>
                      </w:r>
                    </w:sdtContent>
                  </w:sdt>
                  <w:sdt>
                    <w:sdtPr>
                      <w:id w:val="2046855180"/>
                      <w:tag w:val="goog_rdk_363"/>
                    </w:sdtPr>
                    <w:sdtContent>
                      <w:r w:rsidDel="00000000" w:rsidR="00000000" w:rsidRPr="00000000">
                        <w:rPr>
                          <w:rtl w:val="0"/>
                        </w:rPr>
                      </w:r>
                    </w:sdtContent>
                  </w:sdt>
                </w:del>
              </w:ins>
            </w:sdtContent>
          </w:sdt>
        </w:p>
      </w:sdtContent>
    </w:sdt>
    <w:sdt>
      <w:sdtPr>
        <w:id w:val="220034214"/>
        <w:tag w:val="goog_rdk_368"/>
      </w:sdtPr>
      <w:sdtContent>
        <w:p w:rsidR="00000000" w:rsidDel="00000000" w:rsidP="00000000" w:rsidRDefault="00000000" w:rsidRPr="00000000" w14:paraId="00000022">
          <w:pPr>
            <w:pStyle w:val="Heading1"/>
            <w:spacing w:after="200" w:lineRule="auto"/>
            <w:jc w:val="center"/>
            <w:rPr>
              <w:ins w:author="Madhu Madhu" w:id="5" w:date="2026-09-24T06:53:19Z"/>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
          <w:sdt>
            <w:sdtPr>
              <w:id w:val="1598341295"/>
              <w:tag w:val="goog_rdk_365"/>
            </w:sdtPr>
            <w:sdtContent>
              <w:ins w:author="Madhu Madhu" w:id="5" w:date="2026-09-24T06:53:19Z">
                <w:sdt>
                  <w:sdtPr>
                    <w:id w:val="-1894422534"/>
                    <w:tag w:val="goog_rdk_366"/>
                  </w:sdtPr>
                  <w:sdtContent>
                    <w:del w:author="Anonymous" w:id="55" w:date="2026-09-24T05:26:08Z"/>
                  </w:sdtContent>
                </w:sdt>
              </w:ins>
              <w:sdt>
                <w:sdtPr>
                  <w:id w:val="366164286"/>
                  <w:tag w:val="goog_rdk_367"/>
                </w:sdtPr>
                <w:sdtContent>
                  <w:ins w:author="Madhu Madhu" w:id="5" w:date="2026-09-24T06:53:19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III-B.COM(CA)</w:delText>
                      </w:r>
                    </w:del>
                  </w:ins>
                </w:sdtContent>
              </w:sdt>
              <w:ins w:author="Madhu Madhu" w:id="5" w:date="2026-09-24T06:53:19Z">
                <w:del w:author="Anonymous" w:id="55" w:date="2026-09-24T05:26:08Z">
                  <w:bookmarkStart w:colFirst="0" w:colLast="0" w:name="_heading=h.29vripev2frd" w:id="0"/>
                  <w:bookmarkEnd w:id="0"/>
                </w:del>
              </w:ins>
            </w:sdtContent>
          </w:sdt>
        </w:p>
      </w:sdtContent>
    </w:sdt>
    <w:sdt>
      <w:sdtPr>
        <w:id w:val="-259032368"/>
        <w:tag w:val="goog_rdk_380"/>
      </w:sdtPr>
      <w:sdtContent>
        <w:p w:rsidR="00000000" w:rsidDel="00000000" w:rsidP="00000000" w:rsidRDefault="00000000" w:rsidRPr="00000000" w14:paraId="00000023">
          <w:pPr>
            <w:pStyle w:val="Heading1"/>
            <w:spacing w:after="280" w:lineRule="auto"/>
            <w:ind w:right="-561.2598425196836"/>
            <w:jc w:val="center"/>
            <w:rPr>
              <w:ins w:author="Madhu Madhu" w:id="5" w:date="2026-09-24T06:53:19Z"/>
              <w:del w:author="Anonymous" w:id="55" w:date="2026-09-24T05:26:08Z"/>
              <w:strike w:val="1"/>
              <w:u w:val="single"/>
              <w:rPrChange w:author="Sushanth G.k" w:id="3" w:date="2026-09-24T07:06:28Z">
                <w:rPr>
                  <w:rFonts w:ascii="Cambria" w:cs="Cambria" w:eastAsia="Cambria" w:hAnsi="Cambria"/>
                </w:rPr>
              </w:rPrChange>
            </w:rPr>
          </w:pPr>
          <w:sdt>
            <w:sdtPr>
              <w:id w:val="1785083954"/>
              <w:tag w:val="goog_rdk_369"/>
            </w:sdtPr>
            <w:sdtContent>
              <w:ins w:author="Madhu Madhu" w:id="5" w:date="2026-09-24T06:53:19Z">
                <w:sdt>
                  <w:sdtPr>
                    <w:id w:val="-1215697969"/>
                    <w:tag w:val="goog_rdk_370"/>
                  </w:sdtPr>
                  <w:sdtContent>
                    <w:del w:author="Anonymous" w:id="55" w:date="2026-09-24T05:26:08Z"/>
                  </w:sdtContent>
                </w:sdt>
              </w:ins>
              <w:sdt>
                <w:sdtPr>
                  <w:id w:val="-2110719113"/>
                  <w:tag w:val="goog_rdk_371"/>
                </w:sdtPr>
                <w:sdtContent>
                  <w:ins w:author="Madhu Madhu" w:id="5" w:date="2026-09-24T06:53:19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https://chatgpt.c</w:delText>
                      </w:r>
                    </w:del>
                  </w:ins>
                </w:sdtContent>
              </w:sdt>
              <w:ins w:author="Madhu Madhu" w:id="5" w:date="2026-09-24T06:53:19Z">
                <w:del w:author="Anonymous" w:id="55" w:date="2026-09-24T05:26:08Z"/>
              </w:ins>
            </w:sdtContent>
          </w:sdt>
          <w:sdt>
            <w:sdtPr>
              <w:id w:val="1033484764"/>
              <w:tag w:val="goog_rdk_372"/>
            </w:sdtPr>
            <w:sdtContent>
              <w:ins w:author="RANJITHKUMAR A B.C.A." w:id="57" w:date="2026-09-24T07:03:38Z">
                <w:sdt>
                  <w:sdtPr>
                    <w:id w:val="467397275"/>
                    <w:tag w:val="goog_rdk_373"/>
                  </w:sdtPr>
                  <w:sdtContent>
                    <w:del w:author="Anonymous" w:id="55" w:date="2026-09-24T05:26:08Z"/>
                  </w:sdtContent>
                </w:sdt>
              </w:ins>
              <w:sdt>
                <w:sdtPr>
                  <w:id w:val="476703850"/>
                  <w:tag w:val="goog_rdk_374"/>
                </w:sdtPr>
                <w:sdtContent>
                  <w:ins w:author="RANJITHKUMAR A B.C.A." w:id="57" w:date="2026-09-24T07:03:38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om/s/t_6ab4b22a6f0081918891a34</w:delText>
                      </w:r>
                    </w:del>
                  </w:ins>
                </w:sdtContent>
              </w:sdt>
              <w:ins w:author="RANJITHKUMAR A B.C.A." w:id="57" w:date="2026-09-24T07:03:38Z">
                <w:del w:author="Anonymous" w:id="55" w:date="2026-09-24T05:26:08Z"/>
              </w:ins>
            </w:sdtContent>
          </w:sdt>
          <w:sdt>
            <w:sdtPr>
              <w:id w:val="328074378"/>
              <w:tag w:val="goog_rdk_375"/>
            </w:sdtPr>
            <w:sdtContent>
              <w:ins w:author="Madhu Madhu" w:id="5" w:date="2026-09-24T06:53:19Z">
                <w:sdt>
                  <w:sdtPr>
                    <w:id w:val="-602947523"/>
                    <w:tag w:val="goog_rdk_376"/>
                  </w:sdtPr>
                  <w:sdtContent>
                    <w:del w:author="Anonymous" w:id="55" w:date="2026-09-24T05:26:08Z"/>
                  </w:sdtContent>
                </w:sdt>
              </w:ins>
              <w:sdt>
                <w:sdtPr>
                  <w:id w:val="1683885156"/>
                  <w:tag w:val="goog_rdk_377"/>
                </w:sdtPr>
                <w:sdtContent>
                  <w:ins w:author="Madhu Madhu" w:id="5" w:date="2026-09-24T06:53:19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om/s/t_6ab4b22a6f0081918891a34</w:delText>
                      </w:r>
                    </w:del>
                  </w:ins>
                </w:sdtContent>
              </w:sdt>
              <w:ins w:author="Madhu Madhu" w:id="5" w:date="2026-09-24T06:53:19Z">
                <w:del w:author="Anonymous" w:id="55" w:date="2026-09-24T05:26:08Z">
                  <w:bookmarkStart w:colFirst="0" w:colLast="0" w:name="_heading=h.2wa7si9xxu5h" w:id="1"/>
                  <w:bookmarkEnd w:id="1"/>
                  <w:sdt>
                    <w:sdtPr>
                      <w:id w:val="-607599948"/>
                      <w:tag w:val="goog_rdk_37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65037e850</w:delText>
                      </w:r>
                    </w:sdtContent>
                  </w:sdt>
                  <w:sdt>
                    <w:sdtPr>
                      <w:id w:val="1190157723"/>
                      <w:tag w:val="goog_rdk_379"/>
                    </w:sdtPr>
                    <w:sdtContent>
                      <w:r w:rsidDel="00000000" w:rsidR="00000000" w:rsidRPr="00000000">
                        <w:rPr>
                          <w:strike w:val="1"/>
                          <w:u w:val="single"/>
                          <w:rtl w:val="0"/>
                          <w:rPrChange w:author="Sushanth G.k" w:id="3" w:date="2026-09-24T07:06:28Z">
                            <w:rPr>
                              <w:rFonts w:ascii="Cambria" w:cs="Cambria" w:eastAsia="Cambria" w:hAnsi="Cambria"/>
                            </w:rPr>
                          </w:rPrChange>
                        </w:rPr>
                        <w:delText xml:space="preserve">THANGA PANDIpocketSmart AI:</w:delText>
                      </w:r>
                    </w:sdtContent>
                  </w:sdt>
                </w:del>
              </w:ins>
            </w:sdtContent>
          </w:sdt>
        </w:p>
      </w:sdtContent>
    </w:sdt>
    <w:sdt>
      <w:sdtPr>
        <w:id w:val="1807736465"/>
        <w:tag w:val="goog_rdk_385"/>
      </w:sdtPr>
      <w:sdtContent>
        <w:p w:rsidR="00000000" w:rsidDel="00000000" w:rsidP="00000000" w:rsidRDefault="00000000" w:rsidRPr="00000000" w14:paraId="00000024">
          <w:pPr>
            <w:pStyle w:val="Title"/>
            <w:rPr>
              <w:ins w:author="Madhu Madhu" w:id="5" w:date="2026-09-24T06:53:19Z"/>
              <w:del w:author="Anonymous" w:id="55" w:date="2026-09-24T05:26:08Z"/>
              <w:strike w:val="1"/>
              <w:u w:val="single"/>
              <w:rPrChange w:author="Sushanth G.k" w:id="3" w:date="2026-09-24T07:06:28Z">
                <w:rPr>
                  <w:rFonts w:ascii="Cambria" w:cs="Cambria" w:eastAsia="Cambria" w:hAnsi="Cambria"/>
                </w:rPr>
              </w:rPrChange>
            </w:rPr>
          </w:pPr>
          <w:sdt>
            <w:sdtPr>
              <w:id w:val="-1414310454"/>
              <w:tag w:val="goog_rdk_381"/>
            </w:sdtPr>
            <w:sdtContent>
              <w:ins w:author="Madhu Madhu" w:id="5" w:date="2026-09-24T06:53:19Z">
                <w:sdt>
                  <w:sdtPr>
                    <w:id w:val="-1369899612"/>
                    <w:tag w:val="goog_rdk_382"/>
                  </w:sdtPr>
                  <w:sdtContent>
                    <w:del w:author="Anonymous" w:id="55" w:date="2026-09-24T05:26:08Z"/>
                  </w:sdtContent>
                </w:sdt>
              </w:ins>
              <w:sdt>
                <w:sdtPr>
                  <w:id w:val="-1973373994"/>
                  <w:tag w:val="goog_rdk_383"/>
                </w:sdtPr>
                <w:sdtContent>
                  <w:ins w:author="Madhu Madhu" w:id="5" w:date="2026-09-24T06:53:19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g</w:delText>
                      </w:r>
                    </w:del>
                  </w:ins>
                </w:sdtContent>
              </w:sdt>
              <w:ins w:author="Madhu Madhu" w:id="5" w:date="2026-09-24T06:53:19Z">
                <w:del w:author="Anonymous" w:id="55" w:date="2026-09-24T05:26:08Z">
                  <w:bookmarkStart w:colFirst="0" w:colLast="0" w:name="_heading=h.7z74upi0kdah" w:id="2"/>
                  <w:bookmarkEnd w:id="2"/>
                  <w:sdt>
                    <w:sdtPr>
                      <w:id w:val="1679849304"/>
                      <w:tag w:val="goog_rdk_384"/>
                    </w:sdtPr>
                    <w:sdtContent>
                      <w:r w:rsidDel="00000000" w:rsidR="00000000" w:rsidRPr="00000000">
                        <w:rPr>
                          <w:strike w:val="1"/>
                          <w:u w:val="single"/>
                          <w:rtl w:val="0"/>
                          <w:rPrChange w:author="Sushanth G.k" w:id="3" w:date="2026-09-24T07:06:28Z">
                            <w:rPr>
                              <w:rFonts w:ascii="Cambria" w:cs="Cambria" w:eastAsia="Cambria" w:hAnsi="Cambria"/>
                            </w:rPr>
                          </w:rPrChange>
                        </w:rPr>
                        <w:delText xml:space="preserve">/``</w:delText>
                        <w:tab/>
                        <w:tab/>
                        <w:tab/>
                        <w:tab/>
                        <w:tab/>
                        <w:tab/>
                        <w:delText xml:space="preserve">Q</w:delText>
                        <w:tab/>
                        <w:tab/>
                        <w:tab/>
                        <w:tab/>
                        <w:tab/>
                        <w:delText xml:space="preserve">=</w:delText>
                        <w:tab/>
                        <w:tab/>
                        <w:tab/>
                        <w:tab/>
                        <w:delText xml:space="preserve">./;lm[o n/, mgtifu.getadb],k’\kTHANGA PANDI pocket SmartPANDIpocketSmart AI:</w:delText>
                      </w:r>
                    </w:sdtContent>
                  </w:sdt>
                </w:del>
              </w:ins>
            </w:sdtContent>
          </w:sdt>
        </w:p>
      </w:sdtContent>
    </w:sdt>
    <w:sdt>
      <w:sdtPr>
        <w:id w:val="589901099"/>
        <w:tag w:val="goog_rdk_389"/>
      </w:sdtPr>
      <w:sdtContent>
        <w:p w:rsidR="00000000" w:rsidDel="00000000" w:rsidP="00000000" w:rsidRDefault="00000000" w:rsidRPr="00000000" w14:paraId="00000025">
          <w:pPr>
            <w:pStyle w:val="Title"/>
            <w:rPr>
              <w:ins w:author="Madhu Madhu" w:id="5" w:date="2026-09-24T06:53:19Z"/>
              <w:del w:author="Anonymous" w:id="55" w:date="2026-09-24T05:26:08Z"/>
              <w:u w:val="single"/>
              <w:rPrChange w:author="Madhu Madhu" w:id="56" w:date="2026-09-24T06:53:19Z">
                <w:rPr>
                  <w:rFonts w:ascii="Cambria" w:cs="Cambria" w:eastAsia="Cambria" w:hAnsi="Cambria"/>
                </w:rPr>
              </w:rPrChange>
            </w:rPr>
          </w:pPr>
          <w:sdt>
            <w:sdtPr>
              <w:id w:val="1228312815"/>
              <w:tag w:val="goog_rdk_386"/>
            </w:sdtPr>
            <w:sdtContent>
              <w:ins w:author="Madhu Madhu" w:id="5" w:date="2026-09-24T06:53:19Z">
                <w:sdt>
                  <w:sdtPr>
                    <w:id w:val="-2001050222"/>
                    <w:tag w:val="goog_rdk_387"/>
                  </w:sdtPr>
                  <w:sdtContent>
                    <w:del w:author="Anonymous" w:id="55" w:date="2026-09-24T05:26:08Z"/>
                  </w:sdtContent>
                </w:sdt>
              </w:ins>
              <w:sdt>
                <w:sdtPr>
                  <w:id w:val="-1781006088"/>
                  <w:tag w:val="goog_rdk_388"/>
                </w:sdtPr>
                <w:sdtContent>
                  <w:ins w:author="Madhu Madhu" w:id="5" w:date="2026-09-24T06:53:19Z">
                    <w:del w:author="Anonymous" w:id="55" w:date="2026-09-24T05:26:08Z">
                      <w:r w:rsidDel="00000000" w:rsidR="00000000" w:rsidRPr="00000000">
                        <w:rPr>
                          <w:rtl w:val="0"/>
                        </w:rPr>
                      </w:r>
                    </w:del>
                  </w:ins>
                </w:sdtContent>
              </w:sdt>
              <w:ins w:author="Madhu Madhu" w:id="5" w:date="2026-09-24T06:53:19Z">
                <w:del w:author="Anonymous" w:id="55" w:date="2026-09-24T05:26:08Z">
                  <w:bookmarkStart w:colFirst="0" w:colLast="0" w:name="_heading=h.c6cor04s80a4" w:id="3"/>
                  <w:bookmarkEnd w:id="3"/>
                </w:del>
              </w:ins>
            </w:sdtContent>
          </w:sdt>
        </w:p>
      </w:sdtContent>
    </w:sdt>
    <w:sdt>
      <w:sdtPr>
        <w:id w:val="-1209715982"/>
        <w:tag w:val="goog_rdk_395"/>
      </w:sdtPr>
      <w:sdtContent>
        <w:p w:rsidR="00000000" w:rsidDel="00000000" w:rsidP="00000000" w:rsidRDefault="00000000" w:rsidRPr="00000000" w14:paraId="00000026">
          <w:pPr>
            <w:pStyle w:val="Title"/>
            <w:rPr>
              <w:ins w:author="Madhu Madhu" w:id="5" w:date="2026-09-24T06:53:19Z"/>
              <w:del w:author="Anonymous" w:id="55" w:date="2026-09-24T05:26:08Z"/>
              <w:strike w:val="1"/>
              <w:u w:val="single"/>
              <w:rPrChange w:author="Sushanth G.k" w:id="3" w:date="2026-09-24T07:06:28Z">
                <w:rPr>
                  <w:rFonts w:ascii="Cambria" w:cs="Cambria" w:eastAsia="Cambria" w:hAnsi="Cambria"/>
                </w:rPr>
              </w:rPrChange>
            </w:rPr>
          </w:pPr>
          <w:sdt>
            <w:sdtPr>
              <w:id w:val="-173862160"/>
              <w:tag w:val="goog_rdk_390"/>
            </w:sdtPr>
            <w:sdtContent>
              <w:ins w:author="Madhu Madhu" w:id="5" w:date="2026-09-24T06:53:19Z">
                <w:sdt>
                  <w:sdtPr>
                    <w:id w:val="-1127268308"/>
                    <w:tag w:val="goog_rdk_391"/>
                  </w:sdtPr>
                  <w:sdtContent>
                    <w:del w:author="Anonymous" w:id="55" w:date="2026-09-24T05:26:08Z"/>
                  </w:sdtContent>
                </w:sdt>
              </w:ins>
              <w:sdt>
                <w:sdtPr>
                  <w:id w:val="-1531083897"/>
                  <w:tag w:val="goog_rdk_392"/>
                </w:sdtPr>
                <w:sdtContent>
                  <w:ins w:author="Madhu Madhu" w:id="5" w:date="2026-09-24T06:53:19Z">
                    <w:del w:author="Anonymous" w:id="55" w:date="2026-09-24T05:26:08Z">
                      <w:r w:rsidDel="00000000" w:rsidR="00000000" w:rsidRPr="00000000">
                        <w:rPr>
                          <w:strike w:val="1"/>
                          <w:u w:val="single"/>
                          <w:rtl w:val="0"/>
                          <w:rPrChange w:author="Sushanth G.k" w:id="3" w:date="2026-09-24T07:06:28Z">
                            <w:rPr>
                              <w:rFonts w:ascii="Cambria" w:cs="Cambria" w:eastAsia="Cambria" w:hAnsi="Cambria"/>
                            </w:rPr>
                          </w:rPrChange>
                        </w:rPr>
                        <w:delText xml:space="preserve">g/,mo b bnk0[</w:delText>
                        <w:tab/>
                        <w:tab/>
                        <w:tab/>
                        <w:tab/>
                        <w:tab/>
                        <w:tab/>
                        <w:tab/>
                        <w:tab/>
                        <w:delText xml:space="preserve">-</w:delText>
                        <w:tab/>
                        <w:tab/>
                        <w:tab/>
                        <w:tab/>
                        <w:tab/>
                        <w:tab/>
                        <w:tab/>
                        <w:tab/>
                        <w:tab/>
                        <w:tab/>
                        <w:tab/>
                        <w:tab/>
                        <w:tab/>
                        <w:tab/>
                        <w:tab/>
                        <w:tab/>
                        <w:tab/>
                        <w:tab/>
                        <w:tab/>
                        <w:tab/>
                        <w:tab/>
                        <w:tab/>
                        <w:tab/>
                        <w:tab/>
                        <w:tab/>
                        <w:delText xml:space="preserve">-  n-</w:delText>
                      </w:r>
                    </w:del>
                  </w:ins>
                </w:sdtContent>
              </w:sdt>
              <w:ins w:author="Madhu Madhu" w:id="5" w:date="2026-09-24T06:53:19Z">
                <w:del w:author="Anonymous" w:id="55" w:date="2026-09-24T05:26:08Z">
                  <w:bookmarkStart w:colFirst="0" w:colLast="0" w:name="_heading=h.7z74upi0kdah" w:id="2"/>
                  <w:bookmarkEnd w:id="2"/>
                  <w:sdt>
                    <w:sdtPr>
                      <w:id w:val="923061664"/>
                      <w:tag w:val="goog_rdk_393"/>
                    </w:sdtPr>
                    <w:sdtContent>
                      <w:r w:rsidDel="00000000" w:rsidR="00000000" w:rsidRPr="00000000">
                        <w:rPr>
                          <w:strike w:val="1"/>
                          <w:u w:val="single"/>
                          <w:rtl w:val="0"/>
                          <w:rPrChange w:author="Sushanth G.k" w:id="3" w:date="2026-09-24T07:06:28Z">
                            <w:rPr>
                              <w:rFonts w:ascii="Cambria" w:cs="Cambria" w:eastAsia="Cambria" w:hAnsi="Cambria"/>
                            </w:rPr>
                          </w:rPrChange>
                        </w:rPr>
                        <w:delText xml:space="preserve">PocketSmart AI: Your Smart Budget &amp; Recommendation Assistant</w:delText>
                      </w:r>
                    </w:sdtContent>
                  </w:sdt>
                  <w:sdt>
                    <w:sdtPr>
                      <w:id w:val="637266930"/>
                      <w:tag w:val="goog_rdk_394"/>
                    </w:sdtPr>
                    <w:sdtContent>
                      <w:r w:rsidDel="00000000" w:rsidR="00000000" w:rsidRPr="00000000">
                        <w:rPr>
                          <w:strike w:val="1"/>
                          <w:u w:val="single"/>
                          <w:rtl w:val="0"/>
                          <w:rPrChange w:author="Sushanth G.k" w:id="3" w:date="2026-09-24T07:06:28Z">
                            <w:rPr>
                              <w:rFonts w:ascii="Cambria" w:cs="Cambria" w:eastAsia="Cambria" w:hAnsi="Cambria"/>
                            </w:rPr>
                          </w:rPrChange>
                        </w:rPr>
                        <w:delText xml:space="preserve">(Gen AI powered budget —fkkm.,dfkk</w:delText>
                      </w:r>
                    </w:sdtContent>
                  </w:sdt>
                </w:del>
              </w:ins>
            </w:sdtContent>
          </w:sdt>
        </w:p>
      </w:sdtContent>
    </w:sdt>
    <w:sdt>
      <w:sdtPr>
        <w:id w:val="-1592095350"/>
        <w:tag w:val="goog_rdk_399"/>
      </w:sdtPr>
      <w:sdtContent>
        <w:p w:rsidR="00000000" w:rsidDel="00000000" w:rsidP="00000000" w:rsidRDefault="00000000" w:rsidRPr="00000000" w14:paraId="00000027">
          <w:pPr>
            <w:pStyle w:val="Title"/>
            <w:tabs>
              <w:tab w:val="center" w:leader="none" w:pos="4513"/>
              <w:tab w:val="right" w:leader="none" w:pos="9026"/>
            </w:tabs>
            <w:spacing w:after="280" w:lineRule="auto"/>
            <w:ind w:right="-561.2598425196836"/>
            <w:jc w:val="center"/>
            <w:rPr>
              <w:ins w:author="Madhu Madhu" w:id="5" w:date="2026-09-24T06:53:19Z"/>
              <w:del w:author="Anonymous" w:id="55" w:date="2026-09-24T05:26:08Z"/>
              <w:strike w:val="1"/>
              <w:u w:val="single"/>
              <w:rPrChange w:author="Sushanth G.k" w:id="3" w:date="2026-09-24T07:06:28Z">
                <w:rPr>
                  <w:rFonts w:ascii="Cambria" w:cs="Cambria" w:eastAsia="Cambria" w:hAnsi="Cambria"/>
                </w:rPr>
              </w:rPrChange>
            </w:rPr>
          </w:pPr>
          <w:sdt>
            <w:sdtPr>
              <w:id w:val="-115925188"/>
              <w:tag w:val="goog_rdk_396"/>
            </w:sdtPr>
            <w:sdtContent>
              <w:ins w:author="Madhu Madhu" w:id="5" w:date="2026-09-24T06:53:19Z">
                <w:sdt>
                  <w:sdtPr>
                    <w:id w:val="-878079731"/>
                    <w:tag w:val="goog_rdk_397"/>
                  </w:sdtPr>
                  <w:sdtContent>
                    <w:del w:author="Anonymous" w:id="55" w:date="2026-09-24T05:26:08Z"/>
                  </w:sdtContent>
                </w:sdt>
              </w:ins>
              <w:sdt>
                <w:sdtPr>
                  <w:id w:val="-1414159987"/>
                  <w:tag w:val="goog_rdk_398"/>
                </w:sdtPr>
                <w:sdtContent>
                  <w:ins w:author="Madhu Madhu" w:id="5" w:date="2026-09-24T06:53:19Z">
                    <w:del w:author="Anonymous" w:id="55" w:date="2026-09-24T05:26:08Z">
                      <w:r w:rsidDel="00000000" w:rsidR="00000000" w:rsidRPr="00000000">
                        <w:rPr>
                          <w:strike w:val="1"/>
                          <w:u w:val="single"/>
                          <w:rtl w:val="0"/>
                          <w:rPrChange w:author="Sushanth G.k" w:id="3" w:date="2026-09-24T07:06:28Z">
                            <w:rPr>
                              <w:rFonts w:ascii="Cambria" w:cs="Cambria" w:eastAsia="Cambria" w:hAnsi="Cambria"/>
                            </w:rPr>
                          </w:rPrChange>
                        </w:rPr>
                        <w:delText xml:space="preserve">``m</w:delText>
                        <w:tab/>
                        <w:tab/>
                        <w:tab/>
                        <w:tab/>
                        <w:tab/>
                        <w:tab/>
                        <w:delText xml:space="preserve">Qm.,dfkk</w:delText>
                      </w:r>
                    </w:del>
                  </w:ins>
                </w:sdtContent>
              </w:sdt>
              <w:ins w:author="Madhu Madhu" w:id="5" w:date="2026-09-24T06:53:19Z">
                <w:del w:author="Anonymous" w:id="55" w:date="2026-09-24T05:26:08Z">
                  <w:bookmarkStart w:colFirst="0" w:colLast="0" w:name="_heading=h.7z74upi0kdah" w:id="2"/>
                  <w:bookmarkEnd w:id="2"/>
                </w:del>
              </w:ins>
            </w:sdtContent>
          </w:sdt>
        </w:p>
      </w:sdtContent>
    </w:sdt>
    <w:sdt>
      <w:sdtPr>
        <w:id w:val="-412658333"/>
        <w:tag w:val="goog_rdk_403"/>
      </w:sdtPr>
      <w:sdtContent>
        <w:p w:rsidR="00000000" w:rsidDel="00000000" w:rsidP="00000000" w:rsidRDefault="00000000" w:rsidRPr="00000000" w14:paraId="00000028">
          <w:pPr>
            <w:numPr>
              <w:ilvl w:val="0"/>
              <w:numId w:val="5"/>
            </w:numPr>
            <w:tabs>
              <w:tab w:val="center" w:leader="none" w:pos="4513"/>
              <w:tab w:val="right" w:leader="none" w:pos="9026"/>
            </w:tabs>
            <w:spacing w:after="280" w:lineRule="auto"/>
            <w:ind w:left="720" w:right="-561.2598425196836" w:hanging="360"/>
            <w:jc w:val="center"/>
            <w:rPr>
              <w:ins w:author="Madhu Madhu" w:id="5" w:date="2026-09-24T06:53:19Z"/>
              <w:del w:author="Anonymous" w:id="55" w:date="2026-09-24T05:26:08Z"/>
              <w:rFonts w:ascii="Calibri" w:cs="Calibri" w:eastAsia="Calibri" w:hAnsi="Calibri"/>
              <w:strike w:val="1"/>
              <w:sz w:val="22"/>
              <w:szCs w:val="22"/>
            </w:rPr>
          </w:pPr>
          <w:sdt>
            <w:sdtPr>
              <w:id w:val="658243106"/>
              <w:tag w:val="goog_rdk_400"/>
            </w:sdtPr>
            <w:sdtContent>
              <w:ins w:author="Madhu Madhu" w:id="5" w:date="2026-09-24T06:53:19Z">
                <w:sdt>
                  <w:sdtPr>
                    <w:id w:val="-1269517940"/>
                    <w:tag w:val="goog_rdk_401"/>
                  </w:sdtPr>
                  <w:sdtContent>
                    <w:del w:author="Anonymous" w:id="55" w:date="2026-09-24T05:26:08Z"/>
                  </w:sdtContent>
                </w:sdt>
              </w:ins>
              <w:sdt>
                <w:sdtPr>
                  <w:id w:val="1048662920"/>
                  <w:tag w:val="goog_rdk_402"/>
                </w:sdtPr>
                <w:sdtContent>
                  <w:ins w:author="Madhu Madhu" w:id="5" w:date="2026-09-24T06:53:19Z">
                    <w:del w:author="Anonymous" w:id="55" w:date="2026-09-24T05:26:08Z">
                      <w:r w:rsidDel="00000000" w:rsidR="00000000" w:rsidRPr="00000000">
                        <w:rPr>
                          <w:strike w:val="1"/>
                          <w:u w:val="single"/>
                          <w:rtl w:val="0"/>
                          <w:rPrChange w:author="Sushanth G.k" w:id="3" w:date="2026-09-24T07:06:28Z">
                            <w:rPr>
                              <w:rFonts w:ascii="Cambria" w:cs="Cambria" w:eastAsia="Cambria" w:hAnsi="Cambria"/>
                            </w:rPr>
                          </w:rPrChange>
                        </w:rPr>
                        <w:delText xml:space="preserve">TY5R</w:delText>
                        <w:tab/>
                        <w:tab/>
                        <w:tab/>
                        <w:tab/>
                        <w:delText xml:space="preserve">fkkm.,dfkk</w:delText>
                      </w:r>
                    </w:del>
                  </w:ins>
                </w:sdtContent>
              </w:sdt>
              <w:ins w:author="Madhu Madhu" w:id="5" w:date="2026-09-24T06:53:19Z">
                <w:del w:author="Anonymous" w:id="55" w:date="2026-09-24T05:26:08Z"/>
              </w:ins>
            </w:sdtContent>
          </w:sdt>
        </w:p>
      </w:sdtContent>
    </w:sdt>
    <w:sdt>
      <w:sdtPr>
        <w:id w:val="117744263"/>
        <w:tag w:val="goog_rdk_407"/>
      </w:sdtPr>
      <w:sdtContent>
        <w:p w:rsidR="00000000" w:rsidDel="00000000" w:rsidP="00000000" w:rsidRDefault="00000000" w:rsidRPr="00000000" w14:paraId="00000029">
          <w:pPr>
            <w:pStyle w:val="Heading1"/>
            <w:numPr>
              <w:ilvl w:val="0"/>
              <w:numId w:val="5"/>
            </w:numPr>
            <w:tabs>
              <w:tab w:val="center" w:leader="none" w:pos="4513"/>
              <w:tab w:val="right" w:leader="none" w:pos="9026"/>
            </w:tabs>
            <w:spacing w:after="280" w:lineRule="auto"/>
            <w:ind w:left="720" w:right="-561.2598425196836" w:hanging="360"/>
            <w:jc w:val="center"/>
            <w:rPr>
              <w:ins w:author="Madhu Madhu" w:id="5" w:date="2026-09-24T06:53:19Z"/>
              <w:del w:author="Anonymous" w:id="55" w:date="2026-09-24T05:26:08Z"/>
              <w:rFonts w:ascii="Calibri" w:cs="Calibri" w:eastAsia="Calibri" w:hAnsi="Calibri"/>
              <w:strike w:val="1"/>
              <w:highlight w:val="black"/>
            </w:rPr>
          </w:pPr>
          <w:sdt>
            <w:sdtPr>
              <w:id w:val="-66787433"/>
              <w:tag w:val="goog_rdk_404"/>
            </w:sdtPr>
            <w:sdtContent>
              <w:ins w:author="Madhu Madhu" w:id="5" w:date="2026-09-24T06:53:19Z">
                <w:sdt>
                  <w:sdtPr>
                    <w:id w:val="974171038"/>
                    <w:tag w:val="goog_rdk_405"/>
                  </w:sdtPr>
                  <w:sdtContent>
                    <w:del w:author="Anonymous" w:id="55" w:date="2026-09-24T05:26:08Z"/>
                  </w:sdtContent>
                </w:sdt>
              </w:ins>
              <w:sdt>
                <w:sdtPr>
                  <w:id w:val="-1418110280"/>
                  <w:tag w:val="goog_rdk_406"/>
                </w:sdtPr>
                <w:sdtContent>
                  <w:ins w:author="Madhu Madhu" w:id="5" w:date="2026-09-24T06:53:19Z">
                    <w:del w:author="Anonymous" w:id="55" w:date="2026-09-24T05:26:08Z">
                      <w:r w:rsidDel="00000000" w:rsidR="00000000" w:rsidRPr="00000000">
                        <w:rPr>
                          <w:strike w:val="1"/>
                          <w:u w:val="single"/>
                          <w:rtl w:val="0"/>
                          <w:rPrChange w:author="Sushanth G.k" w:id="3" w:date="2026-09-24T07:06:28Z">
                            <w:rPr>
                              <w:rFonts w:ascii="Cambria" w:cs="Cambria" w:eastAsia="Cambria" w:hAnsi="Cambria"/>
                            </w:rPr>
                          </w:rPrChange>
                        </w:rPr>
                        <w:delText xml:space="preserve">``m</w:delText>
                        <w:tab/>
                        <w:delText xml:space="preserve">=</w:delText>
                        <w:tab/>
                        <w:tab/>
                        <w:tab/>
                        <w:tab/>
                        <w:tab/>
                        <w:tab/>
                        <w:tab/>
                        <w:tab/>
                        <w:tab/>
                        <w:tab/>
                        <w:tab/>
                        <w:tab/>
                        <w:tab/>
                        <w:tab/>
                        <w:tab/>
                        <w:tab/>
                        <w:tab/>
                        <w:tab/>
                        <w:tab/>
                        <w:tab/>
                      </w:r>
                    </w:del>
                  </w:ins>
                </w:sdtContent>
              </w:sdt>
              <w:ins w:author="Madhu Madhu" w:id="5" w:date="2026-09-24T06:53:19Z">
                <w:del w:author="Anonymous" w:id="55" w:date="2026-09-24T05:26:08Z">
                  <w:bookmarkStart w:colFirst="0" w:colLast="0" w:name="_heading=h.erqgmjgjetkl" w:id="14"/>
                  <w:bookmarkEnd w:id="14"/>
                </w:del>
              </w:ins>
            </w:sdtContent>
          </w:sdt>
        </w:p>
      </w:sdtContent>
    </w:sdt>
    <w:sdt>
      <w:sdtPr>
        <w:id w:val="1215246655"/>
        <w:tag w:val="goog_rdk_411"/>
      </w:sdtPr>
      <w:sdtContent>
        <w:p w:rsidR="00000000" w:rsidDel="00000000" w:rsidP="00000000" w:rsidRDefault="00000000" w:rsidRPr="00000000" w14:paraId="0000002A">
          <w:pPr>
            <w:numPr>
              <w:ilvl w:val="0"/>
              <w:numId w:val="5"/>
            </w:numPr>
            <w:spacing w:after="280" w:lineRule="auto"/>
            <w:ind w:left="-1695" w:right="-561.2598425196836" w:firstLine="0"/>
            <w:jc w:val="center"/>
            <w:rPr>
              <w:ins w:author="Madhu Madhu" w:id="5" w:date="2026-09-24T06:53:19Z"/>
              <w:del w:author="Anonymous" w:id="55" w:date="2026-09-24T05:26:08Z"/>
              <w:strike w:val="1"/>
              <w:sz w:val="22"/>
              <w:szCs w:val="22"/>
            </w:rPr>
          </w:pPr>
          <w:sdt>
            <w:sdtPr>
              <w:id w:val="-766255027"/>
              <w:tag w:val="goog_rdk_408"/>
            </w:sdtPr>
            <w:sdtContent>
              <w:ins w:author="Madhu Madhu" w:id="5" w:date="2026-09-24T06:53:19Z">
                <w:sdt>
                  <w:sdtPr>
                    <w:id w:val="-1116168568"/>
                    <w:tag w:val="goog_rdk_409"/>
                  </w:sdtPr>
                  <w:sdtContent>
                    <w:del w:author="Anonymous" w:id="55" w:date="2026-09-24T05:26:08Z"/>
                  </w:sdtContent>
                </w:sdt>
              </w:ins>
              <w:sdt>
                <w:sdtPr>
                  <w:id w:val="1165906769"/>
                  <w:tag w:val="goog_rdk_410"/>
                </w:sdtPr>
                <w:sdtContent>
                  <w:ins w:author="Madhu Madhu" w:id="5" w:date="2026-09-24T06:53:19Z">
                    <w:del w:author="Anonymous" w:id="55" w:date="2026-09-24T05:26:08Z">
                      <w:r w:rsidDel="00000000" w:rsidR="00000000" w:rsidRPr="00000000">
                        <w:rPr>
                          <w:strike w:val="1"/>
                          <w:u w:val="single"/>
                          <w:rtl w:val="0"/>
                          <w:rPrChange w:author="Sushanth G.k" w:id="3" w:date="2026-09-24T07:06:28Z">
                            <w:rPr>
                              <w:rFonts w:ascii="Cambria" w:cs="Cambria" w:eastAsia="Cambria" w:hAnsi="Cambria"/>
                            </w:rPr>
                          </w:rPrChange>
                        </w:rPr>
                        <w:delText xml:space="preserve">``</w:delText>
                        <w:tab/>
                        <w:tab/>
                        <w:tab/>
                        <w:tab/>
                        <w:tab/>
                        <w:tab/>
                        <w:delText xml:space="preserve">Q</w:delText>
                        <w:tab/>
                        <w:tab/>
                        <w:tab/>
                        <w:tab/>
                        <w:tab/>
                        <w:delText xml:space="preserve">=</w:delText>
                        <w:tab/>
                        <w:tab/>
                        <w:tab/>
                        <w:tab/>
                        <w:tab/>
                        <w:tab/>
                        <w:tab/>
                        <w:tab/>
                        <w:tab/>
                        <w:tab/>
                        <w:tab/>
                        <w:tab/>
                        <w:tab/>
                      </w:r>
                    </w:del>
                  </w:ins>
                </w:sdtContent>
              </w:sdt>
              <w:ins w:author="Madhu Madhu" w:id="5" w:date="2026-09-24T06:53:19Z">
                <w:del w:author="Anonymous" w:id="55" w:date="2026-09-24T05:26:08Z"/>
              </w:ins>
            </w:sdtContent>
          </w:sdt>
        </w:p>
      </w:sdtContent>
    </w:sdt>
    <w:sdt>
      <w:sdtPr>
        <w:id w:val="-1647530871"/>
        <w:tag w:val="goog_rdk_417"/>
      </w:sdtPr>
      <w:sdtContent>
        <w:p w:rsidR="00000000" w:rsidDel="00000000" w:rsidP="00000000" w:rsidRDefault="00000000" w:rsidRPr="00000000" w14:paraId="0000002B">
          <w:pPr>
            <w:spacing w:after="280" w:lineRule="auto"/>
            <w:ind w:left="720" w:right="-561.2598425196836" w:firstLine="0"/>
            <w:jc w:val="center"/>
            <w:rPr>
              <w:ins w:author="Madhu Madhu" w:id="5" w:date="2026-09-24T06:53:19Z"/>
              <w:del w:author="Anonymous" w:id="55" w:date="2026-09-24T05:26:08Z"/>
              <w:strike w:val="1"/>
              <w:u w:val="single"/>
              <w:rPrChange w:author="Sushanth G.k" w:id="3" w:date="2026-09-24T07:06:28Z">
                <w:rPr>
                  <w:rFonts w:ascii="Cambria" w:cs="Cambria" w:eastAsia="Cambria" w:hAnsi="Cambria"/>
                </w:rPr>
              </w:rPrChange>
            </w:rPr>
          </w:pPr>
          <w:sdt>
            <w:sdtPr>
              <w:id w:val="825878978"/>
              <w:tag w:val="goog_rdk_412"/>
            </w:sdtPr>
            <w:sdtContent>
              <w:ins w:author="Madhu Madhu" w:id="5" w:date="2026-09-24T06:53:19Z">
                <w:sdt>
                  <w:sdtPr>
                    <w:id w:val="1310786729"/>
                    <w:tag w:val="goog_rdk_413"/>
                  </w:sdtPr>
                  <w:sdtContent>
                    <w:del w:author="Anonymous" w:id="55" w:date="2026-09-24T05:26:08Z"/>
                  </w:sdtContent>
                </w:sdt>
              </w:ins>
              <w:sdt>
                <w:sdtPr>
                  <w:id w:val="-1965354414"/>
                  <w:tag w:val="goog_rdk_414"/>
                </w:sdtPr>
                <w:sdtContent>
                  <w:ins w:author="Madhu Madhu" w:id="5" w:date="2026-09-24T06:53:19Z">
                    <w:del w:author="Anonymous" w:id="55" w:date="2026-09-24T05:26:08Z">
                      <w:r w:rsidDel="00000000" w:rsidR="00000000" w:rsidRPr="00000000">
                        <w:rPr>
                          <w:strike w:val="1"/>
                          <w:u w:val="single"/>
                          <w:rtl w:val="0"/>
                          <w:rPrChange w:author="Sushanth G.k" w:id="3" w:date="2026-09-24T07:06:28Z">
                            <w:rPr>
                              <w:rFonts w:ascii="Cambria" w:cs="Cambria" w:eastAsia="Cambria" w:hAnsi="Cambria"/>
                            </w:rPr>
                          </w:rPrChange>
                        </w:rPr>
                        <w:delText xml:space="preserve">-.and recommendation assistant)</w:delText>
                      </w:r>
                    </w:del>
                  </w:ins>
                </w:sdtContent>
              </w:sdt>
              <w:ins w:author="Madhu Madhu" w:id="5" w:date="2026-09-24T06:53:19Z">
                <w:del w:author="Anonymous" w:id="55" w:date="2026-09-24T05:26:08Z">
                  <w:sdt>
                    <w:sdtPr>
                      <w:id w:val="1517204560"/>
                      <w:tag w:val="goog_rdk_415"/>
                    </w:sdtPr>
                    <w:sdtContent>
                      <w:r w:rsidDel="00000000" w:rsidR="00000000" w:rsidRPr="00000000">
                        <w:rPr>
                          <w:rFonts w:ascii="Calibri" w:cs="Calibri" w:eastAsia="Calibri" w:hAnsi="Calibri"/>
                          <w:strike w:val="1"/>
                          <w:sz w:val="26"/>
                          <w:szCs w:val="26"/>
                          <w:highlight w:val="black"/>
                          <w:u w:val="single"/>
                          <w:rtl w:val="0"/>
                          <w:rPrChange w:author="Sushanth G.k" w:id="3" w:date="2026-09-24T07:06:28Z">
                            <w:rPr>
                              <w:rFonts w:ascii="Cambria" w:cs="Cambria" w:eastAsia="Cambria" w:hAnsi="Cambria"/>
                            </w:rPr>
                          </w:rPrChange>
                        </w:rPr>
                        <w:delText xml:space="preserve">                                                                                                       </w:delText>
                      </w:r>
                    </w:sdtContent>
                  </w:sdt>
                  <w:sdt>
                    <w:sdtPr>
                      <w:id w:val="-220627603"/>
                      <w:tag w:val="goog_rdk_416"/>
                    </w:sdtPr>
                    <w:sdtContent>
                      <w:r w:rsidDel="00000000" w:rsidR="00000000" w:rsidRPr="00000000">
                        <w:rPr>
                          <w:rtl w:val="0"/>
                        </w:rPr>
                      </w:r>
                    </w:sdtContent>
                  </w:sdt>
                </w:del>
              </w:ins>
            </w:sdtContent>
          </w:sdt>
        </w:p>
      </w:sdtContent>
    </w:sdt>
    <w:sdt>
      <w:sdtPr>
        <w:id w:val="-108109052"/>
        <w:tag w:val="goog_rdk_421"/>
      </w:sdtPr>
      <w:sdtContent>
        <w:p w:rsidR="00000000" w:rsidDel="00000000" w:rsidP="00000000" w:rsidRDefault="00000000" w:rsidRPr="00000000" w14:paraId="0000002C">
          <w:pPr>
            <w:spacing w:after="280" w:lineRule="auto"/>
            <w:ind w:left="720" w:right="-561.2598425196836" w:firstLine="0"/>
            <w:jc w:val="center"/>
            <w:rPr>
              <w:ins w:author="Madhu Madhu" w:id="5" w:date="2026-09-24T06:53:19Z"/>
              <w:del w:author="Anonymous" w:id="55" w:date="2026-09-24T05:26:08Z"/>
              <w:rFonts w:ascii="Calibri" w:cs="Calibri" w:eastAsia="Calibri" w:hAnsi="Calibri"/>
              <w:strike w:val="1"/>
              <w:sz w:val="26"/>
              <w:szCs w:val="26"/>
              <w:highlight w:val="black"/>
              <w:u w:val="single"/>
              <w:rPrChange w:author="Sushanth G.k" w:id="3" w:date="2026-09-24T07:06:28Z">
                <w:rPr>
                  <w:rFonts w:ascii="Cambria" w:cs="Cambria" w:eastAsia="Cambria" w:hAnsi="Cambria"/>
                </w:rPr>
              </w:rPrChange>
            </w:rPr>
          </w:pPr>
          <w:sdt>
            <w:sdtPr>
              <w:id w:val="1145456004"/>
              <w:tag w:val="goog_rdk_418"/>
            </w:sdtPr>
            <w:sdtContent>
              <w:ins w:author="Madhu Madhu" w:id="5" w:date="2026-09-24T06:53:19Z">
                <w:sdt>
                  <w:sdtPr>
                    <w:id w:val="-1329284934"/>
                    <w:tag w:val="goog_rdk_419"/>
                  </w:sdtPr>
                  <w:sdtContent>
                    <w:del w:author="Anonymous" w:id="55" w:date="2026-09-24T05:26:08Z"/>
                  </w:sdtContent>
                </w:sdt>
              </w:ins>
              <w:sdt>
                <w:sdtPr>
                  <w:id w:val="-227560686"/>
                  <w:tag w:val="goog_rdk_420"/>
                </w:sdtPr>
                <w:sdtContent>
                  <w:ins w:author="Madhu Madhu" w:id="5" w:date="2026-09-24T06:53:19Z">
                    <w:del w:author="Anonymous" w:id="55" w:date="2026-09-24T05:26:08Z">
                      <w:r w:rsidDel="00000000" w:rsidR="00000000" w:rsidRPr="00000000">
                        <w:rPr>
                          <w:rFonts w:ascii="Calibri" w:cs="Calibri" w:eastAsia="Calibri" w:hAnsi="Calibri"/>
                          <w:strike w:val="1"/>
                          <w:sz w:val="26"/>
                          <w:szCs w:val="26"/>
                          <w:highlight w:val="black"/>
                          <w:u w:val="single"/>
                          <w:rtl w:val="0"/>
                          <w:rPrChange w:author="Sushanth G.k" w:id="3" w:date="2026-09-24T07:06:28Z">
                            <w:rPr>
                              <w:rFonts w:ascii="Cambria" w:cs="Cambria" w:eastAsia="Cambria" w:hAnsi="Cambria"/>
                            </w:rPr>
                          </w:rPrChange>
                        </w:rPr>
                        <w:delText xml:space="preserve">Project Description</w:delText>
                      </w:r>
                    </w:del>
                  </w:ins>
                </w:sdtContent>
              </w:sdt>
              <w:ins w:author="Madhu Madhu" w:id="5" w:date="2026-09-24T06:53:19Z">
                <w:del w:author="Anonymous" w:id="55" w:date="2026-09-24T05:26:08Z"/>
              </w:ins>
            </w:sdtContent>
          </w:sdt>
        </w:p>
      </w:sdtContent>
    </w:sdt>
    <w:sdt>
      <w:sdtPr>
        <w:id w:val="-1683941895"/>
        <w:tag w:val="goog_rdk_430"/>
      </w:sdtPr>
      <w:sdtContent>
        <w:p w:rsidR="00000000" w:rsidDel="00000000" w:rsidP="00000000" w:rsidRDefault="00000000" w:rsidRPr="00000000" w14:paraId="0000002D">
          <w:pPr>
            <w:pStyle w:val="Heading1"/>
            <w:ind w:left="-1700" w:firstLine="0"/>
            <w:rPr>
              <w:ins w:author="Madhu Madhu" w:id="5" w:date="2026-09-24T06:53:19Z"/>
              <w:del w:author="Anonymous" w:id="55" w:date="2026-09-24T05:26:08Z"/>
              <w:rFonts w:ascii="Calibri" w:cs="Calibri" w:eastAsia="Calibri" w:hAnsi="Calibri"/>
              <w:strike w:val="1"/>
              <w:sz w:val="24"/>
              <w:szCs w:val="24"/>
              <w:highlight w:val="black"/>
              <w:u w:val="single"/>
              <w:rPrChange w:author="Sushanth G.k" w:id="3" w:date="2026-09-24T07:06:28Z">
                <w:rPr>
                  <w:rFonts w:ascii="Cambria" w:cs="Cambria" w:eastAsia="Cambria" w:hAnsi="Cambria"/>
                </w:rPr>
              </w:rPrChange>
            </w:rPr>
          </w:pPr>
          <w:sdt>
            <w:sdtPr>
              <w:id w:val="-1463415220"/>
              <w:tag w:val="goog_rdk_422"/>
            </w:sdtPr>
            <w:sdtContent>
              <w:ins w:author="Madhu Madhu" w:id="5" w:date="2026-09-24T06:53:19Z">
                <w:sdt>
                  <w:sdtPr>
                    <w:id w:val="-1044531749"/>
                    <w:tag w:val="goog_rdk_423"/>
                  </w:sdtPr>
                  <w:sdtContent>
                    <w:del w:author="Anonymous" w:id="55" w:date="2026-09-24T05:26:08Z"/>
                  </w:sdtContent>
                </w:sdt>
              </w:ins>
              <w:sdt>
                <w:sdtPr>
                  <w:id w:val="-914039433"/>
                  <w:tag w:val="goog_rdk_424"/>
                </w:sdtPr>
                <w:sdtContent>
                  <w:ins w:author="Madhu Madhu" w:id="5" w:date="2026-09-24T06:53:19Z">
                    <w:del w:author="Anonymous" w:id="55" w:date="2026-09-24T05:26:08Z">
                      <w:r w:rsidDel="00000000" w:rsidR="00000000" w:rsidRPr="00000000">
                        <w:rPr>
                          <w:rFonts w:ascii="Calibri" w:cs="Calibri" w:eastAsia="Calibri" w:hAnsi="Calibri"/>
                          <w:strike w:val="1"/>
                          <w:sz w:val="24"/>
                          <w:szCs w:val="24"/>
                          <w:highlight w:val="black"/>
                          <w:u w:val="single"/>
                          <w:rtl w:val="0"/>
                          <w:rPrChange w:author="Sushanth G.k" w:id="3" w:date="2026-09-24T07:06:28Z">
                            <w:rPr>
                              <w:rFonts w:ascii="Cambria" w:cs="Cambria" w:eastAsia="Cambria" w:hAnsi="Cambria"/>
                            </w:rPr>
                          </w:rPrChange>
                        </w:rPr>
                        <w:delText xml:space="preserve">Managing budgets across </w:delText>
                      </w:r>
                    </w:del>
                  </w:ins>
                </w:sdtContent>
              </w:sdt>
              <w:ins w:author="Madhu Madhu" w:id="5" w:date="2026-09-24T06:53:19Z">
                <w:del w:author="Anonymous" w:id="55" w:date="2026-09-24T05:26:08Z">
                  <w:bookmarkStart w:colFirst="0" w:colLast="0" w:name="_heading=h.u5n3i8dvzrq3" w:id="15"/>
                  <w:bookmarkEnd w:id="15"/>
                  <w:sdt>
                    <w:sdtPr>
                      <w:id w:val="1360586675"/>
                      <w:tag w:val="goog_rdk_425"/>
                    </w:sdtPr>
                    <w:sdtContent>
                      <w:r w:rsidDel="00000000" w:rsidR="00000000" w:rsidRPr="00000000">
                        <w:rPr>
                          <w:strike w:val="1"/>
                          <w:sz w:val="24"/>
                          <w:szCs w:val="24"/>
                          <w:u w:val="single"/>
                          <w:rtl w:val="0"/>
                          <w:rPrChange w:author="Sushanth G.k" w:id="3" w:date="2026-09-24T07:06:28Z">
                            <w:rPr>
                              <w:rFonts w:ascii="Cambria" w:cs="Cambria" w:eastAsia="Cambria" w:hAnsi="Cambria"/>
                            </w:rPr>
                          </w:rPrChange>
                        </w:rPr>
                        <w:delText xml:space="preserve">differentdifferentdiffu68y</w:delText>
                      </w:r>
                    </w:sdtContent>
                  </w:sdt>
                  <w:sdt>
                    <w:sdtPr>
                      <w:id w:val="821028002"/>
                      <w:tag w:val="goog_rdk_426"/>
                    </w:sdtPr>
                    <w:sdtContent>
                      <w:r w:rsidDel="00000000" w:rsidR="00000000" w:rsidRPr="00000000">
                        <w:rPr>
                          <w:rFonts w:ascii="Calibri" w:cs="Calibri" w:eastAsia="Calibri" w:hAnsi="Calibri"/>
                          <w:strike w:val="1"/>
                          <w:sz w:val="24"/>
                          <w:szCs w:val="24"/>
                          <w:highlight w:val="black"/>
                          <w:u w:val="single"/>
                          <w:rtl w:val="0"/>
                          <w:rPrChange w:author="Sushanth G.k" w:id="3" w:date="2026-09-24T07:06:28Z">
                            <w:rPr>
                              <w:rFonts w:ascii="Cambria" w:cs="Cambria" w:eastAsia="Cambria" w:hAnsi="Cambria"/>
                            </w:rPr>
                          </w:rPrChange>
                        </w:rPr>
                        <w:delText xml:space="preserve"> </w:delText>
                      </w:r>
                    </w:sdtContent>
                  </w:sdt>
                  <w:sdt>
                    <w:sdtPr>
                      <w:id w:val="-791939639"/>
                      <w:tag w:val="goog_rdk_427"/>
                    </w:sdtPr>
                    <w:sdtContent>
                      <w:r w:rsidDel="00000000" w:rsidR="00000000" w:rsidRPr="00000000">
                        <w:rPr>
                          <w:rFonts w:ascii="Calibri" w:cs="Calibri" w:eastAsia="Calibri" w:hAnsi="Calibri"/>
                          <w:strike w:val="1"/>
                          <w:sz w:val="24"/>
                          <w:szCs w:val="24"/>
                          <w:highlight w:val="black"/>
                          <w:u w:val="single"/>
                          <w:rtl w:val="0"/>
                          <w:rPrChange w:author="Sushanth G.k" w:id="3" w:date="2026-09-24T07:06:28Z">
                            <w:rPr>
                              <w:rFonts w:ascii="Cambria" w:cs="Cambria" w:eastAsia="Cambria" w:hAnsi="Cambria"/>
                            </w:rPr>
                          </w:rPrChange>
                        </w:rPr>
                        <w:delText xml:space="preserve">currentcbcerent life needs—like home decor, event planning, or jewelry shopping—can be overwhelming due to the wide variety of products, platforms, and price ranges. </w:delText>
                      </w:r>
                    </w:sdtContent>
                  </w:sdt>
                  <w:sdt>
                    <w:sdtPr>
                      <w:id w:val="1485315502"/>
                      <w:tag w:val="goog_rdk_428"/>
                    </w:sdtPr>
                    <w:sdtContent>
                      <w:r w:rsidDel="00000000" w:rsidR="00000000" w:rsidRPr="00000000">
                        <w:rPr>
                          <w:b w:val="1"/>
                          <w:bCs w:val="1"/>
                          <w:strike w:val="1"/>
                          <w:sz w:val="2"/>
                          <w:szCs w:val="2"/>
                          <w:highlight w:val="black"/>
                          <w:u w:val="single"/>
                          <w:rtl w:val="0"/>
                          <w:rPrChange w:author="Sushanth G.k" w:id="3" w:date="2026-09-24T07:06:28Z">
                            <w:rPr>
                              <w:rFonts w:ascii="Cambria" w:cs="Cambria" w:eastAsia="Cambria" w:hAnsi="Cambria"/>
                            </w:rPr>
                          </w:rPrChange>
                        </w:rPr>
                        <w:delText xml:space="preserve">PocketSmart</w:delText>
                      </w:r>
                    </w:sdtContent>
                  </w:sdt>
                  <w:sdt>
                    <w:sdtPr>
                      <w:id w:val="-974970470"/>
                      <w:tag w:val="goog_rdk_429"/>
                    </w:sdtPr>
                    <w:sdtContent>
                      <w:r w:rsidDel="00000000" w:rsidR="00000000" w:rsidRPr="00000000">
                        <w:rPr>
                          <w:rFonts w:ascii="Calibri" w:cs="Calibri" w:eastAsia="Calibri" w:hAnsi="Calibri"/>
                          <w:strike w:val="1"/>
                          <w:sz w:val="24"/>
                          <w:szCs w:val="24"/>
                          <w:highlight w:val="black"/>
                          <w:u w:val="single"/>
                          <w:rtl w:val="0"/>
                          <w:rPrChange w:author="Sushanth G.k" w:id="3" w:date="2026-09-24T07:06:28Z">
                            <w:rPr>
                              <w:rFonts w:ascii="Cambria" w:cs="Cambria" w:eastAsia="Cambria" w:hAnsi="Cambria"/>
                            </w:rPr>
                          </w:rPrChange>
                        </w:rPr>
                        <w:delText xml:space="preserve"> AI addresses this challenge through a GenAI-powered, cross-platform recommendation system that delivers personalized, budget-based suggestions for products and services.Using Gemini 1.5 Flash Pro, PocketSmart AI analyzes user preferences, budgets, and contextual needs to generate curated recommendations from popular platforms such as Amazon, Flipkart, IKEA, Swiggy, Zomato, OYO,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experience that bridges multiple categories and e-commerce ecosystems.</w:delText>
                      </w:r>
                    </w:sdtContent>
                  </w:sdt>
                </w:del>
              </w:ins>
            </w:sdtContent>
          </w:sdt>
        </w:p>
      </w:sdtContent>
    </w:sdt>
    <w:sdt>
      <w:sdtPr>
        <w:id w:val="515131960"/>
        <w:tag w:val="goog_rdk_434"/>
      </w:sdtPr>
      <w:sdtContent>
        <w:p w:rsidR="00000000" w:rsidDel="00000000" w:rsidP="00000000" w:rsidRDefault="00000000" w:rsidRPr="00000000" w14:paraId="0000002E">
          <w:pPr>
            <w:pStyle w:val="Heading2"/>
            <w:spacing w:after="240" w:before="240" w:lineRule="auto"/>
            <w:jc w:val="both"/>
            <w:rPr>
              <w:ins w:author="Madhu Madhu" w:id="5" w:date="2026-09-24T06:53:19Z"/>
              <w:del w:author="Anonymous" w:id="55" w:date="2026-09-24T05:26:08Z"/>
              <w:strike w:val="1"/>
              <w:u w:val="single"/>
              <w:rPrChange w:author="Sushanth G.k" w:id="3" w:date="2026-09-24T07:06:28Z">
                <w:rPr>
                  <w:rFonts w:ascii="Cambria" w:cs="Cambria" w:eastAsia="Cambria" w:hAnsi="Cambria"/>
                </w:rPr>
              </w:rPrChange>
            </w:rPr>
          </w:pPr>
          <w:sdt>
            <w:sdtPr>
              <w:id w:val="1001880332"/>
              <w:tag w:val="goog_rdk_431"/>
            </w:sdtPr>
            <w:sdtContent>
              <w:ins w:author="Madhu Madhu" w:id="5" w:date="2026-09-24T06:53:19Z">
                <w:sdt>
                  <w:sdtPr>
                    <w:id w:val="368780243"/>
                    <w:tag w:val="goog_rdk_432"/>
                  </w:sdtPr>
                  <w:sdtContent>
                    <w:del w:author="Anonymous" w:id="55" w:date="2026-09-24T05:26:08Z"/>
                  </w:sdtContent>
                </w:sdt>
              </w:ins>
              <w:sdt>
                <w:sdtPr>
                  <w:id w:val="498036203"/>
                  <w:tag w:val="goog_rdk_433"/>
                </w:sdtPr>
                <w:sdtContent>
                  <w:ins w:author="Madhu Madhu" w:id="5" w:date="2026-09-24T06:53:19Z">
                    <w:del w:author="Anonymous" w:id="55" w:date="2026-09-24T05:26:08Z">
                      <w:r w:rsidDel="00000000" w:rsidR="00000000" w:rsidRPr="00000000">
                        <w:rPr>
                          <w:strike w:val="1"/>
                          <w:u w:val="single"/>
                          <w:rtl w:val="0"/>
                          <w:rPrChange w:author="Sushanth G.k" w:id="3" w:date="2026-09-24T07:06:28Z">
                            <w:rPr>
                              <w:rFonts w:ascii="Cambria" w:cs="Cambria" w:eastAsia="Cambria" w:hAnsi="Cambria"/>
                            </w:rPr>
                          </w:rPrChange>
                        </w:rPr>
                        <w:delText xml:space="preserve">Scenario 1: Home Interior Planning with Smart Budget Allocation</w:delText>
                      </w:r>
                    </w:del>
                  </w:ins>
                </w:sdtContent>
              </w:sdt>
              <w:ins w:author="Madhu Madhu" w:id="5" w:date="2026-09-24T06:53:19Z">
                <w:del w:author="Anonymous" w:id="55" w:date="2026-09-24T05:26:08Z">
                  <w:bookmarkStart w:colFirst="0" w:colLast="0" w:name="_heading=h.fjj2nqyq5xea" w:id="16"/>
                  <w:bookmarkEnd w:id="16"/>
                </w:del>
              </w:ins>
            </w:sdtContent>
          </w:sdt>
        </w:p>
      </w:sdtContent>
    </w:sdt>
    <w:sdt>
      <w:sdtPr>
        <w:id w:val="1101188357"/>
        <w:tag w:val="goog_rdk_450"/>
      </w:sdtPr>
      <w:sdtContent>
        <w:p w:rsidR="00000000" w:rsidDel="00000000" w:rsidP="00000000" w:rsidRDefault="00000000" w:rsidRPr="00000000" w14:paraId="0000002F">
          <w:pPr>
            <w:pStyle w:val="Heading1"/>
            <w:spacing w:after="240" w:before="240" w:lineRule="auto"/>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Madhu Madhu" w:id="0" w:date="2026-09-24T06:53:19Z">
              <w:pPr>
                <w:spacing w:after="240" w:before="240" w:lineRule="auto"/>
                <w:jc w:val="both"/>
              </w:pPr>
            </w:pPrChange>
          </w:pPr>
          <w:sdt>
            <w:sdtPr>
              <w:id w:val="-562032999"/>
              <w:tag w:val="goog_rdk_435"/>
            </w:sdtPr>
            <w:sdtContent>
              <w:ins w:author="Madhu Madhu" w:id="5" w:date="2026-09-24T06:53:19Z">
                <w:sdt>
                  <w:sdtPr>
                    <w:id w:val="-2003003000"/>
                    <w:tag w:val="goog_rdk_436"/>
                  </w:sdtPr>
                  <w:sdtContent>
                    <w:del w:author="Anonymous" w:id="55" w:date="2026-09-24T05:26:08Z"/>
                  </w:sdtContent>
                </w:sdt>
              </w:ins>
              <w:sdt>
                <w:sdtPr>
                  <w:id w:val="39562558"/>
                  <w:tag w:val="goog_rdk_437"/>
                </w:sdtPr>
                <w:sdtContent>
                  <w:ins w:author="Madhu Madhu" w:id="5" w:date="2026-09-24T06:53:19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Users begin by selecting the Home Budget Planner. After entering their budget, they specify room types (e.g., Living Room, Kitchen, Bedroom) an</w:delText>
                      </w:r>
                    </w:del>
                  </w:ins>
                </w:sdtContent>
              </w:sdt>
              <w:ins w:author="Madhu Madhu" w:id="5" w:date="2026-09-24T06:53:19Z">
                <w:del w:author="Anonymous" w:id="55" w:date="2026-09-24T05:26:08Z"/>
              </w:ins>
            </w:sdtContent>
          </w:sdt>
          <w:sdt>
            <w:sdtPr>
              <w:id w:val="1895651247"/>
              <w:tag w:val="goog_rdk_438"/>
            </w:sdtPr>
            <w:sdtContent>
              <w:del w:author="Anonymous" w:id="55" w:date="2026-09-24T05:26:08Z"/>
              <w:sdt>
                <w:sdtPr>
                  <w:id w:val="-96507566"/>
                  <w:tag w:val="goog_rdk_43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tities for lights, ceiling fans, dining tables, etc. Gemini 1.5 Flash Pro processes this data and recommends cost-effective options for each category across platforms like IKEA and Amazon.Recommendations are balanced across </w:delText>
                    </w:r>
                  </w:del>
                </w:sdtContent>
              </w:sdt>
              <w:del w:author="Anonymous" w:id="55" w:date="2026-09-24T05:26:08Z"/>
            </w:sdtContent>
          </w:sdt>
          <w:sdt>
            <w:sdtPr>
              <w:id w:val="554310989"/>
              <w:tag w:val="goog_rdk_440"/>
            </w:sdtPr>
            <w:sdtContent>
              <w:ins w:author="SPILEO" w:id="58" w:date="2026-09-23T13:58:46Z">
                <w:sdt>
                  <w:sdtPr>
                    <w:id w:val="-1770821130"/>
                    <w:tag w:val="goog_rdk_441"/>
                  </w:sdtPr>
                  <w:sdtContent>
                    <w:del w:author="Anonymous" w:id="55" w:date="2026-09-24T05:26:08Z"/>
                  </w:sdtContent>
                </w:sdt>
              </w:ins>
              <w:sdt>
                <w:sdtPr>
                  <w:id w:val="-1807732117"/>
                  <w:tag w:val="goog_rdk_442"/>
                </w:sdtPr>
                <w:sdtContent>
                  <w:ins w:author="SPILEO" w:id="58" w:date="2026-09-23T13:58:46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functionality</w:delText>
                      </w:r>
                    </w:del>
                  </w:ins>
                </w:sdtContent>
              </w:sdt>
              <w:ins w:author="SPILEO" w:id="58" w:date="2026-09-23T13:58:46Z">
                <w:del w:author="Anonymous" w:id="55" w:date="2026-09-24T05:26:08Z"/>
              </w:ins>
            </w:sdtContent>
          </w:sdt>
          <w:sdt>
            <w:sdtPr>
              <w:id w:val="-182076831"/>
              <w:tag w:val="goog_rdk_443"/>
            </w:sdtPr>
            <w:sdtContent>
              <w:del w:author="Anonymous" w:id="55" w:date="2026-09-24T05:26:08Z"/>
            </w:sdtContent>
          </w:sdt>
          <w:sdt>
            <w:sdtPr>
              <w:id w:val="-1460835858"/>
              <w:tag w:val="goog_rdk_444"/>
            </w:sdtPr>
            <w:sdtContent>
              <w:ins w:author="Yadhavan V.S" w:id="59" w:date="2026-09-23T05:18:21Z">
                <w:sdt>
                  <w:sdtPr>
                    <w:id w:val="-1546217576"/>
                    <w:tag w:val="goog_rdk_445"/>
                  </w:sdtPr>
                  <w:sdtContent>
                    <w:del w:author="Anonymous" w:id="55" w:date="2026-09-24T05:26:08Z"/>
                  </w:sdtContent>
                </w:sdt>
              </w:ins>
              <w:sdt>
                <w:sdtPr>
                  <w:id w:val="-1038229311"/>
                  <w:tag w:val="goog_rdk_446"/>
                </w:sdtPr>
                <w:sdtContent>
                  <w:ins w:author="Yadhavan V.S" w:id="59" w:date="2026-09-23T05:18:21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t</w:delText>
                      </w:r>
                    </w:del>
                  </w:ins>
                </w:sdtContent>
              </w:sdt>
              <w:ins w:author="Yadhavan V.S" w:id="59" w:date="2026-09-23T05:18:21Z">
                <w:del w:author="Anonymous" w:id="55" w:date="2026-09-24T05:26:08Z"/>
              </w:ins>
            </w:sdtContent>
          </w:sdt>
          <w:sdt>
            <w:sdtPr>
              <w:id w:val="550373682"/>
              <w:tag w:val="goog_rdk_447"/>
            </w:sdtPr>
            <w:sdtContent>
              <w:del w:author="Anonymous" w:id="55" w:date="2026-09-24T05:26:08Z"/>
              <w:sdt>
                <w:sdtPr>
                  <w:id w:val="-1034648647"/>
                  <w:tag w:val="goog_rdk_448"/>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functionality</w:delText>
                    </w:r>
                  </w:del>
                </w:sdtContent>
              </w:sdt>
              <w:del w:author="Anonymous" w:id="55" w:date="2026-09-24T05:26:08Z">
                <w:sdt>
                  <w:sdtPr>
                    <w:id w:val="192629661"/>
                    <w:tag w:val="goog_rdk_44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style, and price, ensuring users can decorate their spaces beautifully without overspending.</w:delText>
                    </w:r>
                  </w:sdtContent>
                </w:sdt>
              </w:del>
            </w:sdtContent>
          </w:sdt>
        </w:p>
      </w:sdtContent>
    </w:sdt>
    <w:sdt>
      <w:sdtPr>
        <w:id w:val="-1567972828"/>
        <w:tag w:val="goog_rdk_453"/>
      </w:sdtPr>
      <w:sdtContent>
        <w:p w:rsidR="00000000" w:rsidDel="00000000" w:rsidP="00000000" w:rsidRDefault="00000000" w:rsidRPr="00000000" w14:paraId="00000030">
          <w:pPr>
            <w:pStyle w:val="Heading1"/>
            <w:spacing w:after="280" w:before="280" w:lineRule="auto"/>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spacing w:after="280" w:before="280" w:lineRule="auto"/>
                <w:jc w:val="both"/>
              </w:pPr>
            </w:pPrChange>
          </w:pPr>
          <w:sdt>
            <w:sdtPr>
              <w:id w:val="-96473660"/>
              <w:tag w:val="goog_rdk_451"/>
            </w:sdtPr>
            <w:sdtContent>
              <w:del w:author="Anonymous" w:id="55" w:date="2026-09-24T05:26:08Z"/>
              <w:sdt>
                <w:sdtPr>
                  <w:id w:val="-1706572699"/>
                  <w:tag w:val="goog_rdk_45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Scenario 2: AI-Based Party Budget Planning</w:delText>
                    </w:r>
                  </w:del>
                </w:sdtContent>
              </w:sdt>
              <w:del w:author="Anonymous" w:id="55" w:date="2026-09-24T05:26:08Z"/>
            </w:sdtContent>
          </w:sdt>
        </w:p>
      </w:sdtContent>
    </w:sdt>
    <w:sdt>
      <w:sdtPr>
        <w:id w:val="1217679163"/>
        <w:tag w:val="goog_rdk_461"/>
      </w:sdtPr>
      <w:sdtContent>
        <w:p w:rsidR="00000000" w:rsidDel="00000000" w:rsidP="00000000" w:rsidRDefault="00000000" w:rsidRPr="00000000" w14:paraId="00000031">
          <w:pPr>
            <w:pStyle w:val="Heading1"/>
            <w:spacing w:after="240" w:before="240" w:lineRule="auto"/>
            <w:ind w:left="3600" w:firstLine="0"/>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Rule="auto"/>
                <w:jc w:val="both"/>
              </w:pPr>
            </w:pPrChange>
          </w:pPr>
          <w:sdt>
            <w:sdtPr>
              <w:id w:val="1233499282"/>
              <w:tag w:val="goog_rdk_454"/>
            </w:sdtPr>
            <w:sdtContent>
              <w:del w:author="Anonymous" w:id="55" w:date="2026-09-24T05:26:08Z"/>
              <w:sdt>
                <w:sdtPr>
                  <w:id w:val="-192551906"/>
                  <w:tag w:val="goog_rdk_455"/>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In the </w:delText>
                    </w:r>
                  </w:del>
                </w:sdtContent>
              </w:sdt>
              <w:del w:author="Anonymous" w:id="55" w:date="2026-09-24T05:26:08Z">
                <w:sdt>
                  <w:sdtPr>
                    <w:id w:val="1350745115"/>
                    <w:tag w:val="goog_rdk_45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Party Planner</w:delText>
                    </w:r>
                  </w:sdtContent>
                </w:sdt>
                <w:sdt>
                  <w:sdtPr>
                    <w:id w:val="2026310678"/>
                    <w:tag w:val="goog_rdk_45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users input their total budget, guest count, event type, and venue details. </w:delText>
                    </w:r>
                  </w:sdtContent>
                </w:sdt>
                <w:sdt>
                  <w:sdtPr>
                    <w:id w:val="1859978096"/>
                    <w:tag w:val="goog_rdk_45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Based on these inputs, the AI allocates the budget proportionally across </w:delText>
                    </w:r>
                  </w:sdtContent>
                </w:sdt>
                <w:sdt>
                  <w:sdtPr>
                    <w:id w:val="681164373"/>
                    <w:tag w:val="goog_rdk_45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catering, decoration, and entertainment</w:delText>
                    </w:r>
                  </w:sdtContent>
                </w:sdt>
                <w:sdt>
                  <w:sdtPr>
                    <w:id w:val="-1764279266"/>
                    <w:tag w:val="goog_rdk_46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sourcing options from vendors listed on Swiggy, Zomato, and even accommodation services like OYO.The system tailors suggestions based on event type (e.g., birthday, corporate, wedding), helping users organize a successful event without financial guesswork.</w:delText>
                    </w:r>
                  </w:sdtContent>
                </w:sdt>
              </w:del>
            </w:sdtContent>
          </w:sdt>
        </w:p>
      </w:sdtContent>
    </w:sdt>
    <w:sdt>
      <w:sdtPr>
        <w:id w:val="-491516361"/>
        <w:tag w:val="goog_rdk_464"/>
      </w:sdtPr>
      <w:sdtContent>
        <w:p w:rsidR="00000000" w:rsidDel="00000000" w:rsidP="00000000" w:rsidRDefault="00000000" w:rsidRPr="00000000" w14:paraId="00000032">
          <w:pPr>
            <w:pStyle w:val="Heading1"/>
            <w:spacing w:after="240" w:before="240" w:lineRule="auto"/>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spacing w:after="240" w:before="240" w:lineRule="auto"/>
                <w:jc w:val="both"/>
              </w:pPr>
            </w:pPrChange>
          </w:pPr>
          <w:sdt>
            <w:sdtPr>
              <w:id w:val="-934464529"/>
              <w:tag w:val="goog_rdk_462"/>
            </w:sdtPr>
            <w:sdtContent>
              <w:del w:author="Anonymous" w:id="55" w:date="2026-09-24T05:26:08Z"/>
              <w:sdt>
                <w:sdtPr>
                  <w:id w:val="1318268126"/>
                  <w:tag w:val="goog_rdk_46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Scenario 3: Jewelry Recommendations for Occasions</w:delText>
                    </w:r>
                  </w:del>
                </w:sdtContent>
              </w:sdt>
              <w:del w:author="Anonymous" w:id="55" w:date="2026-09-24T05:26:08Z"/>
            </w:sdtContent>
          </w:sdt>
        </w:p>
      </w:sdtContent>
    </w:sdt>
    <w:sdt>
      <w:sdtPr>
        <w:id w:val="795803716"/>
        <w:tag w:val="goog_rdk_482"/>
      </w:sdtPr>
      <w:sdtContent>
        <w:p w:rsidR="00000000" w:rsidDel="00000000" w:rsidP="00000000" w:rsidRDefault="00000000" w:rsidRPr="00000000" w14:paraId="00000033">
          <w:pPr>
            <w:pStyle w:val="Heading1"/>
            <w:spacing w:after="240" w:before="240" w:lineRule="auto"/>
            <w:jc w:val="both"/>
            <w:rPr>
              <w:ins w:author="Pradeep" w:id="62" w:date="2026-09-22T00:01:01Z"/>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Rule="auto"/>
                <w:jc w:val="both"/>
              </w:pPr>
            </w:pPrChange>
          </w:pPr>
          <w:sdt>
            <w:sdtPr>
              <w:id w:val="1078108141"/>
              <w:tag w:val="goog_rdk_465"/>
            </w:sdtPr>
            <w:sdtContent>
              <w:del w:author="Anonymous" w:id="55" w:date="2026-09-24T05:26:08Z"/>
              <w:sdt>
                <w:sdtPr>
                  <w:id w:val="2001191811"/>
                  <w:tag w:val="goog_rdk_46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The </w:delText>
                    </w:r>
                  </w:del>
                </w:sdtContent>
              </w:sdt>
              <w:del w:author="Anonymous" w:id="55" w:date="2026-09-24T05:26:08Z">
                <w:sdt>
                  <w:sdtPr>
                    <w:id w:val="-1084065984"/>
                    <w:tag w:val="goog_rdk_46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J</w:delText>
                    </w:r>
                  </w:sdtContent>
                </w:sdt>
                <w:sdt>
                  <w:sdtPr>
                    <w:id w:val="76546095"/>
                    <w:tag w:val="goog_rdk_46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ewelry Budget Planner</w:delText>
                    </w:r>
                  </w:sdtContent>
                </w:sdt>
                <w:sdt>
                  <w:sdtPr>
                    <w:id w:val="-983526415"/>
                    <w:tag w:val="goog_rdk_46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w:delText>
                    </w:r>
                  </w:sdtContent>
                </w:sdt>
              </w:del>
            </w:sdtContent>
          </w:sdt>
          <w:sdt>
            <w:sdtPr>
              <w:id w:val="539080966"/>
              <w:tag w:val="goog_rdk_470"/>
            </w:sdtPr>
            <w:sdtContent>
              <w:ins w:author="Abi Kutty" w:id="60" w:date="2026-09-22T07:08:41Z">
                <w:sdt>
                  <w:sdtPr>
                    <w:id w:val="-1972703590"/>
                    <w:tag w:val="goog_rdk_471"/>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0" distT="0" distL="0" distR="0">
                            <wp:extent cx="5731510" cy="830580"/>
                            <wp:effectExtent b="0" l="0" r="0" t="0"/>
                            <wp:docPr id="20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510" cy="830580"/>
                                    </a:xfrm>
                                    <a:prstGeom prst="rect"/>
                                    <a:ln/>
                                  </pic:spPr>
                                </pic:pic>
                              </a:graphicData>
                            </a:graphic>
                          </wp:inline>
                        </w:drawing>
                      </w:r>
                    </w:del>
                  </w:sdtContent>
                </w:sdt>
              </w:ins>
            </w:sdtContent>
          </w:sdt>
          <w:sdt>
            <w:sdtPr>
              <w:id w:val="-1492580402"/>
              <w:tag w:val="goog_rdk_472"/>
            </w:sdtPr>
            <w:sdtContent>
              <w:del w:author="Anonymous" w:id="55" w:date="2026-09-24T05:26:08Z"/>
            </w:sdtContent>
          </w:sdt>
          <w:sdt>
            <w:sdtPr>
              <w:id w:val="-1740069856"/>
              <w:tag w:val="goog_rdk_473"/>
            </w:sdtPr>
            <w:sdtContent>
              <w:ins w:author="SPILEO" w:id="61" w:date="2026-09-23T13:58:46Z">
                <w:sdt>
                  <w:sdtPr>
                    <w:id w:val="1738550151"/>
                    <w:tag w:val="goog_rdk_474"/>
                  </w:sdtPr>
                  <w:sdtContent>
                    <w:del w:author="Anonymous" w:id="55" w:date="2026-09-24T05:26:08Z"/>
                  </w:sdtContent>
                </w:sdt>
              </w:ins>
              <w:sdt>
                <w:sdtPr>
                  <w:id w:val="656700007"/>
                  <w:tag w:val="goog_rdk_475"/>
                </w:sdtPr>
                <w:sdtContent>
                  <w:ins w:author="SPILEO" w:id="61" w:date="2026-09-23T13:58:46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allows</w:delText>
                      </w:r>
                    </w:del>
                  </w:ins>
                </w:sdtContent>
              </w:sdt>
              <w:ins w:author="SPILEO" w:id="61" w:date="2026-09-23T13:58:46Z">
                <w:del w:author="Anonymous" w:id="55" w:date="2026-09-24T05:26:08Z"/>
              </w:ins>
            </w:sdtContent>
          </w:sdt>
          <w:sdt>
            <w:sdtPr>
              <w:id w:val="-486436183"/>
              <w:tag w:val="goog_rdk_476"/>
            </w:sdtPr>
            <w:sdtContent>
              <w:del w:author="Anonymous" w:id="55" w:date="2026-09-24T05:26:08Z"/>
              <w:sdt>
                <w:sdtPr>
                  <w:id w:val="-1892989683"/>
                  <w:tag w:val="goog_rdk_477"/>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llows</w:delText>
                    </w:r>
                  </w:del>
                </w:sdtContent>
              </w:sdt>
              <w:del w:author="Anonymous" w:id="55" w:date="2026-09-24T05:26:08Z">
                <w:sdt>
                  <w:sdtPr>
                    <w:id w:val="-99152388"/>
                    <w:tag w:val="goog_rdk_47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delText>
                    </w:r>
                  </w:sdtContent>
                </w:sdt>
              </w:del>
            </w:sdtContent>
          </w:sdt>
          <w:sdt>
            <w:sdtPr>
              <w:id w:val="1497864569"/>
              <w:tag w:val="goog_rdk_479"/>
            </w:sdtPr>
            <w:sdtContent>
              <w:ins w:author="Pradeep" w:id="62" w:date="2026-09-22T00:01:01Z">
                <w:sdt>
                  <w:sdtPr>
                    <w:id w:val="-1782148767"/>
                    <w:tag w:val="goog_rdk_480"/>
                  </w:sdtPr>
                  <w:sdtContent>
                    <w:del w:author="Anonymous" w:id="55" w:date="2026-09-24T05:26:08Z"/>
                  </w:sdtContent>
                </w:sdt>
              </w:ins>
              <w:sdt>
                <w:sdtPr>
                  <w:id w:val="-829770083"/>
                  <w:tag w:val="goog_rdk_481"/>
                </w:sdtPr>
                <w:sdtContent>
                  <w:ins w:author="Pradeep" w:id="62" w:date="2026-09-22T00:01:01Z">
                    <w:del w:author="Anonymous" w:id="55" w:date="2026-09-24T05:26:08Z">
                      <w:r w:rsidDel="00000000" w:rsidR="00000000" w:rsidRPr="00000000">
                        <w:rPr>
                          <w:rtl w:val="0"/>
                        </w:rPr>
                      </w:r>
                    </w:del>
                  </w:ins>
                </w:sdtContent>
              </w:sdt>
              <w:ins w:author="Pradeep" w:id="62" w:date="2026-09-22T00:01:01Z">
                <w:del w:author="Anonymous" w:id="55" w:date="2026-09-24T05:26:08Z"/>
              </w:ins>
            </w:sdtContent>
          </w:sdt>
        </w:p>
      </w:sdtContent>
    </w:sdt>
    <w:sdt>
      <w:sdtPr>
        <w:id w:val="-580744904"/>
        <w:tag w:val="goog_rdk_490"/>
      </w:sdtPr>
      <w:sdtContent>
        <w:p w:rsidR="00000000" w:rsidDel="00000000" w:rsidP="00000000" w:rsidRDefault="00000000" w:rsidRPr="00000000" w14:paraId="00000034">
          <w:pPr>
            <w:pStyle w:val="Heading1"/>
            <w:spacing w:after="240" w:before="240" w:lineRule="auto"/>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Rule="auto"/>
                <w:jc w:val="both"/>
              </w:pPr>
            </w:pPrChange>
          </w:pPr>
          <w:sdt>
            <w:sdtPr>
              <w:id w:val="1505689865"/>
              <w:tag w:val="goog_rdk_483"/>
            </w:sdtPr>
            <w:sdtContent>
              <w:ins w:author="Pradeep" w:id="62" w:date="2026-09-22T00:01:01Z">
                <w:sdt>
                  <w:sdtPr>
                    <w:id w:val="-27940205"/>
                    <w:tag w:val="goog_rdk_484"/>
                  </w:sdtPr>
                  <w:sdtContent>
                    <w:del w:author="Anonymous" w:id="55" w:date="2026-09-24T05:26:08Z"/>
                  </w:sdtContent>
                </w:sdt>
              </w:ins>
              <w:sdt>
                <w:sdtPr>
                  <w:id w:val="1816698458"/>
                  <w:tag w:val="goog_rdk_485"/>
                </w:sdtPr>
                <w:sdtContent>
                  <w:ins w:author="Pradeep" w:id="62" w:date="2026-09-22T00:01:01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w:delText>
                      </w:r>
                    </w:del>
                  </w:ins>
                </w:sdtContent>
              </w:sdt>
              <w:ins w:author="Pradeep" w:id="62" w:date="2026-09-22T00:01:01Z">
                <w:del w:author="Anonymous" w:id="55" w:date="2026-09-24T05:26:08Z">
                  <w:sdt>
                    <w:sdtPr>
                      <w:id w:val="-579600150"/>
                      <w:tag w:val="goog_rdk_48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In this project we are gonna see about home,party and jewelry budget planner and ai gives </w:delText>
                      </w:r>
                    </w:sdtContent>
                  </w:sdt>
                  <w:sdt>
                    <w:sdtPr>
                      <w:id w:val="-1404239326"/>
                      <w:tag w:val="goog_rdk_48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recommendation)</w:delText>
                      </w:r>
                    </w:sdtContent>
                  </w:sdt>
                </w:del>
              </w:ins>
            </w:sdtContent>
          </w:sdt>
          <w:sdt>
            <w:sdtPr>
              <w:id w:val="1292716410"/>
              <w:tag w:val="goog_rdk_488"/>
            </w:sdtPr>
            <w:sdtContent>
              <w:del w:author="Anonymous" w:id="55" w:date="2026-09-24T05:26:08Z"/>
              <w:sdt>
                <w:sdtPr>
                  <w:id w:val="-913508794"/>
                  <w:tag w:val="goog_rdk_489"/>
                </w:sdtPr>
                <w:sdtContent>
                  <w:del w:author="Anonymous" w:id="55" w:date="2026-09-24T05:26:08Z">
                    <w:r w:rsidDel="00000000" w:rsidR="00000000" w:rsidRPr="00000000">
                      <w:rPr>
                        <w:rtl w:val="0"/>
                      </w:rPr>
                    </w:r>
                  </w:del>
                </w:sdtContent>
              </w:sdt>
              <w:del w:author="Anonymous" w:id="55" w:date="2026-09-24T05:26:08Z"/>
            </w:sdtContent>
          </w:sdt>
        </w:p>
      </w:sdtContent>
    </w:sdt>
    <w:sdt>
      <w:sdtPr>
        <w:id w:val="-418807035"/>
        <w:tag w:val="goog_rdk_493"/>
      </w:sdtPr>
      <w:sdtContent>
        <w:p w:rsidR="00000000" w:rsidDel="00000000" w:rsidP="00000000" w:rsidRDefault="00000000" w:rsidRPr="00000000" w14:paraId="00000035">
          <w:pPr>
            <w:pStyle w:val="Heading1"/>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0" w:lineRule="auto"/>
              </w:pPr>
            </w:pPrChange>
          </w:pPr>
          <w:sdt>
            <w:sdtPr>
              <w:id w:val="-1294798579"/>
              <w:tag w:val="goog_rdk_491"/>
            </w:sdtPr>
            <w:sdtContent>
              <w:del w:author="Anonymous" w:id="55" w:date="2026-09-24T05:26:08Z"/>
              <w:sdt>
                <w:sdtPr>
                  <w:id w:val="-1488674888"/>
                  <w:tag w:val="goog_rdk_492"/>
                </w:sdtPr>
                <w:sdtContent>
                  <w:del w:author="Anonymous" w:id="55" w:date="2026-09-24T05:26:08Z">
                    <w:r w:rsidDel="00000000" w:rsidR="00000000" w:rsidRPr="00000000">
                      <w:rPr>
                        <w:rtl w:val="0"/>
                      </w:rPr>
                    </w:r>
                  </w:del>
                </w:sdtContent>
              </w:sdt>
              <w:del w:author="Anonymous" w:id="55" w:date="2026-09-24T05:26:08Z"/>
            </w:sdtContent>
          </w:sdt>
        </w:p>
      </w:sdtContent>
    </w:sdt>
    <w:sdt>
      <w:sdtPr>
        <w:id w:val="795923247"/>
        <w:tag w:val="goog_rdk_501"/>
      </w:sdtPr>
      <w:sdtContent>
        <w:p w:rsidR="00000000" w:rsidDel="00000000" w:rsidP="00000000" w:rsidRDefault="00000000" w:rsidRPr="00000000" w14:paraId="00000036">
          <w:pPr>
            <w:pStyle w:val="Heading1"/>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0" w:lineRule="auto"/>
              </w:pPr>
            </w:pPrChange>
          </w:pPr>
          <w:sdt>
            <w:sdtPr>
              <w:id w:val="-1873045028"/>
              <w:tag w:val="goog_rdk_496"/>
            </w:sdtPr>
            <w:sdtContent>
              <w:ins w:author="Suriyaprakash bscit25" w:id="64" w:date="2026-09-22T17:08:20Z">
                <w:sdt>
                  <w:sdtPr>
                    <w:id w:val="-1964755088"/>
                    <w:tag w:val="goog_rdk_497"/>
                  </w:sdtPr>
                  <w:sdtContent>
                    <w:del w:author="Anonymous" w:id="55" w:date="2026-09-24T05:26:08Z"/>
                  </w:sdtContent>
                </w:sdt>
              </w:ins>
              <w:sdt>
                <w:sdtPr>
                  <w:id w:val="-1324075707"/>
                  <w:tag w:val="goog_rdk_498"/>
                </w:sdtPr>
                <w:sdtContent>
                  <w:ins w:author="Suriyaprakash bscit25" w:id="64" w:date="2026-09-22T17:08:20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w:delText>
                      </w:r>
                    </w:del>
                  </w:ins>
                </w:sdtContent>
              </w:sdt>
              <w:ins w:author="Suriyaprakash bscit25" w:id="64" w:date="2026-09-22T17:08:20Z">
                <w:del w:author="Anonymous" w:id="55" w:date="2026-09-24T05:26:08Z"/>
              </w:ins>
            </w:sdtContent>
          </w:sdt>
          <w:sdt>
            <w:sdtPr>
              <w:id w:val="1804802997"/>
              <w:tag w:val="goog_rdk_499"/>
            </w:sdtPr>
            <w:sdtContent>
              <w:del w:author="Anonymous" w:id="55" w:date="2026-09-24T05:26:08Z"/>
              <w:sdt>
                <w:sdtPr>
                  <w:id w:val="1963711480"/>
                  <w:tag w:val="goog_rdk_500"/>
                </w:sdtPr>
                <w:sdtContent>
                  <w:del w:author="Anonymous" w:id="55" w:date="2026-09-24T05:26:08Z">
                    <w:r w:rsidDel="00000000" w:rsidR="00000000" w:rsidRPr="00000000">
                      <w:rPr>
                        <w:rtl w:val="0"/>
                      </w:rPr>
                    </w:r>
                  </w:del>
                </w:sdtContent>
              </w:sdt>
              <w:del w:author="Anonymous" w:id="55" w:date="2026-09-24T05:26:08Z"/>
            </w:sdtContent>
          </w:sdt>
        </w:p>
      </w:sdtContent>
    </w:sdt>
    <w:sdt>
      <w:sdtPr>
        <w:id w:val="1863306710"/>
        <w:tag w:val="goog_rdk_504"/>
      </w:sdtPr>
      <w:sdtContent>
        <w:p w:rsidR="00000000" w:rsidDel="00000000" w:rsidP="00000000" w:rsidRDefault="00000000" w:rsidRPr="00000000" w14:paraId="00000037">
          <w:pPr>
            <w:pStyle w:val="Heading1"/>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0" w:lineRule="auto"/>
              </w:pPr>
            </w:pPrChange>
          </w:pPr>
          <w:sdt>
            <w:sdtPr>
              <w:id w:val="1352178377"/>
              <w:tag w:val="goog_rdk_502"/>
            </w:sdtPr>
            <w:sdtContent>
              <w:del w:author="Anonymous" w:id="55" w:date="2026-09-24T05:26:08Z"/>
              <w:sdt>
                <w:sdtPr>
                  <w:id w:val="-1854591031"/>
                  <w:tag w:val="goog_rdk_503"/>
                </w:sdtPr>
                <w:sdtContent>
                  <w:del w:author="Anonymous" w:id="55" w:date="2026-09-24T05:26:08Z">
                    <w:r w:rsidDel="00000000" w:rsidR="00000000" w:rsidRPr="00000000">
                      <w:rPr>
                        <w:rtl w:val="0"/>
                      </w:rPr>
                    </w:r>
                  </w:del>
                </w:sdtContent>
              </w:sdt>
              <w:del w:author="Anonymous" w:id="55" w:date="2026-09-24T05:26:08Z"/>
            </w:sdtContent>
          </w:sdt>
        </w:p>
      </w:sdtContent>
    </w:sdt>
    <w:sdt>
      <w:sdtPr>
        <w:id w:val="2108369563"/>
        <w:tag w:val="goog_rdk_512"/>
      </w:sdtPr>
      <w:sdtContent>
        <w:p w:rsidR="00000000" w:rsidDel="00000000" w:rsidP="00000000" w:rsidRDefault="00000000" w:rsidRPr="00000000" w14:paraId="00000038">
          <w:pPr>
            <w:pStyle w:val="Heading1"/>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0" w:lineRule="auto"/>
              </w:pPr>
            </w:pPrChange>
          </w:pPr>
          <w:sdt>
            <w:sdtPr>
              <w:id w:val="-651852749"/>
              <w:tag w:val="goog_rdk_507"/>
            </w:sdtPr>
            <w:sdtContent>
              <w:ins w:author="Sridhar R" w:id="65" w:date="2026-09-22T13:07:43Z">
                <w:sdt>
                  <w:sdtPr>
                    <w:id w:val="1390423255"/>
                    <w:tag w:val="goog_rdk_508"/>
                  </w:sdtPr>
                  <w:sdtContent>
                    <w:del w:author="Anonymous" w:id="55" w:date="2026-09-24T05:26:08Z"/>
                  </w:sdtContent>
                </w:sdt>
              </w:ins>
              <w:sdt>
                <w:sdtPr>
                  <w:id w:val="-1604254164"/>
                  <w:tag w:val="goog_rdk_509"/>
                </w:sdtPr>
                <w:sdtContent>
                  <w:ins w:author="Sridhar R" w:id="65" w:date="2026-09-22T13:07:43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w:delText>
                      </w:r>
                    </w:del>
                  </w:ins>
                </w:sdtContent>
              </w:sdt>
              <w:ins w:author="Sridhar R" w:id="65" w:date="2026-09-22T13:07:43Z">
                <w:del w:author="Anonymous" w:id="55" w:date="2026-09-24T05:26:08Z"/>
              </w:ins>
            </w:sdtContent>
          </w:sdt>
          <w:sdt>
            <w:sdtPr>
              <w:id w:val="1573098841"/>
              <w:tag w:val="goog_rdk_510"/>
            </w:sdtPr>
            <w:sdtContent>
              <w:del w:author="Anonymous" w:id="55" w:date="2026-09-24T05:26:08Z"/>
              <w:sdt>
                <w:sdtPr>
                  <w:id w:val="-928201007"/>
                  <w:tag w:val="goog_rdk_511"/>
                </w:sdtPr>
                <w:sdtContent>
                  <w:del w:author="Anonymous" w:id="55" w:date="2026-09-24T05:26:08Z">
                    <w:r w:rsidDel="00000000" w:rsidR="00000000" w:rsidRPr="00000000">
                      <w:rPr>
                        <w:rtl w:val="0"/>
                      </w:rPr>
                    </w:r>
                  </w:del>
                </w:sdtContent>
              </w:sdt>
              <w:del w:author="Anonymous" w:id="55" w:date="2026-09-24T05:26:08Z"/>
            </w:sdtContent>
          </w:sdt>
        </w:p>
      </w:sdtContent>
    </w:sdt>
    <w:sdt>
      <w:sdtPr>
        <w:id w:val="-1911462722"/>
        <w:tag w:val="goog_rdk_515"/>
      </w:sdtPr>
      <w:sdtContent>
        <w:p w:rsidR="00000000" w:rsidDel="00000000" w:rsidP="00000000" w:rsidRDefault="00000000" w:rsidRPr="00000000" w14:paraId="00000039">
          <w:pPr>
            <w:pStyle w:val="Heading1"/>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0" w:lineRule="auto"/>
              </w:pPr>
            </w:pPrChange>
          </w:pPr>
          <w:sdt>
            <w:sdtPr>
              <w:id w:val="355199636"/>
              <w:tag w:val="goog_rdk_513"/>
            </w:sdtPr>
            <w:sdtContent>
              <w:del w:author="Anonymous" w:id="55" w:date="2026-09-24T05:26:08Z"/>
              <w:sdt>
                <w:sdtPr>
                  <w:id w:val="-544006884"/>
                  <w:tag w:val="goog_rdk_514"/>
                </w:sdtPr>
                <w:sdtContent>
                  <w:del w:author="Anonymous" w:id="55" w:date="2026-09-24T05:26:08Z">
                    <w:r w:rsidDel="00000000" w:rsidR="00000000" w:rsidRPr="00000000">
                      <w:rPr>
                        <w:rtl w:val="0"/>
                      </w:rPr>
                    </w:r>
                  </w:del>
                </w:sdtContent>
              </w:sdt>
              <w:del w:author="Anonymous" w:id="55" w:date="2026-09-24T05:26:08Z"/>
            </w:sdtContent>
          </w:sdt>
        </w:p>
      </w:sdtContent>
    </w:sdt>
    <w:sdt>
      <w:sdtPr>
        <w:id w:val="-1205332056"/>
        <w:tag w:val="goog_rdk_518"/>
      </w:sdtPr>
      <w:sdtContent>
        <w:p w:rsidR="00000000" w:rsidDel="00000000" w:rsidP="00000000" w:rsidRDefault="00000000" w:rsidRPr="00000000" w14:paraId="0000003A">
          <w:pPr>
            <w:pStyle w:val="Heading1"/>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0" w:lineRule="auto"/>
              </w:pPr>
            </w:pPrChange>
          </w:pPr>
          <w:sdt>
            <w:sdtPr>
              <w:id w:val="-2073584987"/>
              <w:tag w:val="goog_rdk_516"/>
            </w:sdtPr>
            <w:sdtContent>
              <w:del w:author="Anonymous" w:id="55" w:date="2026-09-24T05:26:08Z"/>
              <w:sdt>
                <w:sdtPr>
                  <w:id w:val="1792369879"/>
                  <w:tag w:val="goog_rdk_517"/>
                </w:sdtPr>
                <w:sdtContent>
                  <w:del w:author="Anonymous" w:id="55" w:date="2026-09-24T05:26:08Z">
                    <w:r w:rsidDel="00000000" w:rsidR="00000000" w:rsidRPr="00000000">
                      <w:rPr>
                        <w:rtl w:val="0"/>
                      </w:rPr>
                    </w:r>
                  </w:del>
                </w:sdtContent>
              </w:sdt>
              <w:del w:author="Anonymous" w:id="55" w:date="2026-09-24T05:26:08Z"/>
            </w:sdtContent>
          </w:sdt>
        </w:p>
      </w:sdtContent>
    </w:sdt>
    <w:sdt>
      <w:sdtPr>
        <w:id w:val="1582388109"/>
        <w:tag w:val="goog_rdk_524"/>
      </w:sdtPr>
      <w:sdtContent>
        <w:p w:rsidR="00000000" w:rsidDel="00000000" w:rsidP="00000000" w:rsidRDefault="00000000" w:rsidRPr="00000000" w14:paraId="0000003B">
          <w:pPr>
            <w:pStyle w:val="Heading1"/>
            <w:spacing w:after="240" w:before="240" w:line="240" w:lineRule="auto"/>
            <w:jc w:val="both"/>
            <w:rPr>
              <w:ins w:author="Monicaragavan" w:id="66" w:date="2026-09-23T08:08:22Z"/>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2083123081"/>
              <w:tag w:val="goog_rdk_521"/>
            </w:sdtPr>
            <w:sdtContent>
              <w:ins w:author="Monicaragavan" w:id="66" w:date="2026-09-23T08:08:22Z">
                <w:sdt>
                  <w:sdtPr>
                    <w:id w:val="-1886190130"/>
                    <w:tag w:val="goog_rdk_522"/>
                  </w:sdtPr>
                  <w:sdtContent>
                    <w:del w:author="Anonymous" w:id="55" w:date="2026-09-24T05:26:08Z"/>
                  </w:sdtContent>
                </w:sdt>
              </w:ins>
              <w:sdt>
                <w:sdtPr>
                  <w:id w:val="-1903452377"/>
                  <w:tag w:val="goog_rdk_523"/>
                </w:sdtPr>
                <w:sdtContent>
                  <w:ins w:author="Monicaragavan" w:id="66" w:date="2026-09-23T08:08:22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Act as an experienced Generative Al Project Developer and carefully analyze the provided project documentation.</w:delText>
                      </w:r>
                    </w:del>
                  </w:ins>
                </w:sdtContent>
              </w:sdt>
              <w:ins w:author="Monicaragavan" w:id="66" w:date="2026-09-23T08:08:22Z">
                <w:del w:author="Anonymous" w:id="55" w:date="2026-09-24T05:26:08Z"/>
              </w:ins>
            </w:sdtContent>
          </w:sdt>
        </w:p>
      </w:sdtContent>
    </w:sdt>
    <w:sdt>
      <w:sdtPr>
        <w:id w:val="-551181267"/>
        <w:tag w:val="goog_rdk_528"/>
      </w:sdtPr>
      <w:sdtContent>
        <w:p w:rsidR="00000000" w:rsidDel="00000000" w:rsidP="00000000" w:rsidRDefault="00000000" w:rsidRPr="00000000" w14:paraId="0000003C">
          <w:pPr>
            <w:pStyle w:val="Heading1"/>
            <w:spacing w:after="240" w:before="240" w:line="240" w:lineRule="auto"/>
            <w:jc w:val="both"/>
            <w:rPr>
              <w:ins w:author="Monicaragavan" w:id="66" w:date="2026-09-23T08:08:22Z"/>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2024036"/>
              <w:tag w:val="goog_rdk_525"/>
            </w:sdtPr>
            <w:sdtContent>
              <w:ins w:author="Monicaragavan" w:id="66" w:date="2026-09-23T08:08:22Z">
                <w:sdt>
                  <w:sdtPr>
                    <w:id w:val="909402092"/>
                    <w:tag w:val="goog_rdk_526"/>
                  </w:sdtPr>
                  <w:sdtContent>
                    <w:del w:author="Anonymous" w:id="55" w:date="2026-09-24T05:26:08Z"/>
                  </w:sdtContent>
                </w:sdt>
              </w:ins>
              <w:sdt>
                <w:sdtPr>
                  <w:id w:val="702830558"/>
                  <w:tag w:val="goog_rdk_527"/>
                </w:sdtPr>
                <w:sdtContent>
                  <w:ins w:author="Monicaragavan" w:id="66" w:date="2026-09-23T08:08:22Z">
                    <w:del w:author="Anonymous" w:id="55" w:date="2026-09-24T05:26:08Z">
                      <w:r w:rsidDel="00000000" w:rsidR="00000000" w:rsidRPr="00000000">
                        <w:rPr>
                          <w:rtl w:val="0"/>
                        </w:rPr>
                      </w:r>
                    </w:del>
                  </w:ins>
                </w:sdtContent>
              </w:sdt>
              <w:ins w:author="Monicaragavan" w:id="66" w:date="2026-09-23T08:08:22Z">
                <w:del w:author="Anonymous" w:id="55" w:date="2026-09-24T05:26:08Z"/>
              </w:ins>
            </w:sdtContent>
          </w:sdt>
        </w:p>
      </w:sdtContent>
    </w:sdt>
    <w:sdt>
      <w:sdtPr>
        <w:id w:val="-1557081530"/>
        <w:tag w:val="goog_rdk_532"/>
      </w:sdtPr>
      <w:sdtContent>
        <w:p w:rsidR="00000000" w:rsidDel="00000000" w:rsidP="00000000" w:rsidRDefault="00000000" w:rsidRPr="00000000" w14:paraId="0000003D">
          <w:pPr>
            <w:pStyle w:val="Heading1"/>
            <w:spacing w:after="240" w:before="240" w:line="240" w:lineRule="auto"/>
            <w:jc w:val="both"/>
            <w:rPr>
              <w:ins w:author="Monicaragavan" w:id="66" w:date="2026-09-23T08:08:22Z"/>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1023607645"/>
              <w:tag w:val="goog_rdk_529"/>
            </w:sdtPr>
            <w:sdtContent>
              <w:ins w:author="Monicaragavan" w:id="66" w:date="2026-09-23T08:08:22Z">
                <w:sdt>
                  <w:sdtPr>
                    <w:id w:val="1750866450"/>
                    <w:tag w:val="goog_rdk_530"/>
                  </w:sdtPr>
                  <w:sdtContent>
                    <w:del w:author="Anonymous" w:id="55" w:date="2026-09-24T05:26:08Z"/>
                  </w:sdtContent>
                </w:sdt>
              </w:ins>
              <w:sdt>
                <w:sdtPr>
                  <w:id w:val="-194641516"/>
                  <w:tag w:val="goog_rdk_531"/>
                </w:sdtPr>
                <w:sdtContent>
                  <w:ins w:author="Monicaragavan" w:id="66" w:date="2026-09-23T08:08:22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Build the complete project from scratch, including all required folders, files, dependencies, and configurations.</w:delText>
                      </w:r>
                    </w:del>
                  </w:ins>
                </w:sdtContent>
              </w:sdt>
              <w:ins w:author="Monicaragavan" w:id="66" w:date="2026-09-23T08:08:22Z">
                <w:del w:author="Anonymous" w:id="55" w:date="2026-09-24T05:26:08Z"/>
              </w:ins>
            </w:sdtContent>
          </w:sdt>
        </w:p>
      </w:sdtContent>
    </w:sdt>
    <w:sdt>
      <w:sdtPr>
        <w:id w:val="-812767853"/>
        <w:tag w:val="goog_rdk_536"/>
      </w:sdtPr>
      <w:sdtContent>
        <w:p w:rsidR="00000000" w:rsidDel="00000000" w:rsidP="00000000" w:rsidRDefault="00000000" w:rsidRPr="00000000" w14:paraId="0000003E">
          <w:pPr>
            <w:pStyle w:val="Heading1"/>
            <w:spacing w:after="240" w:before="240" w:line="240" w:lineRule="auto"/>
            <w:jc w:val="both"/>
            <w:rPr>
              <w:ins w:author="Monicaragavan" w:id="66" w:date="2026-09-23T08:08:22Z"/>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1934706560"/>
              <w:tag w:val="goog_rdk_533"/>
            </w:sdtPr>
            <w:sdtContent>
              <w:ins w:author="Monicaragavan" w:id="66" w:date="2026-09-23T08:08:22Z">
                <w:sdt>
                  <w:sdtPr>
                    <w:id w:val="101041033"/>
                    <w:tag w:val="goog_rdk_534"/>
                  </w:sdtPr>
                  <w:sdtContent>
                    <w:del w:author="Anonymous" w:id="55" w:date="2026-09-24T05:26:08Z"/>
                  </w:sdtContent>
                </w:sdt>
              </w:ins>
              <w:sdt>
                <w:sdtPr>
                  <w:id w:val="1162280070"/>
                  <w:tag w:val="goog_rdk_535"/>
                </w:sdtPr>
                <w:sdtContent>
                  <w:ins w:author="Monicaragavan" w:id="66" w:date="2026-09-23T08:08:22Z">
                    <w:del w:author="Anonymous" w:id="55" w:date="2026-09-24T05:26:08Z">
                      <w:r w:rsidDel="00000000" w:rsidR="00000000" w:rsidRPr="00000000">
                        <w:rPr>
                          <w:rtl w:val="0"/>
                        </w:rPr>
                      </w:r>
                    </w:del>
                  </w:ins>
                </w:sdtContent>
              </w:sdt>
              <w:ins w:author="Monicaragavan" w:id="66" w:date="2026-09-23T08:08:22Z">
                <w:del w:author="Anonymous" w:id="55" w:date="2026-09-24T05:26:08Z"/>
              </w:ins>
            </w:sdtContent>
          </w:sdt>
        </w:p>
      </w:sdtContent>
    </w:sdt>
    <w:sdt>
      <w:sdtPr>
        <w:id w:val="45478471"/>
        <w:tag w:val="goog_rdk_540"/>
      </w:sdtPr>
      <w:sdtContent>
        <w:p w:rsidR="00000000" w:rsidDel="00000000" w:rsidP="00000000" w:rsidRDefault="00000000" w:rsidRPr="00000000" w14:paraId="0000003F">
          <w:pPr>
            <w:pStyle w:val="Heading1"/>
            <w:spacing w:after="240" w:before="240" w:line="240" w:lineRule="auto"/>
            <w:jc w:val="both"/>
            <w:rPr>
              <w:ins w:author="Monicaragavan" w:id="66" w:date="2026-09-23T08:08:22Z"/>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1627454734"/>
              <w:tag w:val="goog_rdk_537"/>
            </w:sdtPr>
            <w:sdtContent>
              <w:ins w:author="Monicaragavan" w:id="66" w:date="2026-09-23T08:08:22Z">
                <w:sdt>
                  <w:sdtPr>
                    <w:id w:val="1816777097"/>
                    <w:tag w:val="goog_rdk_538"/>
                  </w:sdtPr>
                  <w:sdtContent>
                    <w:del w:author="Anonymous" w:id="55" w:date="2026-09-24T05:26:08Z"/>
                  </w:sdtContent>
                </w:sdt>
              </w:ins>
              <w:sdt>
                <w:sdtPr>
                  <w:id w:val="1387004204"/>
                  <w:tag w:val="goog_rdk_539"/>
                </w:sdtPr>
                <w:sdtContent>
                  <w:ins w:author="Monicaragavan" w:id="66" w:date="2026-09-23T08:08:22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Generate full, working code for every file, not just the partial snippets provided in the documentation.</w:delText>
                      </w:r>
                    </w:del>
                  </w:ins>
                </w:sdtContent>
              </w:sdt>
              <w:ins w:author="Monicaragavan" w:id="66" w:date="2026-09-23T08:08:22Z">
                <w:del w:author="Anonymous" w:id="55" w:date="2026-09-24T05:26:08Z"/>
              </w:ins>
            </w:sdtContent>
          </w:sdt>
        </w:p>
      </w:sdtContent>
    </w:sdt>
    <w:sdt>
      <w:sdtPr>
        <w:id w:val="-2098142028"/>
        <w:tag w:val="goog_rdk_544"/>
      </w:sdtPr>
      <w:sdtContent>
        <w:p w:rsidR="00000000" w:rsidDel="00000000" w:rsidP="00000000" w:rsidRDefault="00000000" w:rsidRPr="00000000" w14:paraId="00000040">
          <w:pPr>
            <w:pStyle w:val="Heading1"/>
            <w:spacing w:after="240" w:before="240" w:line="240" w:lineRule="auto"/>
            <w:jc w:val="both"/>
            <w:rPr>
              <w:ins w:author="Monicaragavan" w:id="66" w:date="2026-09-23T08:08:22Z"/>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500040298"/>
              <w:tag w:val="goog_rdk_541"/>
            </w:sdtPr>
            <w:sdtContent>
              <w:ins w:author="Monicaragavan" w:id="66" w:date="2026-09-23T08:08:22Z">
                <w:sdt>
                  <w:sdtPr>
                    <w:id w:val="-1011420256"/>
                    <w:tag w:val="goog_rdk_542"/>
                  </w:sdtPr>
                  <w:sdtContent>
                    <w:del w:author="Anonymous" w:id="55" w:date="2026-09-24T05:26:08Z"/>
                  </w:sdtContent>
                </w:sdt>
              </w:ins>
              <w:sdt>
                <w:sdtPr>
                  <w:id w:val="-971763293"/>
                  <w:tag w:val="goog_rdk_543"/>
                </w:sdtPr>
                <w:sdtContent>
                  <w:ins w:author="Monicaragavan" w:id="66" w:date="2026-09-23T08:08:22Z">
                    <w:del w:author="Anonymous" w:id="55" w:date="2026-09-24T05:26:08Z">
                      <w:r w:rsidDel="00000000" w:rsidR="00000000" w:rsidRPr="00000000">
                        <w:rPr>
                          <w:rtl w:val="0"/>
                        </w:rPr>
                      </w:r>
                    </w:del>
                  </w:ins>
                </w:sdtContent>
              </w:sdt>
              <w:ins w:author="Monicaragavan" w:id="66" w:date="2026-09-23T08:08:22Z">
                <w:del w:author="Anonymous" w:id="55" w:date="2026-09-24T05:26:08Z"/>
              </w:ins>
            </w:sdtContent>
          </w:sdt>
        </w:p>
      </w:sdtContent>
    </w:sdt>
    <w:sdt>
      <w:sdtPr>
        <w:id w:val="-2067082409"/>
        <w:tag w:val="goog_rdk_548"/>
      </w:sdtPr>
      <w:sdtContent>
        <w:p w:rsidR="00000000" w:rsidDel="00000000" w:rsidP="00000000" w:rsidRDefault="00000000" w:rsidRPr="00000000" w14:paraId="00000041">
          <w:pPr>
            <w:pStyle w:val="Heading1"/>
            <w:rPr>
              <w:ins w:author="Monicaragavan" w:id="66" w:date="2026-09-23T08:08:22Z"/>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1106587418"/>
              <w:tag w:val="goog_rdk_545"/>
            </w:sdtPr>
            <w:sdtContent>
              <w:ins w:author="Monicaragavan" w:id="66" w:date="2026-09-23T08:08:22Z">
                <w:sdt>
                  <w:sdtPr>
                    <w:id w:val="-1772820263"/>
                    <w:tag w:val="goog_rdk_546"/>
                  </w:sdtPr>
                  <w:sdtContent>
                    <w:del w:author="Anonymous" w:id="55" w:date="2026-09-24T05:26:08Z"/>
                  </w:sdtContent>
                </w:sdt>
              </w:ins>
              <w:sdt>
                <w:sdtPr>
                  <w:id w:val="744576865"/>
                  <w:tag w:val="goog_rdk_547"/>
                </w:sdtPr>
                <w:sdtContent>
                  <w:ins w:author="Monicaragavan" w:id="66" w:date="2026-09-23T08:08:22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Ensure all frontend, backend, APIs, AI/LLM integration, and configurations work together without errors.</w:delText>
                      </w:r>
                    </w:del>
                  </w:ins>
                </w:sdtContent>
              </w:sdt>
              <w:ins w:author="Monicaragavan" w:id="66" w:date="2026-09-23T08:08:22Z">
                <w:del w:author="Anonymous" w:id="55" w:date="2026-09-24T05:26:08Z"/>
              </w:ins>
            </w:sdtContent>
          </w:sdt>
        </w:p>
      </w:sdtContent>
    </w:sdt>
    <w:sdt>
      <w:sdtPr>
        <w:id w:val="-406648005"/>
        <w:tag w:val="goog_rdk_552"/>
      </w:sdtPr>
      <w:sdtContent>
        <w:p w:rsidR="00000000" w:rsidDel="00000000" w:rsidP="00000000" w:rsidRDefault="00000000" w:rsidRPr="00000000" w14:paraId="00000042">
          <w:pPr>
            <w:pStyle w:val="Heading1"/>
            <w:spacing w:after="240" w:before="240" w:line="240" w:lineRule="auto"/>
            <w:jc w:val="both"/>
            <w:rPr>
              <w:ins w:author="Monicaragavan" w:id="66" w:date="2026-09-23T08:08:22Z"/>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1879087672"/>
              <w:tag w:val="goog_rdk_549"/>
            </w:sdtPr>
            <w:sdtContent>
              <w:ins w:author="Monicaragavan" w:id="66" w:date="2026-09-23T08:08:22Z">
                <w:sdt>
                  <w:sdtPr>
                    <w:id w:val="1424836155"/>
                    <w:tag w:val="goog_rdk_550"/>
                  </w:sdtPr>
                  <w:sdtContent>
                    <w:del w:author="Anonymous" w:id="55" w:date="2026-09-24T05:26:08Z"/>
                  </w:sdtContent>
                </w:sdt>
              </w:ins>
              <w:sdt>
                <w:sdtPr>
                  <w:id w:val="-1663092933"/>
                  <w:tag w:val="goog_rdk_551"/>
                </w:sdtPr>
                <w:sdtContent>
                  <w:ins w:author="Monicaragavan" w:id="66" w:date="2026-09-23T08:08:22Z">
                    <w:del w:author="Anonymous" w:id="55" w:date="2026-09-24T05:26:08Z">
                      <w:r w:rsidDel="00000000" w:rsidR="00000000" w:rsidRPr="00000000">
                        <w:rPr>
                          <w:rtl w:val="0"/>
                        </w:rPr>
                      </w:r>
                    </w:del>
                  </w:ins>
                </w:sdtContent>
              </w:sdt>
              <w:ins w:author="Monicaragavan" w:id="66" w:date="2026-09-23T08:08:22Z">
                <w:del w:author="Anonymous" w:id="55" w:date="2026-09-24T05:26:08Z"/>
              </w:ins>
            </w:sdtContent>
          </w:sdt>
        </w:p>
      </w:sdtContent>
    </w:sdt>
    <w:sdt>
      <w:sdtPr>
        <w:id w:val="1658075561"/>
        <w:tag w:val="goog_rdk_556"/>
      </w:sdtPr>
      <w:sdtContent>
        <w:p w:rsidR="00000000" w:rsidDel="00000000" w:rsidP="00000000" w:rsidRDefault="00000000" w:rsidRPr="00000000" w14:paraId="00000043">
          <w:pPr>
            <w:pStyle w:val="Heading1"/>
            <w:spacing w:after="240" w:before="240" w:line="240" w:lineRule="auto"/>
            <w:jc w:val="both"/>
            <w:rPr>
              <w:ins w:author="Monicaragavan" w:id="66" w:date="2026-09-23T08:08:22Z"/>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981355479"/>
              <w:tag w:val="goog_rdk_553"/>
            </w:sdtPr>
            <w:sdtContent>
              <w:ins w:author="Monicaragavan" w:id="66" w:date="2026-09-23T08:08:22Z">
                <w:sdt>
                  <w:sdtPr>
                    <w:id w:val="-1739926712"/>
                    <w:tag w:val="goog_rdk_554"/>
                  </w:sdtPr>
                  <w:sdtContent>
                    <w:del w:author="Anonymous" w:id="55" w:date="2026-09-24T05:26:08Z"/>
                  </w:sdtContent>
                </w:sdt>
              </w:ins>
              <w:sdt>
                <w:sdtPr>
                  <w:id w:val="-227267628"/>
                  <w:tag w:val="goog_rdk_555"/>
                </w:sdtPr>
                <w:sdtContent>
                  <w:ins w:author="Monicaragavan" w:id="66" w:date="2026-09-23T08:08:22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Finally, provide simple VS Code setup, installation, running, and testing instructions for the complete application.</w:delText>
                      </w:r>
                    </w:del>
                  </w:ins>
                </w:sdtContent>
              </w:sdt>
              <w:ins w:author="Monicaragavan" w:id="66" w:date="2026-09-23T08:08:22Z">
                <w:del w:author="Anonymous" w:id="55" w:date="2026-09-24T05:26:08Z"/>
              </w:ins>
            </w:sdtContent>
          </w:sdt>
        </w:p>
      </w:sdtContent>
    </w:sdt>
    <w:sdt>
      <w:sdtPr>
        <w:id w:val="-477182936"/>
        <w:tag w:val="goog_rdk_563"/>
      </w:sdtPr>
      <w:sdtContent>
        <w:p w:rsidR="00000000" w:rsidDel="00000000" w:rsidP="00000000" w:rsidRDefault="00000000" w:rsidRPr="00000000" w14:paraId="00000044">
          <w:pPr>
            <w:pStyle w:val="Heading1"/>
            <w:keepNext w:val="0"/>
            <w:keepLines w:val="0"/>
            <w:spacing w:after="80" w:line="240" w:lineRule="auto"/>
            <w:rPr>
              <w:ins w:author="Arikaran S" w:id="67" w:date="2026-09-23T13:41:19Z"/>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pStyle w:val="Heading2"/>
                <w:keepNext w:val="0"/>
                <w:keepLines w:val="0"/>
                <w:spacing w:after="80" w:before="360" w:line="240" w:lineRule="auto"/>
              </w:pPr>
            </w:pPrChange>
          </w:pPr>
          <w:sdt>
            <w:sdtPr>
              <w:id w:val="-853559337"/>
              <w:tag w:val="goog_rdk_560"/>
            </w:sdtPr>
            <w:sdtContent>
              <w:ins w:author="Arikaran S" w:id="67" w:date="2026-09-23T13:41:19Z">
                <w:sdt>
                  <w:sdtPr>
                    <w:id w:val="-212183022"/>
                    <w:tag w:val="goog_rdk_561"/>
                  </w:sdtPr>
                  <w:sdtContent>
                    <w:del w:author="Anonymous" w:id="55" w:date="2026-09-24T05:26:08Z"/>
                  </w:sdtContent>
                </w:sdt>
              </w:ins>
              <w:sdt>
                <w:sdtPr>
                  <w:id w:val="-887723922"/>
                  <w:tag w:val="goog_rdk_562"/>
                </w:sdtPr>
                <w:sdtContent>
                  <w:ins w:author="Arikaran S" w:id="67" w:date="2026-09-23T13:41:19Z">
                    <w:del w:author="Anonymous" w:id="55" w:date="2026-09-24T05:26:08Z">
                      <w:r w:rsidDel="00000000" w:rsidR="00000000" w:rsidRPr="00000000">
                        <w:rPr>
                          <w:rtl w:val="0"/>
                        </w:rPr>
                      </w:r>
                    </w:del>
                  </w:ins>
                </w:sdtContent>
              </w:sdt>
              <w:ins w:author="Arikaran S" w:id="67" w:date="2026-09-23T13:41:19Z">
                <w:del w:author="Anonymous" w:id="55" w:date="2026-09-24T05:26:08Z">
                  <w:bookmarkStart w:colFirst="0" w:colLast="0" w:name="_heading=h.70xlsol052ea" w:id="17"/>
                  <w:bookmarkEnd w:id="17"/>
                </w:del>
              </w:ins>
            </w:sdtContent>
          </w:sdt>
        </w:p>
      </w:sdtContent>
    </w:sdt>
    <w:sdt>
      <w:sdtPr>
        <w:id w:val="-1393217325"/>
        <w:tag w:val="goog_rdk_576"/>
      </w:sdtPr>
      <w:sdtContent>
        <w:p w:rsidR="00000000" w:rsidDel="00000000" w:rsidP="00000000" w:rsidRDefault="00000000" w:rsidRPr="00000000" w14:paraId="00000045">
          <w:pPr>
            <w:pStyle w:val="Heading2"/>
            <w:keepNext w:val="0"/>
            <w:keepLines w:val="0"/>
            <w:spacing w:after="80" w:before="360" w:line="240" w:lineRule="auto"/>
            <w:rPr>
              <w:del w:author="Anonymous" w:id="55" w:date="2026-09-24T05:26:08Z"/>
              <w:strike w:val="1"/>
              <w:rPrChange w:author="Sushanth G.k" w:id="3" w:date="2026-09-24T07:06:28Z">
                <w:rPr>
                  <w:rFonts w:ascii="Cambria" w:cs="Cambria" w:eastAsia="Cambria" w:hAnsi="Cambria"/>
                  <w:b w:val="1"/>
                  <w:bCs w:val="1"/>
                  <w:color w:val="000000"/>
                  <w:sz w:val="24"/>
                  <w:szCs w:val="24"/>
                </w:rPr>
              </w:rPrChange>
            </w:rPr>
            <w:pPrChange w:author="Sushanth G.k" w:id="0" w:date="2026-09-24T07:06:28Z">
              <w:pPr>
                <w:pStyle w:val="Heading2"/>
                <w:keepNext w:val="0"/>
                <w:keepLines w:val="0"/>
                <w:spacing w:after="80" w:before="360" w:line="240" w:lineRule="auto"/>
              </w:pPr>
            </w:pPrChange>
          </w:pPr>
          <w:sdt>
            <w:sdtPr>
              <w:id w:val="1341848632"/>
              <w:tag w:val="goog_rdk_567"/>
            </w:sdtPr>
            <w:sdtContent>
              <w:ins w:author="Anonymous" w:id="68" w:date="2026-09-24T06:20:12Z">
                <w:sdt>
                  <w:sdtPr>
                    <w:id w:val="-752383247"/>
                    <w:tag w:val="goog_rdk_568"/>
                  </w:sdtPr>
                  <w:sdtContent>
                    <w:del w:author="Anonymous" w:id="55" w:date="2026-09-24T05:26:08Z"/>
                  </w:sdtContent>
                </w:sdt>
              </w:ins>
              <w:sdt>
                <w:sdtPr>
                  <w:id w:val="-432677547"/>
                  <w:tag w:val="goog_rdk_569"/>
                </w:sdtPr>
                <w:sdtContent>
                  <w:ins w:author="Anonymous" w:id="68" w:date="2026-09-24T06:20:12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w:delText>
                      </w:r>
                    </w:del>
                  </w:ins>
                </w:sdtContent>
              </w:sdt>
              <w:ins w:author="Anonymous" w:id="68" w:date="2026-09-24T06:20:12Z">
                <w:del w:author="Anonymous" w:id="55" w:date="2026-09-24T05:26:08Z"/>
              </w:ins>
            </w:sdtContent>
          </w:sdt>
          <w:sdt>
            <w:sdtPr>
              <w:id w:val="-1417056897"/>
              <w:tag w:val="goog_rdk_570"/>
            </w:sdtPr>
            <w:sdtContent>
              <w:del w:author="Anonymous" w:id="55" w:date="2026-09-24T05:26:08Z"/>
            </w:sdtContent>
          </w:sdt>
          <w:sdt>
            <w:sdtPr>
              <w:id w:val="1428731676"/>
              <w:tag w:val="goog_rdk_571"/>
            </w:sdtPr>
            <w:sdtContent>
              <w:ins w:author="Suruthilaya S" w:id="69" w:date="2026-09-23T09:04:53Z">
                <w:sdt>
                  <w:sdtPr>
                    <w:id w:val="-497509022"/>
                    <w:tag w:val="goog_rdk_572"/>
                  </w:sdtPr>
                  <w:sdtContent>
                    <w:del w:author="Anonymous" w:id="55" w:date="2026-09-24T05:26:08Z"/>
                  </w:sdtContent>
                </w:sdt>
              </w:ins>
              <w:sdt>
                <w:sdtPr>
                  <w:id w:val="617167369"/>
                  <w:tag w:val="goog_rdk_573"/>
                </w:sdtPr>
                <w:sdtContent>
                  <w:ins w:author="Suruthilaya S" w:id="69" w:date="2026-09-23T09:04:53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w:delText>
                      </w:r>
                    </w:del>
                  </w:ins>
                </w:sdtContent>
              </w:sdt>
              <w:ins w:author="Suruthilaya S" w:id="69" w:date="2026-09-23T09:04:53Z">
                <w:del w:author="Anonymous" w:id="55" w:date="2026-09-24T05:26:08Z"/>
              </w:ins>
            </w:sdtContent>
          </w:sdt>
          <w:sdt>
            <w:sdtPr>
              <w:id w:val="-1997809632"/>
              <w:tag w:val="goog_rdk_574"/>
            </w:sdtPr>
            <w:sdtContent>
              <w:del w:author="Anonymous" w:id="55" w:date="2026-09-24T05:26:08Z"/>
              <w:sdt>
                <w:sdtPr>
                  <w:id w:val="-1220983057"/>
                  <w:tag w:val="goog_rdk_575"/>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000000"/>
                            <w:sz w:val="24"/>
                            <w:szCs w:val="24"/>
                          </w:rPr>
                        </w:rPrChange>
                      </w:rPr>
                      <w:delText xml:space="preserve">Architecture Overview</w:delText>
                    </w:r>
                  </w:del>
                </w:sdtContent>
              </w:sdt>
              <w:del w:author="Anonymous" w:id="55" w:date="2026-09-24T05:26:08Z">
                <w:bookmarkStart w:colFirst="0" w:colLast="0" w:name="_heading=h.mk78sio2xilj" w:id="18"/>
                <w:bookmarkEnd w:id="18"/>
              </w:del>
            </w:sdtContent>
          </w:sdt>
        </w:p>
      </w:sdtContent>
    </w:sdt>
    <w:sdt>
      <w:sdtPr>
        <w:id w:val="483858576"/>
        <w:tag w:val="goog_rdk_592"/>
      </w:sdtPr>
      <w:sdtContent>
        <w:p w:rsidR="00000000" w:rsidDel="00000000" w:rsidP="00000000" w:rsidRDefault="00000000" w:rsidRPr="00000000" w14:paraId="00000046">
          <w:pPr>
            <w:pStyle w:val="Heading1"/>
            <w:spacing w:after="240" w:before="240" w:line="240" w:lineRule="auto"/>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jc w:val="both"/>
              </w:pPr>
            </w:pPrChange>
          </w:pPr>
          <w:sdt>
            <w:sdtPr>
              <w:id w:val="-1973513983"/>
              <w:tag w:val="goog_rdk_579"/>
            </w:sdtPr>
            <w:sdtContent>
              <w:ins w:author="Deva sri R" w:id="70" w:date="2026-09-23T14:42:18Z">
                <w:sdt>
                  <w:sdtPr>
                    <w:id w:val="-1429977416"/>
                    <w:tag w:val="goog_rdk_580"/>
                  </w:sdtPr>
                  <w:sdtContent>
                    <w:del w:author="Anonymous" w:id="55" w:date="2026-09-24T05:26:08Z"/>
                  </w:sdtContent>
                </w:sdt>
              </w:ins>
              <w:sdt>
                <w:sdtPr>
                  <w:id w:val="826127103"/>
                  <w:tag w:val="goog_rdk_581"/>
                </w:sdtPr>
                <w:sdtContent>
                  <w:ins w:author="Deva sri R" w:id="70" w:date="2026-09-23T14:42:18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000000"/>
                              <w:sz w:val="24"/>
                              <w:szCs w:val="24"/>
                            </w:rPr>
                          </w:rPrChange>
                        </w:rPr>
                        <w:delText xml:space="preserve">v</w:delText>
                      </w:r>
                    </w:del>
                  </w:ins>
                </w:sdtContent>
              </w:sdt>
              <w:ins w:author="Deva sri R" w:id="70" w:date="2026-09-23T14:42:18Z">
                <w:del w:author="Anonymous" w:id="55" w:date="2026-09-24T05:26:08Z"/>
              </w:ins>
            </w:sdtContent>
          </w:sdt>
          <w:sdt>
            <w:sdtPr>
              <w:id w:val="425104826"/>
              <w:tag w:val="goog_rdk_582"/>
            </w:sdtPr>
            <w:sdtContent>
              <w:del w:author="Anonymous" w:id="55" w:date="2026-09-24T05:26:08Z"/>
              <w:sdt>
                <w:sdtPr>
                  <w:id w:val="-1538466984"/>
                  <w:tag w:val="goog_rdk_58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PocketSmart AI</w:delText>
                    </w:r>
                  </w:del>
                </w:sdtContent>
              </w:sdt>
              <w:del w:author="Anonymous" w:id="55" w:date="2026-09-24T05:26:08Z">
                <w:sdt>
                  <w:sdtPr>
                    <w:id w:val="-1005554021"/>
                    <w:tag w:val="goog_rdk_58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is an intelligent, modular platform designed to generate personalized, budget-aware recommendations across domains like home interiors, party planning, and jewelry selection. It integrates a lightweight Flask backend with Google’s </w:delText>
                    </w:r>
                  </w:sdtContent>
                </w:sdt>
                <w:sdt>
                  <w:sdtPr>
                    <w:id w:val="1946280148"/>
                    <w:tag w:val="goog_rdk_58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Gemini 1.5 Flash Pro</w:delText>
                    </w:r>
                  </w:sdtContent>
                </w:sdt>
                <w:sdt>
                  <w:sdtPr>
                    <w:id w:val="484543343"/>
                    <w:tag w:val="goog_rdk_58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 powerful multimodal AI model that processes user inputs (text, numbers, and images) to deliver smart recommendations.</w:delText>
                    </w:r>
                  </w:sdtContent>
                </w:sdt>
              </w:del>
            </w:sdtContent>
          </w:sdt>
          <w:sdt>
            <w:sdtPr>
              <w:id w:val="-41117822"/>
              <w:tag w:val="goog_rdk_587"/>
            </w:sdtPr>
            <w:sdtContent>
              <w:ins w:author="Karthikeyan S" w:id="71" w:date="2026-09-22T15:38:42Z">
                <w:sdt>
                  <w:sdtPr>
                    <w:id w:val="-1677307157"/>
                    <w:tag w:val="goog_rdk_588"/>
                  </w:sdtPr>
                  <w:sdtContent>
                    <w:del w:author="Anonymous" w:id="55" w:date="2026-09-24T05:26:08Z"/>
                  </w:sdtContent>
                </w:sdt>
              </w:ins>
              <w:sdt>
                <w:sdtPr>
                  <w:id w:val="136368467"/>
                  <w:tag w:val="goog_rdk_589"/>
                </w:sdtPr>
                <w:sdtContent>
                  <w:ins w:author="Karthikeyan S" w:id="71" w:date="2026-09-22T15:38:42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9</w:delText>
                      </w:r>
                    </w:del>
                  </w:ins>
                </w:sdtContent>
              </w:sdt>
              <w:ins w:author="Karthikeyan S" w:id="71" w:date="2026-09-22T15:38:42Z">
                <w:del w:author="Anonymous" w:id="55" w:date="2026-09-24T05:26:08Z"/>
              </w:ins>
            </w:sdtContent>
          </w:sdt>
          <w:sdt>
            <w:sdtPr>
              <w:id w:val="-1327856559"/>
              <w:tag w:val="goog_rdk_590"/>
            </w:sdtPr>
            <w:sdtContent>
              <w:del w:author="Anonymous" w:id="55" w:date="2026-09-24T05:26:08Z"/>
              <w:sdt>
                <w:sdtPr>
                  <w:id w:val="675974327"/>
                  <w:tag w:val="goog_rdk_591"/>
                </w:sdtPr>
                <w:sdtContent>
                  <w:del w:author="Anonymous" w:id="55" w:date="2026-09-24T05:26:08Z">
                    <w:r w:rsidDel="00000000" w:rsidR="00000000" w:rsidRPr="00000000">
                      <w:rPr>
                        <w:rtl w:val="0"/>
                      </w:rPr>
                    </w:r>
                  </w:del>
                </w:sdtContent>
              </w:sdt>
              <w:del w:author="Anonymous" w:id="55" w:date="2026-09-24T05:26:08Z"/>
            </w:sdtContent>
          </w:sdt>
        </w:p>
      </w:sdtContent>
    </w:sdt>
    <w:sdt>
      <w:sdtPr>
        <w:id w:val="1506796438"/>
        <w:tag w:val="goog_rdk_597"/>
      </w:sdtPr>
      <w:sdtContent>
        <w:p w:rsidR="00000000" w:rsidDel="00000000" w:rsidP="00000000" w:rsidRDefault="00000000" w:rsidRPr="00000000" w14:paraId="00000047">
          <w:pPr>
            <w:pStyle w:val="Heading1"/>
            <w:spacing w:after="280" w:before="28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pStyle w:val="Heading3"/>
                <w:spacing w:after="280" w:before="280" w:lineRule="auto"/>
              </w:pPr>
            </w:pPrChange>
          </w:pPr>
          <w:sdt>
            <w:sdtPr>
              <w:id w:val="-376526834"/>
              <w:tag w:val="goog_rdk_593"/>
            </w:sdtPr>
            <w:sdtContent>
              <w:del w:author="Anonymous" w:id="55" w:date="2026-09-24T05:26:08Z"/>
              <w:sdt>
                <w:sdtPr>
                  <w:id w:val="-1069141853"/>
                  <w:tag w:val="goog_rdk_59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6"/>
                            <w:szCs w:val="26"/>
                          </w:rPr>
                        </w:rPrChange>
                      </w:rPr>
                      <w:delText xml:space="preserve"> </w:delText>
                    </w:r>
                  </w:del>
                </w:sdtContent>
              </w:sdt>
              <w:del w:author="Anonymous" w:id="55" w:date="2026-09-24T05:26:08Z">
                <w:bookmarkStart w:colFirst="0" w:colLast="0" w:name="_heading=h.og3v0aol85ds" w:id="19"/>
                <w:bookmarkEnd w:id="19"/>
                <w:sdt>
                  <w:sdtPr>
                    <w:id w:val="565967801"/>
                    <w:tag w:val="goog_rdk_59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Core Technologies</w:delText>
                    </w:r>
                  </w:sdtContent>
                </w:sdt>
                <w:sdt>
                  <w:sdtPr>
                    <w:id w:val="-1218292420"/>
                    <w:tag w:val="goog_rdk_596"/>
                  </w:sdtPr>
                  <w:sdtContent>
                    <w:r w:rsidDel="00000000" w:rsidR="00000000" w:rsidRPr="00000000">
                      <w:rPr>
                        <w:rtl w:val="0"/>
                      </w:rPr>
                    </w:r>
                  </w:sdtContent>
                </w:sdt>
              </w:del>
            </w:sdtContent>
          </w:sdt>
        </w:p>
      </w:sdtContent>
    </w:sdt>
    <w:sdt>
      <w:sdtPr>
        <w:id w:val="2137446444"/>
        <w:tag w:val="goog_rdk_601"/>
      </w:sdtPr>
      <w:sdtContent>
        <w:p w:rsidR="00000000" w:rsidDel="00000000" w:rsidP="00000000" w:rsidRDefault="00000000" w:rsidRPr="00000000" w14:paraId="00000048">
          <w:pPr>
            <w:numPr>
              <w:ilvl w:val="0"/>
              <w:numId w:val="18"/>
            </w:numPr>
            <w:spacing w:after="0" w:before="24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18"/>
                </w:numPr>
                <w:spacing w:after="0" w:before="240" w:line="240" w:lineRule="auto"/>
                <w:ind w:left="720" w:hanging="360"/>
              </w:pPr>
            </w:pPrChange>
          </w:pPr>
          <w:sdt>
            <w:sdtPr>
              <w:id w:val="279699956"/>
              <w:tag w:val="goog_rdk_598"/>
            </w:sdtPr>
            <w:sdtContent>
              <w:del w:author="Anonymous" w:id="55" w:date="2026-09-24T05:26:08Z"/>
              <w:sdt>
                <w:sdtPr>
                  <w:id w:val="-799624252"/>
                  <w:tag w:val="goog_rdk_59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Flask</w:delText>
                    </w:r>
                  </w:del>
                </w:sdtContent>
              </w:sdt>
              <w:del w:author="Anonymous" w:id="55" w:date="2026-09-24T05:26:08Z">
                <w:sdt>
                  <w:sdtPr>
                    <w:id w:val="222346813"/>
                    <w:tag w:val="goog_rdk_60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Backend service layer for request handling, routing, and session control.</w:delText>
                      <w:br w:type="textWrapping"/>
                    </w:r>
                  </w:sdtContent>
                </w:sdt>
              </w:del>
            </w:sdtContent>
          </w:sdt>
        </w:p>
      </w:sdtContent>
    </w:sdt>
    <w:sdt>
      <w:sdtPr>
        <w:id w:val="97028730"/>
        <w:tag w:val="goog_rdk_606"/>
      </w:sdtPr>
      <w:sdtContent>
        <w:p w:rsidR="00000000" w:rsidDel="00000000" w:rsidP="00000000" w:rsidRDefault="00000000" w:rsidRPr="00000000" w14:paraId="00000049">
          <w:pPr>
            <w:numPr>
              <w:ilvl w:val="0"/>
              <w:numId w:val="18"/>
            </w:numPr>
            <w:spacing w:after="0" w:before="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18"/>
                </w:numPr>
                <w:spacing w:after="0" w:before="0" w:line="240" w:lineRule="auto"/>
                <w:ind w:left="720" w:hanging="360"/>
              </w:pPr>
            </w:pPrChange>
          </w:pPr>
          <w:sdt>
            <w:sdtPr>
              <w:id w:val="-546274044"/>
              <w:tag w:val="goog_rdk_602"/>
            </w:sdtPr>
            <w:sdtContent>
              <w:del w:author="Anonymous" w:id="55" w:date="2026-09-24T05:26:08Z"/>
              <w:sdt>
                <w:sdtPr>
                  <w:id w:val="-352303350"/>
                  <w:tag w:val="goog_rdk_60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Gemini 1.5 Flash Pro</w:delText>
                    </w:r>
                  </w:del>
                </w:sdtContent>
              </w:sdt>
              <w:del w:author="Anonymous" w:id="55" w:date="2026-09-24T05:26:08Z">
                <w:sdt>
                  <w:sdtPr>
                    <w:id w:val="-1696045489"/>
                    <w:tag w:val="goog_rdk_60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AI model used for understanding budget context, analyzing images, generating structured suggestions, and recommending platform-specific products.</w:delText>
                    </w:r>
                  </w:sdtContent>
                </w:sdt>
                <w:sdt>
                  <w:sdtPr>
                    <w:id w:val="1027078500"/>
                    <w:tag w:val="goog_rdk_605"/>
                  </w:sdtPr>
                  <w:sdtContent>
                    <w:r w:rsidDel="00000000" w:rsidR="00000000" w:rsidRPr="00000000">
                      <w:rPr>
                        <w:rFonts w:ascii="Calibri" w:cs="Calibri" w:eastAsia="Calibri" w:hAnsi="Calibri"/>
                        <w:strike w:val="1"/>
                        <w:highlight w:val="black"/>
                        <w:rtl w:val="0"/>
                        <w:rPrChange w:author="Sushanth G.k" w:id="3" w:date="2026-09-24T07:06:28Z">
                          <w:rPr>
                            <w:rFonts w:ascii="Cambria" w:cs="Cambria" w:eastAsia="Cambria" w:hAnsi="Cambria"/>
                          </w:rPr>
                        </w:rPrChange>
                      </w:rPr>
                      <w:br w:type="textWrapping"/>
                    </w:r>
                  </w:sdtContent>
                </w:sdt>
              </w:del>
            </w:sdtContent>
          </w:sdt>
        </w:p>
      </w:sdtContent>
    </w:sdt>
    <w:sdt>
      <w:sdtPr>
        <w:id w:val="182539061"/>
        <w:tag w:val="goog_rdk_610"/>
      </w:sdtPr>
      <w:sdtContent>
        <w:p w:rsidR="00000000" w:rsidDel="00000000" w:rsidP="00000000" w:rsidRDefault="00000000" w:rsidRPr="00000000" w14:paraId="0000004A">
          <w:pPr>
            <w:numPr>
              <w:ilvl w:val="0"/>
              <w:numId w:val="18"/>
            </w:numPr>
            <w:spacing w:after="0" w:before="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18"/>
                </w:numPr>
                <w:spacing w:after="0" w:before="0" w:line="240" w:lineRule="auto"/>
                <w:ind w:left="720" w:hanging="360"/>
              </w:pPr>
            </w:pPrChange>
          </w:pPr>
          <w:sdt>
            <w:sdtPr>
              <w:id w:val="-721188002"/>
              <w:tag w:val="goog_rdk_607"/>
            </w:sdtPr>
            <w:sdtContent>
              <w:del w:author="Anonymous" w:id="55" w:date="2026-09-24T05:26:08Z"/>
              <w:sdt>
                <w:sdtPr>
                  <w:id w:val="-1223652960"/>
                  <w:tag w:val="goog_rdk_608"/>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Third-party APIs (Amazon, Flipkart, IKEA, Zomato, etc.)</w:delText>
                    </w:r>
                  </w:del>
                </w:sdtContent>
              </w:sdt>
              <w:del w:author="Anonymous" w:id="55" w:date="2026-09-24T05:26:08Z">
                <w:sdt>
                  <w:sdtPr>
                    <w:id w:val="1860983771"/>
                    <w:tag w:val="goog_rdk_60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Product and service data sourcing.</w:delText>
                      <w:br w:type="textWrapping"/>
                    </w:r>
                  </w:sdtContent>
                </w:sdt>
              </w:del>
            </w:sdtContent>
          </w:sdt>
        </w:p>
      </w:sdtContent>
    </w:sdt>
    <w:sdt>
      <w:sdtPr>
        <w:id w:val="1103042699"/>
        <w:tag w:val="goog_rdk_615"/>
      </w:sdtPr>
      <w:sdtContent>
        <w:p w:rsidR="00000000" w:rsidDel="00000000" w:rsidP="00000000" w:rsidRDefault="00000000" w:rsidRPr="00000000" w14:paraId="0000004B">
          <w:pPr>
            <w:numPr>
              <w:ilvl w:val="0"/>
              <w:numId w:val="18"/>
            </w:numPr>
            <w:spacing w:after="240" w:before="0" w:line="240" w:lineRule="auto"/>
            <w:ind w:left="720" w:hanging="360"/>
            <w:rPr>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numPr>
                  <w:ilvl w:val="0"/>
                  <w:numId w:val="18"/>
                </w:numPr>
                <w:spacing w:after="240" w:before="0" w:line="240" w:lineRule="auto"/>
                <w:ind w:left="720" w:hanging="360"/>
              </w:pPr>
            </w:pPrChange>
          </w:pPr>
          <w:sdt>
            <w:sdtPr>
              <w:id w:val="-1059190865"/>
              <w:tag w:val="goog_rdk_611"/>
            </w:sdtPr>
            <w:sdtContent>
              <w:del w:author="Anonymous" w:id="55" w:date="2026-09-24T05:26:08Z"/>
              <w:sdt>
                <w:sdtPr>
                  <w:id w:val="-1973499195"/>
                  <w:tag w:val="goog_rdk_61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Frontend (HTML/CSS + JS)</w:delText>
                    </w:r>
                  </w:del>
                </w:sdtContent>
              </w:sdt>
              <w:del w:author="Anonymous" w:id="55" w:date="2026-09-24T05:26:08Z">
                <w:sdt>
                  <w:sdtPr>
                    <w:id w:val="-1890271141"/>
                    <w:tag w:val="goog_rdk_61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Interactive user interface for input collection and AI output display.</w:delText>
                    </w:r>
                  </w:sdtContent>
                </w:sdt>
                <w:sdt>
                  <w:sdtPr>
                    <w:id w:val="670395820"/>
                    <w:tag w:val="goog_rdk_61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br w:type="textWrapping"/>
                    </w:r>
                  </w:sdtContent>
                </w:sdt>
              </w:del>
            </w:sdtContent>
          </w:sdt>
        </w:p>
      </w:sdtContent>
    </w:sdt>
    <w:sdt>
      <w:sdtPr>
        <w:id w:val="-1931732396"/>
        <w:tag w:val="goog_rdk_619"/>
      </w:sdtPr>
      <w:sdtContent>
        <w:p w:rsidR="00000000" w:rsidDel="00000000" w:rsidP="00000000" w:rsidRDefault="00000000" w:rsidRPr="00000000" w14:paraId="0000004C">
          <w:pPr>
            <w:pStyle w:val="Heading1"/>
            <w:spacing w:after="240" w:before="24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spacing w:after="240" w:before="240" w:line="240" w:lineRule="auto"/>
                <w:ind w:left="0" w:firstLine="0"/>
              </w:pPr>
            </w:pPrChange>
          </w:pPr>
          <w:sdt>
            <w:sdtPr>
              <w:id w:val="-911038036"/>
              <w:tag w:val="goog_rdk_616"/>
            </w:sdtPr>
            <w:sdtContent>
              <w:del w:author="Anonymous" w:id="55" w:date="2026-09-24T05:26:08Z"/>
              <w:sdt>
                <w:sdtPr>
                  <w:id w:val="-685232017"/>
                  <w:tag w:val="goog_rdk_617"/>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6"/>
                            <w:szCs w:val="26"/>
                          </w:rPr>
                        </w:rPrChange>
                      </w:rPr>
                      <w:delText xml:space="preserve"> </w:delText>
                    </w:r>
                  </w:del>
                </w:sdtContent>
              </w:sdt>
              <w:del w:author="Anonymous" w:id="55" w:date="2026-09-24T05:26:08Z">
                <w:sdt>
                  <w:sdtPr>
                    <w:id w:val="-1842595041"/>
                    <w:tag w:val="goog_rdk_61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Component-Wise Architecture</w:delText>
                    </w:r>
                  </w:sdtContent>
                </w:sdt>
              </w:del>
            </w:sdtContent>
          </w:sdt>
        </w:p>
      </w:sdtContent>
    </w:sdt>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0891591371037"/>
        <w:gridCol w:w="7405.42265188652"/>
        <w:tblGridChange w:id="0">
          <w:tblGrid>
            <w:gridCol w:w="1620.0891591371037"/>
            <w:gridCol w:w="7405.42265188652"/>
          </w:tblGrid>
        </w:tblGridChange>
      </w:tblGrid>
      <w:sdt>
        <w:sdtPr>
          <w:id w:val="-1869962978"/>
          <w:tag w:val="goog_rdk_620"/>
        </w:sdtPr>
        <w:sdtContent>
          <w:tr>
            <w:trPr>
              <w:cantSplit w:val="0"/>
              <w:trHeight w:val="500" w:hRule="atLeast"/>
              <w:tblHeader w:val="0"/>
              <w:del w:author="Anonymous" w:id="55" w:date="2026-09-24T05:26:08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50080299"/>
                  <w:tag w:val="goog_rdk_624"/>
                </w:sdtPr>
                <w:sdtContent>
                  <w:p w:rsidR="00000000" w:rsidDel="00000000" w:rsidP="00000000" w:rsidRDefault="00000000" w:rsidRPr="00000000" w14:paraId="0000004D">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80" w:before="280" w:line="240" w:lineRule="auto"/>
                          <w:jc w:val="left"/>
                        </w:pPr>
                      </w:pPrChange>
                    </w:pPr>
                    <w:sdt>
                      <w:sdtPr>
                        <w:id w:val="-1281522540"/>
                        <w:tag w:val="goog_rdk_621"/>
                      </w:sdtPr>
                      <w:sdtContent>
                        <w:del w:author="Anonymous" w:id="55" w:date="2026-09-24T05:26:08Z"/>
                        <w:sdt>
                          <w:sdtPr>
                            <w:id w:val="-256651656"/>
                            <w:tag w:val="goog_rdk_62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Component</w:delText>
                              </w:r>
                            </w:del>
                          </w:sdtContent>
                        </w:sdt>
                        <w:del w:author="Anonymous" w:id="55" w:date="2026-09-24T05:26:08Z">
                          <w:sdt>
                            <w:sdtPr>
                              <w:id w:val="-2098153057"/>
                              <w:tag w:val="goog_rdk_623"/>
                            </w:sdtPr>
                            <w:sdtContent>
                              <w:r w:rsidDel="00000000" w:rsidR="00000000" w:rsidRPr="00000000">
                                <w:rPr>
                                  <w:rtl w:val="0"/>
                                </w:rPr>
                              </w:r>
                            </w:sdtContent>
                          </w:sdt>
                        </w:del>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90901287"/>
                  <w:tag w:val="goog_rdk_628"/>
                </w:sdtPr>
                <w:sdtContent>
                  <w:p w:rsidR="00000000" w:rsidDel="00000000" w:rsidP="00000000" w:rsidRDefault="00000000" w:rsidRPr="00000000" w14:paraId="0000004E">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80" w:before="280" w:line="240" w:lineRule="auto"/>
                          <w:jc w:val="left"/>
                        </w:pPr>
                      </w:pPrChange>
                    </w:pPr>
                    <w:sdt>
                      <w:sdtPr>
                        <w:id w:val="1205915197"/>
                        <w:tag w:val="goog_rdk_625"/>
                      </w:sdtPr>
                      <w:sdtContent>
                        <w:del w:author="Anonymous" w:id="55" w:date="2026-09-24T05:26:08Z"/>
                        <w:sdt>
                          <w:sdtPr>
                            <w:id w:val="522938374"/>
                            <w:tag w:val="goog_rdk_62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Description</w:delText>
                              </w:r>
                            </w:del>
                          </w:sdtContent>
                        </w:sdt>
                        <w:del w:author="Anonymous" w:id="55" w:date="2026-09-24T05:26:08Z">
                          <w:sdt>
                            <w:sdtPr>
                              <w:id w:val="814354180"/>
                              <w:tag w:val="goog_rdk_627"/>
                            </w:sdtPr>
                            <w:sdtContent>
                              <w:r w:rsidDel="00000000" w:rsidR="00000000" w:rsidRPr="00000000">
                                <w:rPr>
                                  <w:rtl w:val="0"/>
                                </w:rPr>
                              </w:r>
                            </w:sdtContent>
                          </w:sdt>
                        </w:del>
                      </w:sdtContent>
                    </w:sdt>
                  </w:p>
                </w:sdtContent>
              </w:sdt>
            </w:tc>
          </w:tr>
        </w:sdtContent>
      </w:sdt>
      <w:sdt>
        <w:sdtPr>
          <w:id w:val="1398009588"/>
          <w:tag w:val="goog_rdk_629"/>
        </w:sdtPr>
        <w:sdtContent>
          <w:tr>
            <w:trPr>
              <w:cantSplit w:val="0"/>
              <w:trHeight w:val="1055" w:hRule="atLeast"/>
              <w:tblHeader w:val="0"/>
              <w:del w:author="Anonymous" w:id="55" w:date="2026-09-24T05:26:08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359029478"/>
                  <w:tag w:val="goog_rdk_633"/>
                </w:sdtPr>
                <w:sdtContent>
                  <w:p w:rsidR="00000000" w:rsidDel="00000000" w:rsidP="00000000" w:rsidRDefault="00000000" w:rsidRPr="00000000" w14:paraId="0000004F">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80" w:before="280" w:line="240" w:lineRule="auto"/>
                        </w:pPr>
                      </w:pPrChange>
                    </w:pPr>
                    <w:sdt>
                      <w:sdtPr>
                        <w:id w:val="-612575109"/>
                        <w:tag w:val="goog_rdk_630"/>
                      </w:sdtPr>
                      <w:sdtContent>
                        <w:del w:author="Anonymous" w:id="55" w:date="2026-09-24T05:26:08Z"/>
                        <w:sdt>
                          <w:sdtPr>
                            <w:id w:val="-399426937"/>
                            <w:tag w:val="goog_rdk_63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Frontend UI</w:delText>
                              </w:r>
                            </w:del>
                          </w:sdtContent>
                        </w:sdt>
                        <w:del w:author="Anonymous" w:id="55" w:date="2026-09-24T05:26:08Z">
                          <w:sdt>
                            <w:sdtPr>
                              <w:id w:val="-610820091"/>
                              <w:tag w:val="goog_rdk_632"/>
                            </w:sdtPr>
                            <w:sdtContent>
                              <w:r w:rsidDel="00000000" w:rsidR="00000000" w:rsidRPr="00000000">
                                <w:rPr>
                                  <w:rtl w:val="0"/>
                                </w:rPr>
                              </w:r>
                            </w:sdtContent>
                          </w:sdt>
                        </w:del>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989532475"/>
                  <w:tag w:val="goog_rdk_636"/>
                </w:sdtPr>
                <w:sdtContent>
                  <w:p w:rsidR="00000000" w:rsidDel="00000000" w:rsidP="00000000" w:rsidRDefault="00000000" w:rsidRPr="00000000" w14:paraId="00000050">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80" w:before="280" w:line="240" w:lineRule="auto"/>
                        </w:pPr>
                      </w:pPrChange>
                    </w:pPr>
                    <w:sdt>
                      <w:sdtPr>
                        <w:id w:val="-1345456181"/>
                        <w:tag w:val="goog_rdk_634"/>
                      </w:sdtPr>
                      <w:sdtContent>
                        <w:del w:author="Anonymous" w:id="55" w:date="2026-09-24T05:26:08Z"/>
                        <w:sdt>
                          <w:sdtPr>
                            <w:id w:val="-745894824"/>
                            <w:tag w:val="goog_rdk_635"/>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Web interface built with HTML/CSS allows users to input budgets, preferences, and images. Displays tailored AI-driven recommendations for each category.</w:delText>
                              </w:r>
                            </w:del>
                          </w:sdtContent>
                        </w:sdt>
                        <w:del w:author="Anonymous" w:id="55" w:date="2026-09-24T05:26:08Z"/>
                      </w:sdtContent>
                    </w:sdt>
                  </w:p>
                </w:sdtContent>
              </w:sdt>
            </w:tc>
          </w:tr>
        </w:sdtContent>
      </w:sdt>
      <w:sdt>
        <w:sdtPr>
          <w:id w:val="-1648669994"/>
          <w:tag w:val="goog_rdk_637"/>
        </w:sdtPr>
        <w:sdtContent>
          <w:tr>
            <w:trPr>
              <w:cantSplit w:val="0"/>
              <w:trHeight w:val="1055" w:hRule="atLeast"/>
              <w:tblHeader w:val="0"/>
              <w:del w:author="Anonymous" w:id="55" w:date="2026-09-24T05:26:08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665593809"/>
                  <w:tag w:val="goog_rdk_641"/>
                </w:sdtPr>
                <w:sdtContent>
                  <w:p w:rsidR="00000000" w:rsidDel="00000000" w:rsidP="00000000" w:rsidRDefault="00000000" w:rsidRPr="00000000" w14:paraId="00000051">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80" w:before="280" w:line="240" w:lineRule="auto"/>
                        </w:pPr>
                      </w:pPrChange>
                    </w:pPr>
                    <w:sdt>
                      <w:sdtPr>
                        <w:id w:val="475924945"/>
                        <w:tag w:val="goog_rdk_638"/>
                      </w:sdtPr>
                      <w:sdtContent>
                        <w:del w:author="Anonymous" w:id="55" w:date="2026-09-24T05:26:08Z"/>
                        <w:sdt>
                          <w:sdtPr>
                            <w:id w:val="1006451570"/>
                            <w:tag w:val="goog_rdk_63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Flask Backend</w:delText>
                              </w:r>
                            </w:del>
                          </w:sdtContent>
                        </w:sdt>
                        <w:del w:author="Anonymous" w:id="55" w:date="2026-09-24T05:26:08Z">
                          <w:sdt>
                            <w:sdtPr>
                              <w:id w:val="-1987000399"/>
                              <w:tag w:val="goog_rdk_640"/>
                            </w:sdtPr>
                            <w:sdtContent>
                              <w:r w:rsidDel="00000000" w:rsidR="00000000" w:rsidRPr="00000000">
                                <w:rPr>
                                  <w:rtl w:val="0"/>
                                </w:rPr>
                              </w:r>
                            </w:sdtContent>
                          </w:sdt>
                        </w:del>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474484439"/>
                  <w:tag w:val="goog_rdk_650"/>
                </w:sdtPr>
                <w:sdtContent>
                  <w:p w:rsidR="00000000" w:rsidDel="00000000" w:rsidP="00000000" w:rsidRDefault="00000000" w:rsidRPr="00000000" w14:paraId="00000052">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80" w:before="280" w:line="240" w:lineRule="auto"/>
                        </w:pPr>
                      </w:pPrChange>
                    </w:pPr>
                    <w:sdt>
                      <w:sdtPr>
                        <w:id w:val="-1626188634"/>
                        <w:tag w:val="goog_rdk_642"/>
                      </w:sdtPr>
                      <w:sdtContent>
                        <w:del w:author="Anonymous" w:id="55" w:date="2026-09-24T05:26:08Z"/>
                        <w:sdt>
                          <w:sdtPr>
                            <w:id w:val="-1871764312"/>
                            <w:tag w:val="goog_rdk_64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Manages user sessions, routes (</w:delText>
                              </w:r>
                            </w:del>
                          </w:sdtContent>
                        </w:sdt>
                        <w:del w:author="Anonymous" w:id="55" w:date="2026-09-24T05:26:08Z">
                          <w:sdt>
                            <w:sdtPr>
                              <w:id w:val="1550567222"/>
                              <w:tag w:val="goog_rdk_644"/>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/generate-home</w:delText>
                              </w:r>
                            </w:sdtContent>
                          </w:sdt>
                          <w:sdt>
                            <w:sdtPr>
                              <w:id w:val="463301818"/>
                              <w:tag w:val="goog_rdk_64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sdt>
                            <w:sdtPr>
                              <w:id w:val="599672321"/>
                              <w:tag w:val="goog_rdk_646"/>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/generate-party</w:delText>
                              </w:r>
                            </w:sdtContent>
                          </w:sdt>
                          <w:sdt>
                            <w:sdtPr>
                              <w:id w:val="-713070653"/>
                              <w:tag w:val="goog_rdk_64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sdt>
                            <w:sdtPr>
                              <w:id w:val="-508156176"/>
                              <w:tag w:val="goog_rdk_648"/>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/generate-jewelry</w:delText>
                              </w:r>
                            </w:sdtContent>
                          </w:sdt>
                          <w:sdt>
                            <w:sdtPr>
                              <w:id w:val="1580967586"/>
                              <w:tag w:val="goog_rdk_64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and handles communication between UI and Gemini AI.</w:delText>
                              </w:r>
                            </w:sdtContent>
                          </w:sdt>
                        </w:del>
                      </w:sdtContent>
                    </w:sdt>
                  </w:p>
                </w:sdtContent>
              </w:sdt>
            </w:tc>
          </w:tr>
        </w:sdtContent>
      </w:sdt>
      <w:sdt>
        <w:sdtPr>
          <w:id w:val="2107289810"/>
          <w:tag w:val="goog_rdk_651"/>
        </w:sdtPr>
        <w:sdtContent>
          <w:tr>
            <w:trPr>
              <w:cantSplit w:val="0"/>
              <w:trHeight w:val="785" w:hRule="atLeast"/>
              <w:tblHeader w:val="0"/>
              <w:del w:author="Anonymous" w:id="55" w:date="2026-09-24T05:26:08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046374586"/>
                  <w:tag w:val="goog_rdk_659"/>
                </w:sdtPr>
                <w:sdtContent>
                  <w:p w:rsidR="00000000" w:rsidDel="00000000" w:rsidP="00000000" w:rsidRDefault="00000000" w:rsidRPr="00000000" w14:paraId="00000053">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80" w:before="280" w:line="240" w:lineRule="auto"/>
                        </w:pPr>
                      </w:pPrChange>
                    </w:pPr>
                    <w:sdt>
                      <w:sdtPr>
                        <w:id w:val="-429134141"/>
                        <w:tag w:val="goog_rdk_652"/>
                      </w:sdtPr>
                      <w:sdtContent>
                        <w:del w:author="Anonymous" w:id="55" w:date="2026-09-24T05:26:08Z"/>
                        <w:sdt>
                          <w:sdtPr>
                            <w:id w:val="-556170854"/>
                            <w:tag w:val="goog_rdk_65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Gemini AI Layer</w:delText>
                              </w:r>
                            </w:del>
                          </w:sdtContent>
                        </w:sdt>
                        <w:del w:author="Anonymous" w:id="55" w:date="2026-09-24T05:26:08Z"/>
                      </w:sdtContent>
                    </w:sdt>
                    <w:sdt>
                      <w:sdtPr>
                        <w:id w:val="1332278711"/>
                        <w:tag w:val="goog_rdk_654"/>
                      </w:sdtPr>
                      <w:sdtContent>
                        <w:ins w:author="Darshan G" w:id="72" w:date="2026-09-22T15:23:22Z">
                          <w:sdt>
                            <w:sdtPr>
                              <w:id w:val="-1512251252"/>
                              <w:tag w:val="goog_rdk_655"/>
                            </w:sdtPr>
                            <w:sdtContent>
                              <w:del w:author="Anonymous" w:id="55" w:date="2026-09-24T05:26:08Z"/>
                            </w:sdtContent>
                          </w:sdt>
                        </w:ins>
                        <w:sdt>
                          <w:sdtPr>
                            <w:id w:val="532371103"/>
                            <w:tag w:val="goog_rdk_656"/>
                          </w:sdtPr>
                          <w:sdtContent>
                            <w:ins w:author="Darshan G" w:id="72" w:date="2026-09-22T15:23:22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 </w:delText>
                                </w:r>
                              </w:del>
                            </w:ins>
                          </w:sdtContent>
                        </w:sdt>
                        <w:ins w:author="Darshan G" w:id="72" w:date="2026-09-22T15:23:22Z">
                          <w:del w:author="Anonymous" w:id="55" w:date="2026-09-24T05:26:08Z"/>
                        </w:ins>
                      </w:sdtContent>
                    </w:sdt>
                    <w:sdt>
                      <w:sdtPr>
                        <w:id w:val="83802419"/>
                        <w:tag w:val="goog_rdk_657"/>
                      </w:sdtPr>
                      <w:sdtContent>
                        <w:del w:author="Anonymous" w:id="55" w:date="2026-09-24T05:26:08Z"/>
                        <w:sdt>
                          <w:sdtPr>
                            <w:id w:val="-1670537476"/>
                            <w:tag w:val="goog_rdk_658"/>
                          </w:sdtPr>
                          <w:sdtContent>
                            <w:del w:author="Anonymous" w:id="55" w:date="2026-09-24T05:26:08Z">
                              <w:r w:rsidDel="00000000" w:rsidR="00000000" w:rsidRPr="00000000">
                                <w:rPr>
                                  <w:rtl w:val="0"/>
                                </w:rPr>
                              </w:r>
                            </w:del>
                          </w:sdtContent>
                        </w:sdt>
                        <w:del w:author="Anonymous" w:id="55" w:date="2026-09-24T05:26:08Z"/>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948983946"/>
                  <w:tag w:val="goog_rdk_667"/>
                </w:sdtPr>
                <w:sdtContent>
                  <w:p w:rsidR="00000000" w:rsidDel="00000000" w:rsidP="00000000" w:rsidRDefault="00000000" w:rsidRPr="00000000" w14:paraId="00000054">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80" w:before="280" w:line="240" w:lineRule="auto"/>
                        </w:pPr>
                      </w:pPrChange>
                    </w:pPr>
                    <w:sdt>
                      <w:sdtPr>
                        <w:id w:val="-30543439"/>
                        <w:tag w:val="goog_rdk_660"/>
                      </w:sdtPr>
                      <w:sdtContent>
                        <w:del w:author="Anonymous" w:id="55" w:date="2026-09-24T05:26:08Z"/>
                        <w:sdt>
                          <w:sdtPr>
                            <w:id w:val="-1468530268"/>
                            <w:tag w:val="goog_rdk_66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Processes inpu</w:delText>
                              </w:r>
                            </w:del>
                          </w:sdtContent>
                        </w:sdt>
                        <w:del w:author="Anonymous" w:id="55" w:date="2026-09-24T05:26:08Z"/>
                      </w:sdtContent>
                    </w:sdt>
                    <w:sdt>
                      <w:sdtPr>
                        <w:id w:val="-2128486269"/>
                        <w:tag w:val="goog_rdk_662"/>
                      </w:sdtPr>
                      <w:sdtContent>
                        <w:ins w:author="Kuppuraj S" w:id="73" w:date="2026-09-22T08:37:00Z">
                          <w:sdt>
                            <w:sdtPr>
                              <w:id w:val="656542161"/>
                              <w:tag w:val="goog_rdk_663"/>
                            </w:sdtPr>
                            <w:sdtContent>
                              <w:del w:author="Anonymous" w:id="55" w:date="2026-09-24T05:26:08Z"/>
                            </w:sdtContent>
                          </w:sdt>
                        </w:ins>
                        <w:sdt>
                          <w:sdtPr>
                            <w:id w:val="808153246"/>
                            <w:tag w:val="goog_rdk_664"/>
                          </w:sdtPr>
                          <w:sdtContent>
                            <w:ins w:author="Kuppuraj S" w:id="73" w:date="2026-09-22T08:37:00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Z</w:delText>
                                </w:r>
                              </w:del>
                            </w:ins>
                          </w:sdtContent>
                        </w:sdt>
                        <w:ins w:author="Kuppuraj S" w:id="73" w:date="2026-09-22T08:37:00Z">
                          <w:del w:author="Anonymous" w:id="55" w:date="2026-09-24T05:26:08Z"/>
                        </w:ins>
                      </w:sdtContent>
                    </w:sdt>
                    <w:sdt>
                      <w:sdtPr>
                        <w:id w:val="-1821740232"/>
                        <w:tag w:val="goog_rdk_665"/>
                      </w:sdtPr>
                      <w:sdtContent>
                        <w:del w:author="Anonymous" w:id="55" w:date="2026-09-24T05:26:08Z"/>
                        <w:sdt>
                          <w:sdtPr>
                            <w:id w:val="1468646105"/>
                            <w:tag w:val="goog_rdk_66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ts using Gemini 1.5 Flash Pro to:</w:delText>
                              </w:r>
                            </w:del>
                          </w:sdtContent>
                        </w:sdt>
                        <w:del w:author="Anonymous" w:id="55" w:date="2026-09-24T05:26:08Z"/>
                      </w:sdtContent>
                    </w:sdt>
                  </w:p>
                </w:sdtContent>
              </w:sdt>
            </w:tc>
          </w:tr>
        </w:sdtContent>
      </w:sdt>
    </w:tbl>
    <w:sdt>
      <w:sdtPr>
        <w:id w:val="-267622296"/>
        <w:tag w:val="goog_rdk_676"/>
      </w:sdtPr>
      <w:sdtContent>
        <w:p w:rsidR="00000000" w:rsidDel="00000000" w:rsidP="00000000" w:rsidRDefault="00000000" w:rsidRPr="00000000" w14:paraId="00000055">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80" w:before="280" w:line="240" w:lineRule="auto"/>
              </w:pPr>
            </w:pPrChange>
          </w:pPr>
          <w:sdt>
            <w:sdtPr>
              <w:id w:val="1403489910"/>
              <w:tag w:val="goog_rdk_670"/>
            </w:sdtPr>
            <w:sdtContent>
              <w:ins w:author="Pradeep" w:id="74" w:date="2026-09-22T00:04:03Z">
                <w:sdt>
                  <w:sdtPr>
                    <w:id w:val="156801715"/>
                    <w:tag w:val="goog_rdk_671"/>
                  </w:sdtPr>
                  <w:sdtContent>
                    <w:del w:author="Anonymous" w:id="55" w:date="2026-09-24T05:26:08Z"/>
                  </w:sdtContent>
                </w:sdt>
              </w:ins>
              <w:sdt>
                <w:sdtPr>
                  <w:id w:val="-142667354"/>
                  <w:tag w:val="goog_rdk_672"/>
                </w:sdtPr>
                <w:sdtContent>
                  <w:ins w:author="Pradeep" w:id="74" w:date="2026-09-22T00:04:03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w:delText>
                      </w:r>
                    </w:del>
                  </w:ins>
                </w:sdtContent>
              </w:sdt>
              <w:ins w:author="Pradeep" w:id="74" w:date="2026-09-22T00:04:03Z">
                <w:del w:author="Anonymous" w:id="55" w:date="2026-09-24T05:26:08Z">
                  <w:sdt>
                    <w:sdtPr>
                      <w:id w:val="-1919700909"/>
                      <w:tag w:val="goog_rdk_67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User-frontend(user information)-backend(receive information and process)-Gemini AI(generate recommendation)-Recommendation logic-Frontend(result)-Output)</w:delText>
                      </w:r>
                    </w:sdtContent>
                  </w:sdt>
                </w:del>
              </w:ins>
            </w:sdtContent>
          </w:sdt>
          <w:sdt>
            <w:sdtPr>
              <w:id w:val="1465035865"/>
              <w:tag w:val="goog_rdk_674"/>
            </w:sdtPr>
            <w:sdtContent>
              <w:del w:author="Anonymous" w:id="55" w:date="2026-09-24T05:26:08Z"/>
              <w:sdt>
                <w:sdtPr>
                  <w:id w:val="-463243027"/>
                  <w:tag w:val="goog_rdk_675"/>
                </w:sdtPr>
                <w:sdtContent>
                  <w:del w:author="Anonymous" w:id="55" w:date="2026-09-24T05:26:08Z">
                    <w:r w:rsidDel="00000000" w:rsidR="00000000" w:rsidRPr="00000000">
                      <w:rPr>
                        <w:rtl w:val="0"/>
                      </w:rPr>
                    </w:r>
                  </w:del>
                </w:sdtContent>
              </w:sdt>
              <w:del w:author="Anonymous" w:id="55" w:date="2026-09-24T05:26:08Z"/>
            </w:sdtContent>
          </w:sdt>
        </w:p>
      </w:sdtContent>
    </w:sdt>
    <w:sdt>
      <w:sdtPr>
        <w:id w:val="-690149367"/>
        <w:tag w:val="goog_rdk_679"/>
      </w:sdtPr>
      <w:sdtContent>
        <w:p w:rsidR="00000000" w:rsidDel="00000000" w:rsidP="00000000" w:rsidRDefault="00000000" w:rsidRPr="00000000" w14:paraId="00000056">
          <w:pPr>
            <w:pStyle w:val="Heading1"/>
            <w:spacing w:after="280" w:before="28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240" w:lineRule="auto"/>
              </w:pPr>
            </w:pPrChange>
          </w:pPr>
          <w:sdt>
            <w:sdtPr>
              <w:id w:val="350816232"/>
              <w:tag w:val="goog_rdk_677"/>
            </w:sdtPr>
            <w:sdtContent>
              <w:del w:author="Anonymous" w:id="55" w:date="2026-09-24T05:26:08Z"/>
              <w:sdt>
                <w:sdtPr>
                  <w:id w:val="1385158537"/>
                  <w:tag w:val="goog_rdk_678"/>
                </w:sdtPr>
                <w:sdtContent>
                  <w:del w:author="Anonymous" w:id="55" w:date="2026-09-24T05:26:08Z">
                    <w:r w:rsidDel="00000000" w:rsidR="00000000" w:rsidRPr="00000000">
                      <w:rPr>
                        <w:rtl w:val="0"/>
                      </w:rPr>
                    </w:r>
                  </w:del>
                </w:sdtContent>
              </w:sdt>
              <w:del w:author="Anonymous" w:id="55" w:date="2026-09-24T05:26:08Z"/>
            </w:sdtContent>
          </w:sdt>
        </w:p>
      </w:sdtContent>
    </w:sdt>
    <w:sdt>
      <w:sdtPr>
        <w:id w:val="-1637092560"/>
        <w:tag w:val="goog_rdk_687"/>
      </w:sdtPr>
      <w:sdtContent>
        <w:p w:rsidR="00000000" w:rsidDel="00000000" w:rsidP="00000000" w:rsidRDefault="00000000" w:rsidRPr="00000000" w14:paraId="00000057">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80" w:before="280" w:line="240" w:lineRule="auto"/>
              </w:pPr>
            </w:pPrChange>
          </w:pPr>
          <w:sdt>
            <w:sdtPr>
              <w:id w:val="946545461"/>
              <w:tag w:val="goog_rdk_682"/>
            </w:sdtPr>
            <w:sdtContent>
              <w:ins w:author="Anonymous" w:id="75" w:date="2026-09-23T05:22:04Z">
                <w:sdt>
                  <w:sdtPr>
                    <w:id w:val="944585716"/>
                    <w:tag w:val="goog_rdk_683"/>
                  </w:sdtPr>
                  <w:sdtContent>
                    <w:del w:author="Anonymous" w:id="55" w:date="2026-09-24T05:26:08Z"/>
                  </w:sdtContent>
                </w:sdt>
              </w:ins>
              <w:sdt>
                <w:sdtPr>
                  <w:id w:val="-161349985"/>
                  <w:tag w:val="goog_rdk_684"/>
                </w:sdtPr>
                <w:sdtContent>
                  <w:ins w:author="Anonymous" w:id="75" w:date="2026-09-23T05:22:0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w:delText>
                      </w:r>
                    </w:del>
                  </w:ins>
                </w:sdtContent>
              </w:sdt>
              <w:ins w:author="Anonymous" w:id="75" w:date="2026-09-23T05:22:04Z">
                <w:del w:author="Anonymous" w:id="55" w:date="2026-09-24T05:26:08Z"/>
              </w:ins>
            </w:sdtContent>
          </w:sdt>
          <w:sdt>
            <w:sdtPr>
              <w:id w:val="-661614040"/>
              <w:tag w:val="goog_rdk_685"/>
            </w:sdtPr>
            <w:sdtContent>
              <w:del w:author="Anonymous" w:id="55" w:date="2026-09-24T05:26:08Z"/>
              <w:sdt>
                <w:sdtPr>
                  <w:id w:val="1997452372"/>
                  <w:tag w:val="goog_rdk_686"/>
                </w:sdtPr>
                <w:sdtContent>
                  <w:del w:author="Anonymous" w:id="55" w:date="2026-09-24T05:26:08Z">
                    <w:r w:rsidDel="00000000" w:rsidR="00000000" w:rsidRPr="00000000">
                      <w:rPr>
                        <w:rtl w:val="0"/>
                      </w:rPr>
                    </w:r>
                  </w:del>
                </w:sdtContent>
              </w:sdt>
              <w:del w:author="Anonymous" w:id="55" w:date="2026-09-24T05:26:08Z"/>
            </w:sdtContent>
          </w:sdt>
        </w:p>
      </w:sdtContent>
    </w:sdt>
    <w:sdt>
      <w:sdtPr>
        <w:id w:val="-997319812"/>
        <w:tag w:val="goog_rdk_695"/>
      </w:sdtPr>
      <w:sdtContent>
        <w:p w:rsidR="00000000" w:rsidDel="00000000" w:rsidP="00000000" w:rsidRDefault="00000000" w:rsidRPr="00000000" w14:paraId="00000058">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80" w:before="280" w:line="240" w:lineRule="auto"/>
              </w:pPr>
            </w:pPrChange>
          </w:pPr>
          <w:sdt>
            <w:sdtPr>
              <w:id w:val="132049811"/>
              <w:tag w:val="goog_rdk_690"/>
            </w:sdtPr>
            <w:sdtContent>
              <w:ins w:author="Dhanush Surya" w:id="76" w:date="2026-09-23T09:26:24Z">
                <w:sdt>
                  <w:sdtPr>
                    <w:id w:val="-1679535978"/>
                    <w:tag w:val="goog_rdk_691"/>
                  </w:sdtPr>
                  <w:sdtContent>
                    <w:del w:author="Anonymous" w:id="55" w:date="2026-09-24T05:26:08Z"/>
                  </w:sdtContent>
                </w:sdt>
              </w:ins>
              <w:sdt>
                <w:sdtPr>
                  <w:id w:val="175761686"/>
                  <w:tag w:val="goog_rdk_692"/>
                </w:sdtPr>
                <w:sdtContent>
                  <w:ins w:author="Dhanush Surya" w:id="76" w:date="2026-09-23T09:26:2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a</w:delText>
                      </w:r>
                    </w:del>
                  </w:ins>
                </w:sdtContent>
              </w:sdt>
              <w:ins w:author="Dhanush Surya" w:id="76" w:date="2026-09-23T09:26:24Z">
                <w:del w:author="Anonymous" w:id="55" w:date="2026-09-24T05:26:08Z"/>
              </w:ins>
            </w:sdtContent>
          </w:sdt>
          <w:sdt>
            <w:sdtPr>
              <w:id w:val="-400806253"/>
              <w:tag w:val="goog_rdk_693"/>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734050" cy="1653857"/>
                      <wp:effectExtent b="0" l="0" r="0" t="0"/>
                      <wp:docPr id="171"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734050" cy="1653857"/>
                              </a:xfrm>
                              <a:prstGeom prst="rect"/>
                              <a:ln/>
                            </pic:spPr>
                          </pic:pic>
                        </a:graphicData>
                      </a:graphic>
                    </wp:inline>
                  </w:drawing>
                </w:r>
              </w:del>
              <w:sdt>
                <w:sdtPr>
                  <w:id w:val="1717681652"/>
                  <w:tag w:val="goog_rdk_694"/>
                </w:sdtPr>
                <w:sdtContent>
                  <w:del w:author="Anonymous" w:id="55" w:date="2026-09-24T05:26:08Z">
                    <w:r w:rsidDel="00000000" w:rsidR="00000000" w:rsidRPr="00000000">
                      <w:rPr>
                        <w:rtl w:val="0"/>
                      </w:rPr>
                    </w:r>
                  </w:del>
                </w:sdtContent>
              </w:sdt>
              <w:del w:author="Anonymous" w:id="55" w:date="2026-09-24T05:26:08Z"/>
            </w:sdtContent>
          </w:sdt>
        </w:p>
      </w:sdtContent>
    </w:sdt>
    <w:sdt>
      <w:sdtPr>
        <w:id w:val="1583031325"/>
        <w:tag w:val="goog_rdk_702"/>
      </w:sdtPr>
      <w:sdtContent>
        <w:p w:rsidR="00000000" w:rsidDel="00000000" w:rsidP="00000000" w:rsidRDefault="00000000" w:rsidRPr="00000000" w14:paraId="00000059">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80" w:before="280" w:line="240" w:lineRule="auto"/>
              </w:pPr>
            </w:pPrChange>
          </w:pPr>
          <w:sdt>
            <w:sdtPr>
              <w:id w:val="-454064507"/>
              <w:tag w:val="goog_rdk_696"/>
            </w:sdtPr>
            <w:sdtContent>
              <w:del w:author="Anonymous" w:id="55" w:date="2026-09-24T05:26:08Z"/>
              <w:sdt>
                <w:sdtPr>
                  <w:id w:val="1413751156"/>
                  <w:tag w:val="goog_rdk_697"/>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Pre-requisites</w:delText>
                    </w:r>
                  </w:del>
                </w:sdtContent>
              </w:sdt>
              <w:del w:author="Anonymous" w:id="55" w:date="2026-09-24T05:26:08Z"/>
            </w:sdtContent>
          </w:sdt>
          <w:sdt>
            <w:sdtPr>
              <w:id w:val="789129276"/>
              <w:tag w:val="goog_rdk_698"/>
            </w:sdtPr>
            <w:sdtContent>
              <w:ins w:author="Abi Kutty" w:id="77" w:date="2026-09-22T07:32:07Z">
                <w:sdt>
                  <w:sdtPr>
                    <w:id w:val="-1759264449"/>
                    <w:tag w:val="goog_rdk_699"/>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drawing>
                          <wp:inline distB="114300" distT="114300" distL="114300" distR="114300">
                            <wp:extent cx="304800" cy="304800"/>
                            <wp:effectExtent b="0" l="0" r="0" t="0"/>
                            <wp:docPr descr="Pradeep" id="146" name="image1.png"/>
                            <a:graphic>
                              <a:graphicData uri="http://schemas.openxmlformats.org/drawingml/2006/picture">
                                <pic:pic>
                                  <pic:nvPicPr>
                                    <pic:cNvPr descr="Pradeep" id="0" name="image1.png"/>
                                    <pic:cNvPicPr preferRelativeResize="0"/>
                                  </pic:nvPicPr>
                                  <pic:blipFill>
                                    <a:blip r:embed="rId11"/>
                                    <a:srcRect b="0" l="0" r="0" t="0"/>
                                    <a:stretch>
                                      <a:fillRect/>
                                    </a:stretch>
                                  </pic:blipFill>
                                  <pic:spPr>
                                    <a:xfrm>
                                      <a:off x="0" y="0"/>
                                      <a:ext cx="304800" cy="304800"/>
                                    </a:xfrm>
                                    <a:prstGeom prst="rect"/>
                                    <a:ln/>
                                  </pic:spPr>
                                </pic:pic>
                              </a:graphicData>
                            </a:graphic>
                          </wp:inline>
                        </w:drawing>
                      </w:r>
                    </w:del>
                  </w:sdtContent>
                </w:sdt>
              </w:ins>
            </w:sdtContent>
          </w:sdt>
          <w:sdt>
            <w:sdtPr>
              <w:id w:val="1940314390"/>
              <w:tag w:val="goog_rdk_700"/>
            </w:sdtPr>
            <w:sdtContent>
              <w:del w:author="Anonymous" w:id="55" w:date="2026-09-24T05:26:08Z"/>
              <w:sdt>
                <w:sdtPr>
                  <w:id w:val="1998418803"/>
                  <w:tag w:val="goog_rdk_701"/>
                </w:sdtPr>
                <w:sdtContent>
                  <w:del w:author="Anonymous" w:id="55" w:date="2026-09-24T05:26:08Z">
                    <w:r w:rsidDel="00000000" w:rsidR="00000000" w:rsidRPr="00000000">
                      <w:rPr>
                        <w:rtl w:val="0"/>
                      </w:rPr>
                    </w:r>
                  </w:del>
                </w:sdtContent>
              </w:sdt>
              <w:del w:author="Anonymous" w:id="55" w:date="2026-09-24T05:26:08Z"/>
            </w:sdtContent>
          </w:sdt>
        </w:p>
      </w:sdtContent>
    </w:sdt>
    <w:sdt>
      <w:sdtPr>
        <w:id w:val="-1121992617"/>
        <w:tag w:val="goog_rdk_707"/>
      </w:sdtPr>
      <w:sdtContent>
        <w:p w:rsidR="00000000" w:rsidDel="00000000" w:rsidP="00000000" w:rsidRDefault="00000000" w:rsidRPr="00000000" w14:paraId="0000005A">
          <w:pPr>
            <w:numPr>
              <w:ilvl w:val="0"/>
              <w:numId w:val="1"/>
            </w:numPr>
            <w:spacing w:after="0" w:before="280" w:line="240" w:lineRule="auto"/>
            <w:ind w:left="720" w:hanging="360"/>
            <w:rPr>
              <w:del w:author="Anonymous" w:id="55" w:date="2026-09-24T05:26:08Z"/>
              <w:rFonts w:ascii="Cambria" w:cs="Cambria" w:eastAsia="Cambria" w:hAnsi="Cambria"/>
              <w:sz w:val="24"/>
              <w:szCs w:val="24"/>
              <w:rPrChange w:author="Naran" w:id="78" w:date="2026-09-22T15:47:25Z">
                <w:rPr>
                  <w:rFonts w:ascii="Cambria" w:cs="Cambria" w:eastAsia="Cambria" w:hAnsi="Cambria"/>
                  <w:sz w:val="24"/>
                  <w:szCs w:val="24"/>
                </w:rPr>
              </w:rPrChange>
            </w:rPr>
            <w:pPrChange w:author="Naran" w:id="0" w:date="2026-09-22T15:47:25Z">
              <w:pPr>
                <w:numPr>
                  <w:ilvl w:val="0"/>
                  <w:numId w:val="15"/>
                </w:numPr>
                <w:spacing w:after="0" w:before="280" w:line="240" w:lineRule="auto"/>
                <w:ind w:left="720" w:hanging="360"/>
              </w:pPr>
            </w:pPrChange>
          </w:pPr>
          <w:sdt>
            <w:sdtPr>
              <w:id w:val="-1703764165"/>
              <w:tag w:val="goog_rdk_703"/>
            </w:sdtPr>
            <w:sdtContent>
              <w:del w:author="Anonymous" w:id="55" w:date="2026-09-24T05:26:08Z"/>
              <w:sdt>
                <w:sdtPr>
                  <w:id w:val="-999196355"/>
                  <w:tag w:val="goog_rdk_70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IBM Cloud Account Setup: </w:delText>
                    </w:r>
                  </w:del>
                </w:sdtContent>
              </w:sdt>
              <w:del w:author="Anonymous" w:id="55" w:date="2026-09-24T05:26:08Z">
                <w:r w:rsidDel="00000000" w:rsidR="00000000" w:rsidRPr="00000000">
                  <w:fldChar w:fldCharType="begin"/>
                </w:r>
                <w:r w:rsidDel="00000000" w:rsidR="00000000" w:rsidRPr="00000000">
                  <w:delInstrText xml:space="preserve">HYPERLINK "https://cloud.ibm.com/"</w:delInstrText>
                </w:r>
                <w:r w:rsidDel="00000000" w:rsidR="00000000" w:rsidRPr="00000000">
                  <w:fldChar w:fldCharType="separate"/>
                </w:r>
                <w:sdt>
                  <w:sdtPr>
                    <w:id w:val="-325284963"/>
                    <w:tag w:val="goog_rdk_70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color w:val="2e75b5"/>
                            <w:sz w:val="24"/>
                            <w:szCs w:val="24"/>
                            <w:u w:val="single"/>
                          </w:rPr>
                        </w:rPrChange>
                      </w:rPr>
                      <w:delText xml:space="preserve">IBM Cloud Console</w:delText>
                    </w:r>
                  </w:sdtContent>
                </w:sdt>
                <w:r w:rsidDel="00000000" w:rsidR="00000000" w:rsidRPr="00000000">
                  <w:fldChar w:fldCharType="end"/>
                </w:r>
                <w:sdt>
                  <w:sdtPr>
                    <w:id w:val="-1579363043"/>
                    <w:tag w:val="goog_rdk_706"/>
                  </w:sdtPr>
                  <w:sdtContent>
                    <w:r w:rsidDel="00000000" w:rsidR="00000000" w:rsidRPr="00000000">
                      <w:rPr>
                        <w:rtl w:val="0"/>
                      </w:rPr>
                    </w:r>
                  </w:sdtContent>
                </w:sdt>
              </w:del>
            </w:sdtContent>
          </w:sdt>
        </w:p>
      </w:sdtContent>
    </w:sdt>
    <w:sdt>
      <w:sdtPr>
        <w:id w:val="-583276873"/>
        <w:tag w:val="goog_rdk_714"/>
      </w:sdtPr>
      <w:sdtContent>
        <w:p w:rsidR="00000000" w:rsidDel="00000000" w:rsidP="00000000" w:rsidRDefault="00000000" w:rsidRPr="00000000" w14:paraId="0000005B">
          <w:pPr>
            <w:numPr>
              <w:ilvl w:val="0"/>
              <w:numId w:val="1"/>
            </w:numPr>
            <w:spacing w:after="0" w:before="0" w:line="240" w:lineRule="auto"/>
            <w:ind w:left="720" w:hanging="360"/>
            <w:rPr>
              <w:ins w:author="sanjevv BABL" w:id="79" w:date="2026-09-22T10:11:56Z"/>
              <w:del w:author="Anonymous" w:id="55" w:date="2026-09-24T05:26:08Z"/>
              <w:rFonts w:ascii="Cambria" w:cs="Cambria" w:eastAsia="Cambria" w:hAnsi="Cambria"/>
              <w:sz w:val="24"/>
              <w:szCs w:val="24"/>
              <w:rPrChange w:author="Naran" w:id="78" w:date="2026-09-22T15:47:25Z">
                <w:rPr>
                  <w:rFonts w:ascii="Cambria" w:cs="Cambria" w:eastAsia="Cambria" w:hAnsi="Cambria"/>
                  <w:sz w:val="24"/>
                  <w:szCs w:val="24"/>
                </w:rPr>
              </w:rPrChange>
            </w:rPr>
            <w:pPrChange w:author="Naran" w:id="0" w:date="2026-09-22T15:47:25Z">
              <w:pPr>
                <w:numPr>
                  <w:ilvl w:val="0"/>
                  <w:numId w:val="15"/>
                </w:numPr>
                <w:spacing w:after="0" w:before="0" w:line="240" w:lineRule="auto"/>
                <w:ind w:left="720" w:hanging="360"/>
              </w:pPr>
            </w:pPrChange>
          </w:pPr>
          <w:sdt>
            <w:sdtPr>
              <w:id w:val="630823743"/>
              <w:tag w:val="goog_rdk_708"/>
            </w:sdtPr>
            <w:sdtContent>
              <w:del w:author="Anonymous" w:id="55" w:date="2026-09-24T05:26:08Z"/>
              <w:sdt>
                <w:sdtPr>
                  <w:id w:val="-233925657"/>
                  <w:tag w:val="goog_rdk_70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Watsonx Access and Configuration: </w:delText>
                    </w:r>
                  </w:del>
                </w:sdtContent>
              </w:sdt>
              <w:del w:author="Anonymous" w:id="55" w:date="2026-09-24T05:26:08Z">
                <w:sdt>
                  <w:sdtPr>
                    <w:id w:val="881436457"/>
                    <w:tag w:val="goog_rdk_71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color w:val="2e75b5"/>
                            <w:sz w:val="24"/>
                            <w:szCs w:val="24"/>
                          </w:rPr>
                        </w:rPrChange>
                      </w:rPr>
                      <w:delText xml:space="preserve">Watsonx Overview</w:delText>
                    </w:r>
                  </w:sdtContent>
                </w:sdt>
              </w:del>
            </w:sdtContent>
          </w:sdt>
          <w:sdt>
            <w:sdtPr>
              <w:id w:val="-1238462260"/>
              <w:tag w:val="goog_rdk_711"/>
            </w:sdtPr>
            <w:sdtContent>
              <w:ins w:author="sanjevv BABL" w:id="79" w:date="2026-09-22T10:11:56Z">
                <w:sdt>
                  <w:sdtPr>
                    <w:id w:val="604826954"/>
                    <w:tag w:val="goog_rdk_712"/>
                  </w:sdtPr>
                  <w:sdtContent>
                    <w:del w:author="Anonymous" w:id="55" w:date="2026-09-24T05:26:08Z"/>
                  </w:sdtContent>
                </w:sdt>
              </w:ins>
              <w:sdt>
                <w:sdtPr>
                  <w:id w:val="-489896208"/>
                  <w:tag w:val="goog_rdk_713"/>
                </w:sdtPr>
                <w:sdtContent>
                  <w:ins w:author="sanjevv BABL" w:id="79" w:date="2026-09-22T10:11:56Z">
                    <w:del w:author="Anonymous" w:id="55" w:date="2026-09-24T05:26:08Z">
                      <w:r w:rsidDel="00000000" w:rsidR="00000000" w:rsidRPr="00000000">
                        <w:rPr>
                          <w:rtl w:val="0"/>
                        </w:rPr>
                      </w:r>
                    </w:del>
                  </w:ins>
                </w:sdtContent>
              </w:sdt>
              <w:ins w:author="sanjevv BABL" w:id="79" w:date="2026-09-22T10:11:56Z">
                <w:del w:author="Anonymous" w:id="55" w:date="2026-09-24T05:26:08Z"/>
              </w:ins>
            </w:sdtContent>
          </w:sdt>
        </w:p>
      </w:sdtContent>
    </w:sdt>
    <w:sdt>
      <w:sdtPr>
        <w:id w:val="-470143679"/>
        <w:tag w:val="goog_rdk_718"/>
      </w:sdtPr>
      <w:sdtContent>
        <w:p w:rsidR="00000000" w:rsidDel="00000000" w:rsidP="00000000" w:rsidRDefault="00000000" w:rsidRPr="00000000" w14:paraId="0000005C">
          <w:pPr>
            <w:numPr>
              <w:ilvl w:val="0"/>
              <w:numId w:val="1"/>
            </w:numPr>
            <w:spacing w:after="0" w:before="0" w:line="240" w:lineRule="auto"/>
            <w:ind w:left="720" w:hanging="360"/>
            <w:rPr>
              <w:del w:author="Anonymous" w:id="55" w:date="2026-09-24T05:26:08Z"/>
              <w:rFonts w:ascii="Cambria" w:cs="Cambria" w:eastAsia="Cambria" w:hAnsi="Cambria"/>
              <w:sz w:val="24"/>
              <w:szCs w:val="24"/>
              <w:rPrChange w:author="Naran" w:id="78" w:date="2026-09-22T15:47:25Z">
                <w:rPr>
                  <w:rFonts w:ascii="Cambria" w:cs="Cambria" w:eastAsia="Cambria" w:hAnsi="Cambria"/>
                  <w:sz w:val="24"/>
                  <w:szCs w:val="24"/>
                </w:rPr>
              </w:rPrChange>
            </w:rPr>
            <w:pPrChange w:author="Naran" w:id="0" w:date="2026-09-22T15:47:25Z">
              <w:pPr>
                <w:numPr>
                  <w:ilvl w:val="0"/>
                  <w:numId w:val="15"/>
                </w:numPr>
                <w:spacing w:after="0" w:before="0" w:line="240" w:lineRule="auto"/>
                <w:ind w:left="720" w:hanging="360"/>
              </w:pPr>
            </w:pPrChange>
          </w:pPr>
          <w:sdt>
            <w:sdtPr>
              <w:id w:val="-1317412726"/>
              <w:tag w:val="goog_rdk_716"/>
            </w:sdtPr>
            <w:sdtContent>
              <w:del w:author="Anonymous" w:id="55" w:date="2026-09-24T05:26:08Z"/>
              <w:sdt>
                <w:sdtPr>
                  <w:id w:val="-1646585559"/>
                  <w:tag w:val="goog_rdk_717"/>
                </w:sdtPr>
                <w:sdtContent>
                  <w:del w:author="Anonymous" w:id="55" w:date="2026-09-24T05:26:08Z">
                    <w:r w:rsidDel="00000000" w:rsidR="00000000" w:rsidRPr="00000000">
                      <w:rPr>
                        <w:rtl w:val="0"/>
                      </w:rPr>
                    </w:r>
                  </w:del>
                </w:sdtContent>
              </w:sdt>
              <w:del w:author="Anonymous" w:id="55" w:date="2026-09-24T05:26:08Z"/>
            </w:sdtContent>
          </w:sdt>
        </w:p>
      </w:sdtContent>
    </w:sdt>
    <w:sdt>
      <w:sdtPr>
        <w:id w:val="563602698"/>
        <w:tag w:val="goog_rdk_723"/>
      </w:sdtPr>
      <w:sdtContent>
        <w:p w:rsidR="00000000" w:rsidDel="00000000" w:rsidP="00000000" w:rsidRDefault="00000000" w:rsidRPr="00000000" w14:paraId="0000005D">
          <w:pPr>
            <w:numPr>
              <w:ilvl w:val="0"/>
              <w:numId w:val="1"/>
            </w:numPr>
            <w:spacing w:after="0" w:before="0" w:line="240" w:lineRule="auto"/>
            <w:ind w:left="720" w:hanging="360"/>
            <w:rPr>
              <w:del w:author="Anonymous" w:id="55" w:date="2026-09-24T05:26:08Z"/>
              <w:rFonts w:ascii="Cambria" w:cs="Cambria" w:eastAsia="Cambria" w:hAnsi="Cambria"/>
              <w:sz w:val="24"/>
              <w:szCs w:val="24"/>
              <w:rPrChange w:author="Naran" w:id="78" w:date="2026-09-22T15:47:25Z">
                <w:rPr>
                  <w:rFonts w:ascii="Cambria" w:cs="Cambria" w:eastAsia="Cambria" w:hAnsi="Cambria"/>
                  <w:sz w:val="24"/>
                  <w:szCs w:val="24"/>
                </w:rPr>
              </w:rPrChange>
            </w:rPr>
            <w:pPrChange w:author="Naran" w:id="0" w:date="2026-09-22T15:47:25Z">
              <w:pPr>
                <w:numPr>
                  <w:ilvl w:val="0"/>
                  <w:numId w:val="15"/>
                </w:numPr>
                <w:spacing w:after="0" w:before="0" w:line="240" w:lineRule="auto"/>
                <w:ind w:left="720" w:hanging="360"/>
              </w:pPr>
            </w:pPrChange>
          </w:pPr>
          <w:sdt>
            <w:sdtPr>
              <w:id w:val="-388422764"/>
              <w:tag w:val="goog_rdk_719"/>
            </w:sdtPr>
            <w:sdtContent>
              <w:del w:author="Anonymous" w:id="55" w:date="2026-09-24T05:26:08Z"/>
              <w:sdt>
                <w:sdtPr>
                  <w:id w:val="-355249681"/>
                  <w:tag w:val="goog_rdk_720"/>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Python Basics: </w:delText>
                    </w:r>
                  </w:del>
                </w:sdtContent>
              </w:sdt>
              <w:del w:author="Anonymous" w:id="55" w:date="2026-09-24T05:26:08Z">
                <w:r w:rsidDel="00000000" w:rsidR="00000000" w:rsidRPr="00000000">
                  <w:fldChar w:fldCharType="begin"/>
                </w:r>
                <w:r w:rsidDel="00000000" w:rsidR="00000000" w:rsidRPr="00000000">
                  <w:delInstrText xml:space="preserve">HYPERLINK "https://www.python.org/"</w:delInstrText>
                </w:r>
                <w:r w:rsidDel="00000000" w:rsidR="00000000" w:rsidRPr="00000000">
                  <w:fldChar w:fldCharType="separate"/>
                </w:r>
                <w:sdt>
                  <w:sdtPr>
                    <w:id w:val="-1804055993"/>
                    <w:tag w:val="goog_rdk_72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color w:val="2e75b5"/>
                            <w:sz w:val="24"/>
                            <w:szCs w:val="24"/>
                            <w:u w:val="single"/>
                          </w:rPr>
                        </w:rPrChange>
                      </w:rPr>
                      <w:delText xml:space="preserve">Python.org</w:delText>
                    </w:r>
                  </w:sdtContent>
                </w:sdt>
                <w:r w:rsidDel="00000000" w:rsidR="00000000" w:rsidRPr="00000000">
                  <w:fldChar w:fldCharType="end"/>
                </w:r>
                <w:sdt>
                  <w:sdtPr>
                    <w:id w:val="-819949508"/>
                    <w:tag w:val="goog_rdk_722"/>
                  </w:sdtPr>
                  <w:sdtContent>
                    <w:r w:rsidDel="00000000" w:rsidR="00000000" w:rsidRPr="00000000">
                      <w:rPr>
                        <w:rtl w:val="0"/>
                      </w:rPr>
                    </w:r>
                  </w:sdtContent>
                </w:sdt>
              </w:del>
            </w:sdtContent>
          </w:sdt>
        </w:p>
      </w:sdtContent>
    </w:sdt>
    <w:sdt>
      <w:sdtPr>
        <w:id w:val="-1137845059"/>
        <w:tag w:val="goog_rdk_728"/>
      </w:sdtPr>
      <w:sdtContent>
        <w:p w:rsidR="00000000" w:rsidDel="00000000" w:rsidP="00000000" w:rsidRDefault="00000000" w:rsidRPr="00000000" w14:paraId="0000005E">
          <w:pPr>
            <w:numPr>
              <w:ilvl w:val="0"/>
              <w:numId w:val="1"/>
            </w:numPr>
            <w:spacing w:after="280" w:before="0" w:line="240" w:lineRule="auto"/>
            <w:ind w:left="720" w:hanging="360"/>
            <w:rPr>
              <w:del w:author="Anonymous" w:id="55" w:date="2026-09-24T05:26:08Z"/>
              <w:rFonts w:ascii="Cambria" w:cs="Cambria" w:eastAsia="Cambria" w:hAnsi="Cambria"/>
              <w:sz w:val="24"/>
              <w:szCs w:val="24"/>
              <w:rPrChange w:author="Naran" w:id="78" w:date="2026-09-22T15:47:25Z">
                <w:rPr>
                  <w:rFonts w:ascii="Cambria" w:cs="Cambria" w:eastAsia="Cambria" w:hAnsi="Cambria"/>
                  <w:sz w:val="24"/>
                  <w:szCs w:val="24"/>
                </w:rPr>
              </w:rPrChange>
            </w:rPr>
            <w:pPrChange w:author="Naran" w:id="0" w:date="2026-09-22T15:47:25Z">
              <w:pPr>
                <w:numPr>
                  <w:ilvl w:val="0"/>
                  <w:numId w:val="15"/>
                </w:numPr>
                <w:spacing w:after="280" w:before="0" w:line="240" w:lineRule="auto"/>
                <w:ind w:left="720" w:hanging="360"/>
              </w:pPr>
            </w:pPrChange>
          </w:pPr>
          <w:sdt>
            <w:sdtPr>
              <w:id w:val="1042543779"/>
              <w:tag w:val="goog_rdk_724"/>
            </w:sdtPr>
            <w:sdtContent>
              <w:del w:author="Anonymous" w:id="55" w:date="2026-09-24T05:26:08Z"/>
              <w:sdt>
                <w:sdtPr>
                  <w:id w:val="-873158948"/>
                  <w:tag w:val="goog_rdk_725"/>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FastAPI Framework: </w:delText>
                    </w:r>
                  </w:del>
                </w:sdtContent>
              </w:sdt>
              <w:del w:author="Anonymous" w:id="55" w:date="2026-09-24T05:26:08Z">
                <w:sdt>
                  <w:sdtPr>
                    <w:id w:val="-126179007"/>
                    <w:tag w:val="goog_rdk_72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color w:val="2e75b5"/>
                            <w:sz w:val="24"/>
                            <w:szCs w:val="24"/>
                          </w:rPr>
                        </w:rPrChange>
                      </w:rPr>
                      <w:delText xml:space="preserve">FastAPI Docs </w:delText>
                    </w:r>
                  </w:sdtContent>
                </w:sdt>
                <w:sdt>
                  <w:sdtPr>
                    <w:id w:val="86343532"/>
                    <w:tag w:val="goog_rdk_727"/>
                  </w:sdtPr>
                  <w:sdtContent>
                    <w:r w:rsidDel="00000000" w:rsidR="00000000" w:rsidRPr="00000000">
                      <w:rPr>
                        <w:rtl w:val="0"/>
                      </w:rPr>
                    </w:r>
                  </w:sdtContent>
                </w:sdt>
              </w:del>
            </w:sdtContent>
          </w:sdt>
        </w:p>
      </w:sdtContent>
    </w:sdt>
    <w:sdt>
      <w:sdtPr>
        <w:id w:val="-1214977464"/>
        <w:tag w:val="goog_rdk_736"/>
      </w:sdtPr>
      <w:sdtContent>
        <w:p w:rsidR="00000000" w:rsidDel="00000000" w:rsidP="00000000" w:rsidRDefault="00000000" w:rsidRPr="00000000" w14:paraId="0000005F">
          <w:pPr>
            <w:pStyle w:val="Heading1"/>
            <w:spacing w:after="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80" w:before="0" w:line="240" w:lineRule="auto"/>
                <w:ind w:left="0" w:firstLine="0"/>
              </w:pPr>
            </w:pPrChange>
          </w:pPr>
          <w:sdt>
            <w:sdtPr>
              <w:id w:val="-940069782"/>
              <w:tag w:val="goog_rdk_731"/>
            </w:sdtPr>
            <w:sdtContent>
              <w:ins w:author="Pradeep" w:id="80" w:date="2026-09-22T00:06:02Z">
                <w:sdt>
                  <w:sdtPr>
                    <w:id w:val="1730340610"/>
                    <w:tag w:val="goog_rdk_732"/>
                  </w:sdtPr>
                  <w:sdtContent>
                    <w:del w:author="Anonymous" w:id="55" w:date="2026-09-24T05:26:08Z"/>
                  </w:sdtContent>
                </w:sdt>
              </w:ins>
              <w:sdt>
                <w:sdtPr>
                  <w:id w:val="-562342426"/>
                  <w:tag w:val="goog_rdk_733"/>
                </w:sdtPr>
                <w:sdtContent>
                  <w:ins w:author="Pradeep" w:id="80" w:date="2026-09-22T00:06:02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(What are the things needed for the project)</w:delText>
                      </w:r>
                    </w:del>
                  </w:ins>
                </w:sdtContent>
              </w:sdt>
              <w:ins w:author="Pradeep" w:id="80" w:date="2026-09-22T00:06:02Z">
                <w:del w:author="Anonymous" w:id="55" w:date="2026-09-24T05:26:08Z"/>
              </w:ins>
            </w:sdtContent>
          </w:sdt>
          <w:sdt>
            <w:sdtPr>
              <w:id w:val="1633302476"/>
              <w:tag w:val="goog_rdk_734"/>
            </w:sdtPr>
            <w:sdtContent>
              <w:del w:author="Anonymous" w:id="55" w:date="2026-09-24T05:26:08Z"/>
              <w:sdt>
                <w:sdtPr>
                  <w:id w:val="480976061"/>
                  <w:tag w:val="goog_rdk_735"/>
                </w:sdtPr>
                <w:sdtContent>
                  <w:del w:author="Anonymous" w:id="55" w:date="2026-09-24T05:26:08Z">
                    <w:r w:rsidDel="00000000" w:rsidR="00000000" w:rsidRPr="00000000">
                      <w:rPr>
                        <w:rtl w:val="0"/>
                      </w:rPr>
                    </w:r>
                  </w:del>
                </w:sdtContent>
              </w:sdt>
              <w:del w:author="Anonymous" w:id="55" w:date="2026-09-24T05:26:08Z"/>
            </w:sdtContent>
          </w:sdt>
        </w:p>
      </w:sdtContent>
    </w:sdt>
    <w:sdt>
      <w:sdtPr>
        <w:id w:val="1511484093"/>
        <w:tag w:val="goog_rdk_744"/>
      </w:sdtPr>
      <w:sdtContent>
        <w:p w:rsidR="00000000" w:rsidDel="00000000" w:rsidP="00000000" w:rsidRDefault="00000000" w:rsidRPr="00000000" w14:paraId="00000060">
          <w:pPr>
            <w:pStyle w:val="Heading1"/>
            <w:spacing w:after="280" w:line="240" w:lineRule="auto"/>
            <w:rPr>
              <w:del w:author="Anonymous" w:id="55" w:date="2026-09-24T05:26:08Z"/>
              <w:rFonts w:ascii="Calibri" w:cs="Calibri" w:eastAsia="Calibri" w:hAnsi="Calibri"/>
              <w:strike w:val="1"/>
              <w:highlight w:val="black"/>
              <w:u w:val="single"/>
              <w:rPrChange w:author="Sushanth G.k" w:id="3" w:date="2026-09-24T07:06:28Z">
                <w:rPr/>
              </w:rPrChange>
            </w:rPr>
            <w:pPrChange w:author="Gayathri" w:id="0" w:date="2026-09-24T05:13:41Z">
              <w:pPr>
                <w:spacing w:after="280" w:before="0" w:line="240" w:lineRule="auto"/>
                <w:ind w:left="0" w:firstLine="0"/>
              </w:pPr>
            </w:pPrChange>
          </w:pPr>
          <w:sdt>
            <w:sdtPr>
              <w:id w:val="-1724015276"/>
              <w:tag w:val="goog_rdk_737"/>
            </w:sdtPr>
            <w:sdtContent>
              <w:del w:author="Anonymous" w:id="55" w:date="2026-09-24T05:26:08Z"/>
              <w:sdt>
                <w:sdtPr>
                  <w:id w:val="1191028673"/>
                  <w:tag w:val="goog_rdk_738"/>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000000"/>
                            <w:sz w:val="24"/>
                            <w:szCs w:val="24"/>
                          </w:rPr>
                        </w:rPrChange>
                      </w:rPr>
                      <w:delText xml:space="preserve">Project Workflow</w:delText>
                    </w:r>
                  </w:del>
                </w:sdtContent>
              </w:sdt>
              <w:del w:author="Anonymous" w:id="55" w:date="2026-09-24T05:26:08Z"/>
            </w:sdtContent>
          </w:sdt>
          <w:sdt>
            <w:sdtPr>
              <w:id w:val="1622460624"/>
              <w:tag w:val="goog_rdk_739"/>
            </w:sdtPr>
            <w:sdtContent>
              <w:ins w:author="Pradeep" w:id="81" w:date="2026-09-22T00:06:45Z">
                <w:sdt>
                  <w:sdtPr>
                    <w:id w:val="-2107449852"/>
                    <w:tag w:val="goog_rdk_740"/>
                  </w:sdtPr>
                  <w:sdtContent>
                    <w:del w:author="Anonymous" w:id="55" w:date="2026-09-24T05:26:08Z"/>
                  </w:sdtContent>
                </w:sdt>
              </w:ins>
              <w:sdt>
                <w:sdtPr>
                  <w:id w:val="1284442557"/>
                  <w:tag w:val="goog_rdk_741"/>
                </w:sdtPr>
                <w:sdtContent>
                  <w:ins w:author="Pradeep" w:id="81" w:date="2026-09-22T00:06:45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000000"/>
                              <w:sz w:val="24"/>
                              <w:szCs w:val="24"/>
                            </w:rPr>
                          </w:rPrChange>
                        </w:rPr>
                        <w:delText xml:space="preserve">(setup AI connection)</w:delText>
                      </w:r>
                    </w:del>
                  </w:ins>
                </w:sdtContent>
              </w:sdt>
              <w:ins w:author="Pradeep" w:id="81" w:date="2026-09-22T00:06:45Z">
                <w:del w:author="Anonymous" w:id="55" w:date="2026-09-24T05:26:08Z"/>
              </w:ins>
            </w:sdtContent>
          </w:sdt>
          <w:sdt>
            <w:sdtPr>
              <w:id w:val="501610153"/>
              <w:tag w:val="goog_rdk_742"/>
            </w:sdtPr>
            <w:sdtContent>
              <w:del w:author="Anonymous" w:id="55" w:date="2026-09-24T05:26:08Z"/>
              <w:sdt>
                <w:sdtPr>
                  <w:id w:val="757136263"/>
                  <w:tag w:val="goog_rdk_743"/>
                </w:sdtPr>
                <w:sdtContent>
                  <w:del w:author="Anonymous" w:id="55" w:date="2026-09-24T05:26:08Z">
                    <w:r w:rsidDel="00000000" w:rsidR="00000000" w:rsidRPr="00000000">
                      <w:rPr>
                        <w:rtl w:val="0"/>
                      </w:rPr>
                    </w:r>
                  </w:del>
                </w:sdtContent>
              </w:sdt>
              <w:del w:author="Anonymous" w:id="55" w:date="2026-09-24T05:26:08Z"/>
            </w:sdtContent>
          </w:sdt>
        </w:p>
      </w:sdtContent>
    </w:sdt>
    <w:sdt>
      <w:sdtPr>
        <w:id w:val="2052447464"/>
        <w:tag w:val="goog_rdk_747"/>
      </w:sdtPr>
      <w:sdtContent>
        <w:p w:rsidR="00000000" w:rsidDel="00000000" w:rsidP="00000000" w:rsidRDefault="00000000" w:rsidRPr="00000000" w14:paraId="00000061">
          <w:pPr>
            <w:pStyle w:val="Heading1"/>
            <w:spacing w:after="280" w:before="280" w:lineRule="auto"/>
            <w:ind w:left="720" w:hanging="36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2"/>
                  <w:szCs w:val="22"/>
                </w:rPr>
              </w:rPrChange>
            </w:rPr>
            <w:pPrChange w:author="Gayathri" w:id="0" w:date="2026-09-24T05:13:41Z">
              <w:pPr>
                <w:pStyle w:val="Heading3"/>
                <w:spacing w:after="280" w:before="280" w:lineRule="auto"/>
                <w:ind w:left="720" w:hanging="360"/>
              </w:pPr>
            </w:pPrChange>
          </w:pPr>
          <w:sdt>
            <w:sdtPr>
              <w:id w:val="1810228928"/>
              <w:tag w:val="goog_rdk_745"/>
            </w:sdtPr>
            <w:sdtContent>
              <w:del w:author="Anonymous" w:id="55" w:date="2026-09-24T05:26:08Z"/>
              <w:sdt>
                <w:sdtPr>
                  <w:id w:val="-600220624"/>
                  <w:tag w:val="goog_rdk_74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2"/>
                            <w:szCs w:val="22"/>
                          </w:rPr>
                        </w:rPrChange>
                      </w:rPr>
                      <w:delText xml:space="preserve">1. Gemini AI Setup &amp; Initialization</w:delText>
                    </w:r>
                  </w:del>
                </w:sdtContent>
              </w:sdt>
              <w:del w:author="Anonymous" w:id="55" w:date="2026-09-24T05:26:08Z">
                <w:bookmarkStart w:colFirst="0" w:colLast="0" w:name="_heading=h.p39d08p0t8sa" w:id="20"/>
                <w:bookmarkEnd w:id="20"/>
              </w:del>
            </w:sdtContent>
          </w:sdt>
        </w:p>
      </w:sdtContent>
    </w:sdt>
    <w:sdt>
      <w:sdtPr>
        <w:id w:val="-923519642"/>
        <w:tag w:val="goog_rdk_751"/>
      </w:sdtPr>
      <w:sdtContent>
        <w:p w:rsidR="00000000" w:rsidDel="00000000" w:rsidP="00000000" w:rsidRDefault="00000000" w:rsidRPr="00000000" w14:paraId="00000062">
          <w:pPr>
            <w:numPr>
              <w:ilvl w:val="0"/>
              <w:numId w:val="24"/>
            </w:numPr>
            <w:spacing w:after="0" w:before="24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4"/>
                </w:numPr>
                <w:spacing w:after="0" w:before="240" w:line="240" w:lineRule="auto"/>
                <w:ind w:left="720" w:hanging="360"/>
              </w:pPr>
            </w:pPrChange>
          </w:pPr>
          <w:sdt>
            <w:sdtPr>
              <w:id w:val="847961958"/>
              <w:tag w:val="goog_rdk_748"/>
            </w:sdtPr>
            <w:sdtContent>
              <w:del w:author="Anonymous" w:id="55" w:date="2026-09-24T05:26:08Z"/>
              <w:sdt>
                <w:sdtPr>
                  <w:id w:val="1009742704"/>
                  <w:tag w:val="goog_rdk_74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1.1</w:delText>
                    </w:r>
                  </w:del>
                </w:sdtContent>
              </w:sdt>
              <w:del w:author="Anonymous" w:id="55" w:date="2026-09-24T05:26:08Z">
                <w:sdt>
                  <w:sdtPr>
                    <w:id w:val="-156877594"/>
                    <w:tag w:val="goog_rdk_75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Set up Google Cloud access (or platform) with Gemini 1.5 Flash Pro API access.</w:delText>
                      <w:br w:type="textWrapping"/>
                    </w:r>
                  </w:sdtContent>
                </w:sdt>
              </w:del>
            </w:sdtContent>
          </w:sdt>
        </w:p>
      </w:sdtContent>
    </w:sdt>
    <w:sdt>
      <w:sdtPr>
        <w:id w:val="2077922975"/>
        <w:tag w:val="goog_rdk_755"/>
      </w:sdtPr>
      <w:sdtContent>
        <w:p w:rsidR="00000000" w:rsidDel="00000000" w:rsidP="00000000" w:rsidRDefault="00000000" w:rsidRPr="00000000" w14:paraId="00000063">
          <w:pPr>
            <w:numPr>
              <w:ilvl w:val="0"/>
              <w:numId w:val="24"/>
            </w:numPr>
            <w:spacing w:after="0" w:before="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4"/>
                </w:numPr>
                <w:spacing w:after="0" w:before="0" w:line="240" w:lineRule="auto"/>
                <w:ind w:left="720" w:hanging="360"/>
              </w:pPr>
            </w:pPrChange>
          </w:pPr>
          <w:sdt>
            <w:sdtPr>
              <w:id w:val="-522651644"/>
              <w:tag w:val="goog_rdk_752"/>
            </w:sdtPr>
            <w:sdtContent>
              <w:del w:author="Anonymous" w:id="55" w:date="2026-09-24T05:26:08Z"/>
              <w:sdt>
                <w:sdtPr>
                  <w:id w:val="223389844"/>
                  <w:tag w:val="goog_rdk_75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1.2</w:delText>
                    </w:r>
                  </w:del>
                </w:sdtContent>
              </w:sdt>
              <w:del w:author="Anonymous" w:id="55" w:date="2026-09-24T05:26:08Z">
                <w:sdt>
                  <w:sdtPr>
                    <w:id w:val="1870660884"/>
                    <w:tag w:val="goog_rdk_75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Configure API keys, usage limits, and test integration for multimodal support (text + image).</w:delText>
                      <w:br w:type="textWrapping"/>
                    </w:r>
                  </w:sdtContent>
                </w:sdt>
              </w:del>
            </w:sdtContent>
          </w:sdt>
        </w:p>
      </w:sdtContent>
    </w:sdt>
    <w:sdt>
      <w:sdtPr>
        <w:id w:val="-364423647"/>
        <w:tag w:val="goog_rdk_759"/>
      </w:sdtPr>
      <w:sdtContent>
        <w:p w:rsidR="00000000" w:rsidDel="00000000" w:rsidP="00000000" w:rsidRDefault="00000000" w:rsidRPr="00000000" w14:paraId="00000064">
          <w:pPr>
            <w:numPr>
              <w:ilvl w:val="0"/>
              <w:numId w:val="24"/>
            </w:numPr>
            <w:spacing w:after="240" w:before="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4"/>
                </w:numPr>
                <w:spacing w:after="240" w:before="0" w:line="240" w:lineRule="auto"/>
                <w:ind w:left="720" w:hanging="360"/>
              </w:pPr>
            </w:pPrChange>
          </w:pPr>
          <w:sdt>
            <w:sdtPr>
              <w:id w:val="473382790"/>
              <w:tag w:val="goog_rdk_756"/>
            </w:sdtPr>
            <w:sdtContent>
              <w:del w:author="Anonymous" w:id="55" w:date="2026-09-24T05:26:08Z"/>
              <w:sdt>
                <w:sdtPr>
                  <w:id w:val="180740492"/>
                  <w:tag w:val="goog_rdk_757"/>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1.3</w:delText>
                    </w:r>
                  </w:del>
                </w:sdtContent>
              </w:sdt>
              <w:del w:author="Anonymous" w:id="55" w:date="2026-09-24T05:26:08Z">
                <w:sdt>
                  <w:sdtPr>
                    <w:id w:val="-343163819"/>
                    <w:tag w:val="goog_rdk_75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Fine-tune prompts for budget interpretation and product recommendation generation.</w:delText>
                      <w:br w:type="textWrapping"/>
                    </w:r>
                  </w:sdtContent>
                </w:sdt>
              </w:del>
            </w:sdtContent>
          </w:sdt>
        </w:p>
      </w:sdtContent>
    </w:sdt>
    <w:sdt>
      <w:sdtPr>
        <w:id w:val="427758031"/>
        <w:tag w:val="goog_rdk_767"/>
      </w:sdtPr>
      <w:sdtContent>
        <w:p w:rsidR="00000000" w:rsidDel="00000000" w:rsidP="00000000" w:rsidRDefault="00000000" w:rsidRPr="00000000" w14:paraId="00000065">
          <w:pPr>
            <w:pStyle w:val="Heading1"/>
            <w:spacing w:after="280" w:before="280" w:lineRule="auto"/>
            <w:ind w:left="720" w:hanging="360"/>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2"/>
                  <w:szCs w:val="22"/>
                </w:rPr>
              </w:rPrChange>
            </w:rPr>
            <w:pPrChange w:author="Gayathri" w:id="0" w:date="2026-09-24T05:13:41Z">
              <w:pPr>
                <w:pStyle w:val="Heading3"/>
                <w:spacing w:after="280" w:before="280" w:lineRule="auto"/>
                <w:ind w:left="720" w:hanging="360"/>
              </w:pPr>
            </w:pPrChange>
          </w:pPr>
          <w:sdt>
            <w:sdtPr>
              <w:id w:val="1976389343"/>
              <w:tag w:val="goog_rdk_760"/>
            </w:sdtPr>
            <w:sdtContent>
              <w:del w:author="Anonymous" w:id="55" w:date="2026-09-24T05:26:08Z"/>
              <w:sdt>
                <w:sdtPr>
                  <w:id w:val="1116251145"/>
                  <w:tag w:val="goog_rdk_76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2"/>
                            <w:szCs w:val="22"/>
                          </w:rPr>
                        </w:rPrChange>
                      </w:rPr>
                      <w:delText xml:space="preserve">2. Core Functionality Development</w:delText>
                    </w:r>
                  </w:del>
                </w:sdtContent>
              </w:sdt>
              <w:del w:author="Anonymous" w:id="55" w:date="2026-09-24T05:26:08Z"/>
            </w:sdtContent>
          </w:sdt>
          <w:sdt>
            <w:sdtPr>
              <w:id w:val="-1750449293"/>
              <w:tag w:val="goog_rdk_762"/>
            </w:sdtPr>
            <w:sdtContent>
              <w:ins w:author="Pradeep" w:id="82" w:date="2026-09-22T00:07:11Z">
                <w:sdt>
                  <w:sdtPr>
                    <w:id w:val="-231625803"/>
                    <w:tag w:val="goog_rdk_763"/>
                  </w:sdtPr>
                  <w:sdtContent>
                    <w:del w:author="Anonymous" w:id="55" w:date="2026-09-24T05:26:08Z"/>
                  </w:sdtContent>
                </w:sdt>
              </w:ins>
              <w:sdt>
                <w:sdtPr>
                  <w:id w:val="-1669666342"/>
                  <w:tag w:val="goog_rdk_764"/>
                </w:sdtPr>
                <w:sdtContent>
                  <w:ins w:author="Pradeep" w:id="82" w:date="2026-09-22T00:07:11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2"/>
                              <w:szCs w:val="22"/>
                            </w:rPr>
                          </w:rPrChange>
                        </w:rPr>
                        <w:delText xml:space="preserve">(Built Home,Party,Jewelry logic)</w:delText>
                      </w:r>
                    </w:del>
                  </w:ins>
                </w:sdtContent>
              </w:sdt>
              <w:ins w:author="Pradeep" w:id="82" w:date="2026-09-22T00:07:11Z">
                <w:del w:author="Anonymous" w:id="55" w:date="2026-09-24T05:26:08Z"/>
              </w:ins>
            </w:sdtContent>
          </w:sdt>
          <w:sdt>
            <w:sdtPr>
              <w:id w:val="801017808"/>
              <w:tag w:val="goog_rdk_765"/>
            </w:sdtPr>
            <w:sdtContent>
              <w:del w:author="Anonymous" w:id="55" w:date="2026-09-24T05:26:08Z"/>
              <w:sdt>
                <w:sdtPr>
                  <w:id w:val="450978922"/>
                  <w:tag w:val="goog_rdk_766"/>
                </w:sdtPr>
                <w:sdtContent>
                  <w:del w:author="Anonymous" w:id="55" w:date="2026-09-24T05:26:08Z">
                    <w:r w:rsidDel="00000000" w:rsidR="00000000" w:rsidRPr="00000000">
                      <w:rPr>
                        <w:rtl w:val="0"/>
                      </w:rPr>
                    </w:r>
                  </w:del>
                </w:sdtContent>
              </w:sdt>
              <w:del w:author="Anonymous" w:id="55" w:date="2026-09-24T05:26:08Z">
                <w:bookmarkStart w:colFirst="0" w:colLast="0" w:name="_heading=h.wyo4vbfbbz0d" w:id="21"/>
                <w:bookmarkEnd w:id="21"/>
              </w:del>
            </w:sdtContent>
          </w:sdt>
        </w:p>
      </w:sdtContent>
    </w:sdt>
    <w:sdt>
      <w:sdtPr>
        <w:id w:val="-689880777"/>
        <w:tag w:val="goog_rdk_771"/>
      </w:sdtPr>
      <w:sdtContent>
        <w:p w:rsidR="00000000" w:rsidDel="00000000" w:rsidP="00000000" w:rsidRDefault="00000000" w:rsidRPr="00000000" w14:paraId="00000066">
          <w:pPr>
            <w:numPr>
              <w:ilvl w:val="0"/>
              <w:numId w:val="33"/>
            </w:numPr>
            <w:spacing w:after="0" w:before="24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33"/>
                </w:numPr>
                <w:spacing w:after="0" w:before="240" w:line="240" w:lineRule="auto"/>
                <w:ind w:left="720" w:hanging="360"/>
              </w:pPr>
            </w:pPrChange>
          </w:pPr>
          <w:sdt>
            <w:sdtPr>
              <w:id w:val="679906517"/>
              <w:tag w:val="goog_rdk_768"/>
            </w:sdtPr>
            <w:sdtContent>
              <w:del w:author="Anonymous" w:id="55" w:date="2026-09-24T05:26:08Z"/>
              <w:sdt>
                <w:sdtPr>
                  <w:id w:val="990791198"/>
                  <w:tag w:val="goog_rdk_76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2.1</w:delText>
                    </w:r>
                  </w:del>
                </w:sdtContent>
              </w:sdt>
              <w:del w:author="Anonymous" w:id="55" w:date="2026-09-24T05:26:08Z">
                <w:sdt>
                  <w:sdtPr>
                    <w:id w:val="1171047677"/>
                    <w:tag w:val="goog_rdk_77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Design Flask-based backend structure for routing, session control, and planner modules.</w:delText>
                      <w:br w:type="textWrapping"/>
                    </w:r>
                  </w:sdtContent>
                </w:sdt>
              </w:del>
            </w:sdtContent>
          </w:sdt>
        </w:p>
      </w:sdtContent>
    </w:sdt>
    <w:sdt>
      <w:sdtPr>
        <w:id w:val="-801740473"/>
        <w:tag w:val="goog_rdk_775"/>
      </w:sdtPr>
      <w:sdtContent>
        <w:p w:rsidR="00000000" w:rsidDel="00000000" w:rsidP="00000000" w:rsidRDefault="00000000" w:rsidRPr="00000000" w14:paraId="00000067">
          <w:pPr>
            <w:numPr>
              <w:ilvl w:val="0"/>
              <w:numId w:val="33"/>
            </w:numPr>
            <w:spacing w:after="0" w:before="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33"/>
                </w:numPr>
                <w:spacing w:after="0" w:before="0" w:line="240" w:lineRule="auto"/>
                <w:ind w:left="720" w:hanging="360"/>
              </w:pPr>
            </w:pPrChange>
          </w:pPr>
          <w:sdt>
            <w:sdtPr>
              <w:id w:val="-1600401018"/>
              <w:tag w:val="goog_rdk_772"/>
            </w:sdtPr>
            <w:sdtContent>
              <w:del w:author="Anonymous" w:id="55" w:date="2026-09-24T05:26:08Z"/>
              <w:sdt>
                <w:sdtPr>
                  <w:id w:val="-2147270151"/>
                  <w:tag w:val="goog_rdk_77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2.2</w:delText>
                    </w:r>
                  </w:del>
                </w:sdtContent>
              </w:sdt>
              <w:del w:author="Anonymous" w:id="55" w:date="2026-09-24T05:26:08Z">
                <w:sdt>
                  <w:sdtPr>
                    <w:id w:val="1909407735"/>
                    <w:tag w:val="goog_rdk_77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Create endpoints for Home Planner, Party Planner, and Jewelry Planner.</w:delText>
                      <w:br w:type="textWrapping"/>
                    </w:r>
                  </w:sdtContent>
                </w:sdt>
              </w:del>
            </w:sdtContent>
          </w:sdt>
        </w:p>
      </w:sdtContent>
    </w:sdt>
    <w:sdt>
      <w:sdtPr>
        <w:id w:val="1655651580"/>
        <w:tag w:val="goog_rdk_779"/>
      </w:sdtPr>
      <w:sdtContent>
        <w:p w:rsidR="00000000" w:rsidDel="00000000" w:rsidP="00000000" w:rsidRDefault="00000000" w:rsidRPr="00000000" w14:paraId="00000068">
          <w:pPr>
            <w:numPr>
              <w:ilvl w:val="0"/>
              <w:numId w:val="33"/>
            </w:numPr>
            <w:spacing w:after="240" w:before="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33"/>
                </w:numPr>
                <w:spacing w:after="240" w:before="0" w:line="240" w:lineRule="auto"/>
                <w:ind w:left="720" w:hanging="360"/>
              </w:pPr>
            </w:pPrChange>
          </w:pPr>
          <w:sdt>
            <w:sdtPr>
              <w:id w:val="-118646733"/>
              <w:tag w:val="goog_rdk_776"/>
            </w:sdtPr>
            <w:sdtContent>
              <w:del w:author="Anonymous" w:id="55" w:date="2026-09-24T05:26:08Z"/>
              <w:sdt>
                <w:sdtPr>
                  <w:id w:val="2105159802"/>
                  <w:tag w:val="goog_rdk_777"/>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2.3</w:delText>
                    </w:r>
                  </w:del>
                </w:sdtContent>
              </w:sdt>
              <w:del w:author="Anonymous" w:id="55" w:date="2026-09-24T05:26:08Z">
                <w:sdt>
                  <w:sdtPr>
                    <w:id w:val="706899300"/>
                    <w:tag w:val="goog_rdk_77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Integrate Gemini prompts and templates for each planner with support for text + optional image inputs.</w:delText>
                      <w:br w:type="textWrapping"/>
                    </w:r>
                  </w:sdtContent>
                </w:sdt>
              </w:del>
            </w:sdtContent>
          </w:sdt>
        </w:p>
      </w:sdtContent>
    </w:sdt>
    <w:sdt>
      <w:sdtPr>
        <w:id w:val="1250748582"/>
        <w:tag w:val="goog_rdk_790"/>
      </w:sdtPr>
      <w:sdtContent>
        <w:p w:rsidR="00000000" w:rsidDel="00000000" w:rsidP="00000000" w:rsidRDefault="00000000" w:rsidRPr="00000000" w14:paraId="00000069">
          <w:pPr>
            <w:pStyle w:val="Heading1"/>
            <w:spacing w:after="280" w:before="280" w:lineRule="auto"/>
            <w:ind w:left="720" w:hanging="36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2"/>
                  <w:szCs w:val="22"/>
                </w:rPr>
              </w:rPrChange>
            </w:rPr>
            <w:pPrChange w:author="Gayathri" w:id="0" w:date="2026-09-24T05:13:41Z">
              <w:pPr>
                <w:pStyle w:val="Heading3"/>
                <w:spacing w:after="280" w:before="280" w:lineRule="auto"/>
                <w:ind w:left="720" w:hanging="360"/>
              </w:pPr>
            </w:pPrChange>
          </w:pPr>
          <w:sdt>
            <w:sdtPr>
              <w:id w:val="-1253346197"/>
              <w:tag w:val="goog_rdk_780"/>
            </w:sdtPr>
            <w:sdtContent>
              <w:del w:author="Anonymous" w:id="55" w:date="2026-09-24T05:26:08Z"/>
              <w:sdt>
                <w:sdtPr>
                  <w:id w:val="492827981"/>
                  <w:tag w:val="goog_rdk_78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2"/>
                            <w:szCs w:val="22"/>
                          </w:rPr>
                        </w:rPrChange>
                      </w:rPr>
                      <w:delText xml:space="preserve">3. Backend Implementation (</w:delText>
                    </w:r>
                  </w:del>
                </w:sdtContent>
              </w:sdt>
              <w:del w:author="Anonymous" w:id="55" w:date="2026-09-24T05:26:08Z">
                <w:r w:rsidDel="00000000" w:rsidR="00000000" w:rsidRPr="00000000">
                  <w:fldChar w:fldCharType="begin"/>
                </w:r>
                <w:r w:rsidDel="00000000" w:rsidR="00000000" w:rsidRPr="00000000">
                  <w:delInstrText xml:space="preserve">HYPERLINK "http://app.py"</w:delInstrText>
                </w:r>
                <w:r w:rsidDel="00000000" w:rsidR="00000000" w:rsidRPr="00000000">
                  <w:fldChar w:fldCharType="separate"/>
                </w:r>
                <w:sdt>
                  <w:sdtPr>
                    <w:id w:val="-452032898"/>
                    <w:tag w:val="goog_rdk_78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color w:val="1155cc"/>
                            <w:sz w:val="22"/>
                            <w:szCs w:val="22"/>
                            <w:u w:val="single"/>
                          </w:rPr>
                        </w:rPrChange>
                      </w:rPr>
                      <w:delText xml:space="preserve">app.py</w:delText>
                    </w:r>
                  </w:sdtContent>
                </w:sdt>
                <w:r w:rsidDel="00000000" w:rsidR="00000000" w:rsidRPr="00000000">
                  <w:fldChar w:fldCharType="end"/>
                </w:r>
                <w:sdt>
                  <w:sdtPr>
                    <w:id w:val="1177127526"/>
                    <w:tag w:val="goog_rdk_78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2"/>
                            <w:szCs w:val="22"/>
                          </w:rPr>
                        </w:rPrChange>
                      </w:rPr>
                      <w:delText xml:space="preserve">)</w:delText>
                    </w:r>
                  </w:sdtContent>
                </w:sdt>
              </w:del>
            </w:sdtContent>
          </w:sdt>
          <w:sdt>
            <w:sdtPr>
              <w:id w:val="-164926927"/>
              <w:tag w:val="goog_rdk_784"/>
            </w:sdtPr>
            <w:sdtContent>
              <w:ins w:author="Pradeep" w:id="83" w:date="2026-09-22T00:07:58Z">
                <w:sdt>
                  <w:sdtPr>
                    <w:id w:val="-1306112632"/>
                    <w:tag w:val="goog_rdk_785"/>
                  </w:sdtPr>
                  <w:sdtContent>
                    <w:del w:author="Anonymous" w:id="55" w:date="2026-09-24T05:26:08Z"/>
                  </w:sdtContent>
                </w:sdt>
              </w:ins>
              <w:sdt>
                <w:sdtPr>
                  <w:id w:val="1612019993"/>
                  <w:tag w:val="goog_rdk_786"/>
                </w:sdtPr>
                <w:sdtContent>
                  <w:ins w:author="Pradeep" w:id="83" w:date="2026-09-22T00:07:58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2"/>
                              <w:szCs w:val="22"/>
                            </w:rPr>
                          </w:rPrChange>
                        </w:rPr>
                        <w:delText xml:space="preserve">(</w:delText>
                      </w:r>
                    </w:del>
                  </w:ins>
                </w:sdtContent>
              </w:sdt>
              <w:ins w:author="Pradeep" w:id="83" w:date="2026-09-22T00:07:58Z">
                <w:del w:author="Anonymous" w:id="55" w:date="2026-09-24T05:26:08Z">
                  <w:sdt>
                    <w:sdtPr>
                      <w:id w:val="435720028"/>
                      <w:tag w:val="goog_rdk_78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2"/>
                              <w:szCs w:val="22"/>
                            </w:rPr>
                          </w:rPrChange>
                        </w:rPr>
                        <w:delText xml:space="preserve">Fast API backends and routes)</w:delText>
                      </w:r>
                    </w:sdtContent>
                  </w:sdt>
                </w:del>
              </w:ins>
            </w:sdtContent>
          </w:sdt>
          <w:sdt>
            <w:sdtPr>
              <w:id w:val="-619444807"/>
              <w:tag w:val="goog_rdk_788"/>
            </w:sdtPr>
            <w:sdtContent>
              <w:del w:author="Anonymous" w:id="55" w:date="2026-09-24T05:26:08Z"/>
              <w:sdt>
                <w:sdtPr>
                  <w:id w:val="-590885996"/>
                  <w:tag w:val="goog_rdk_789"/>
                </w:sdtPr>
                <w:sdtContent>
                  <w:del w:author="Anonymous" w:id="55" w:date="2026-09-24T05:26:08Z">
                    <w:r w:rsidDel="00000000" w:rsidR="00000000" w:rsidRPr="00000000">
                      <w:rPr>
                        <w:rtl w:val="0"/>
                      </w:rPr>
                    </w:r>
                  </w:del>
                </w:sdtContent>
              </w:sdt>
              <w:del w:author="Anonymous" w:id="55" w:date="2026-09-24T05:26:08Z">
                <w:bookmarkStart w:colFirst="0" w:colLast="0" w:name="_heading=h.3k1ehgosxgyl" w:id="22"/>
                <w:bookmarkEnd w:id="22"/>
              </w:del>
            </w:sdtContent>
          </w:sdt>
        </w:p>
      </w:sdtContent>
    </w:sdt>
    <w:sdt>
      <w:sdtPr>
        <w:id w:val="1876699643"/>
        <w:tag w:val="goog_rdk_800"/>
      </w:sdtPr>
      <w:sdtContent>
        <w:p w:rsidR="00000000" w:rsidDel="00000000" w:rsidP="00000000" w:rsidRDefault="00000000" w:rsidRPr="00000000" w14:paraId="0000006A">
          <w:pPr>
            <w:numPr>
              <w:ilvl w:val="0"/>
              <w:numId w:val="29"/>
            </w:numPr>
            <w:spacing w:after="0" w:before="24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9"/>
                </w:numPr>
                <w:spacing w:after="0" w:before="240" w:line="240" w:lineRule="auto"/>
                <w:ind w:left="720" w:hanging="360"/>
              </w:pPr>
            </w:pPrChange>
          </w:pPr>
          <w:sdt>
            <w:sdtPr>
              <w:id w:val="-1035387177"/>
              <w:tag w:val="goog_rdk_791"/>
            </w:sdtPr>
            <w:sdtContent>
              <w:del w:author="Anonymous" w:id="55" w:date="2026-09-24T05:26:08Z"/>
              <w:sdt>
                <w:sdtPr>
                  <w:id w:val="-861517807"/>
                  <w:tag w:val="goog_rdk_79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3.1</w:delText>
                    </w:r>
                  </w:del>
                </w:sdtContent>
              </w:sdt>
              <w:del w:author="Anonymous" w:id="55" w:date="2026-09-24T05:26:08Z">
                <w:sdt>
                  <w:sdtPr>
                    <w:id w:val="221357527"/>
                    <w:tag w:val="goog_rdk_79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Define Flask routes like </w:delText>
                    </w:r>
                  </w:sdtContent>
                </w:sdt>
                <w:sdt>
                  <w:sdtPr>
                    <w:id w:val="-1275809665"/>
                    <w:tag w:val="goog_rdk_794"/>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/generate-home</w:delText>
                    </w:r>
                  </w:sdtContent>
                </w:sdt>
                <w:sdt>
                  <w:sdtPr>
                    <w:id w:val="1241453612"/>
                    <w:tag w:val="goog_rdk_79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sdt>
                  <w:sdtPr>
                    <w:id w:val="-1202826191"/>
                    <w:tag w:val="goog_rdk_796"/>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/generate-party</w:delText>
                    </w:r>
                  </w:sdtContent>
                </w:sdt>
                <w:sdt>
                  <w:sdtPr>
                    <w:id w:val="688830568"/>
                    <w:tag w:val="goog_rdk_79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sdt>
                  <w:sdtPr>
                    <w:id w:val="-836405220"/>
                    <w:tag w:val="goog_rdk_798"/>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/generate-jewelry</w:delText>
                    </w:r>
                  </w:sdtContent>
                </w:sdt>
                <w:sdt>
                  <w:sdtPr>
                    <w:id w:val="244259207"/>
                    <w:tag w:val="goog_rdk_79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w:delText>
                      <w:br w:type="textWrapping"/>
                    </w:r>
                  </w:sdtContent>
                </w:sdt>
              </w:del>
            </w:sdtContent>
          </w:sdt>
        </w:p>
      </w:sdtContent>
    </w:sdt>
    <w:sdt>
      <w:sdtPr>
        <w:id w:val="-2075064643"/>
        <w:tag w:val="goog_rdk_804"/>
      </w:sdtPr>
      <w:sdtContent>
        <w:p w:rsidR="00000000" w:rsidDel="00000000" w:rsidP="00000000" w:rsidRDefault="00000000" w:rsidRPr="00000000" w14:paraId="0000006B">
          <w:pPr>
            <w:numPr>
              <w:ilvl w:val="0"/>
              <w:numId w:val="29"/>
            </w:numPr>
            <w:spacing w:after="0" w:before="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9"/>
                </w:numPr>
                <w:spacing w:after="0" w:before="0" w:line="240" w:lineRule="auto"/>
                <w:ind w:left="720" w:hanging="360"/>
              </w:pPr>
            </w:pPrChange>
          </w:pPr>
          <w:sdt>
            <w:sdtPr>
              <w:id w:val="1423529873"/>
              <w:tag w:val="goog_rdk_801"/>
            </w:sdtPr>
            <w:sdtContent>
              <w:del w:author="Anonymous" w:id="55" w:date="2026-09-24T05:26:08Z"/>
              <w:sdt>
                <w:sdtPr>
                  <w:id w:val="-694183339"/>
                  <w:tag w:val="goog_rdk_80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3.2</w:delText>
                    </w:r>
                  </w:del>
                </w:sdtContent>
              </w:sdt>
              <w:del w:author="Anonymous" w:id="55" w:date="2026-09-24T05:26:08Z">
                <w:sdt>
                  <w:sdtPr>
                    <w:id w:val="-832133884"/>
                    <w:tag w:val="goog_rdk_80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Organize backend using modular structure:</w:delText>
                      <w:br w:type="textWrapping"/>
                    </w:r>
                  </w:sdtContent>
                </w:sdt>
              </w:del>
            </w:sdtContent>
          </w:sdt>
        </w:p>
      </w:sdtContent>
    </w:sdt>
    <w:sdt>
      <w:sdtPr>
        <w:id w:val="-1859093139"/>
        <w:tag w:val="goog_rdk_808"/>
      </w:sdtPr>
      <w:sdtContent>
        <w:p w:rsidR="00000000" w:rsidDel="00000000" w:rsidP="00000000" w:rsidRDefault="00000000" w:rsidRPr="00000000" w14:paraId="0000006C">
          <w:pPr>
            <w:numPr>
              <w:ilvl w:val="1"/>
              <w:numId w:val="29"/>
            </w:numPr>
            <w:spacing w:after="0" w:before="0" w:line="240" w:lineRule="auto"/>
            <w:ind w:left="144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1"/>
                  <w:numId w:val="29"/>
                </w:numPr>
                <w:spacing w:after="0" w:before="0" w:line="240" w:lineRule="auto"/>
                <w:ind w:left="1440" w:hanging="360"/>
              </w:pPr>
            </w:pPrChange>
          </w:pPr>
          <w:sdt>
            <w:sdtPr>
              <w:id w:val="-1008842642"/>
              <w:tag w:val="goog_rdk_805"/>
            </w:sdtPr>
            <w:sdtContent>
              <w:del w:author="Anonymous" w:id="55" w:date="2026-09-24T05:26:08Z"/>
              <w:sdt>
                <w:sdtPr>
                  <w:id w:val="-180134298"/>
                  <w:tag w:val="goog_rdk_80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routes/</w:delText>
                    </w:r>
                  </w:del>
                </w:sdtContent>
              </w:sdt>
              <w:del w:author="Anonymous" w:id="55" w:date="2026-09-24T05:26:08Z">
                <w:sdt>
                  <w:sdtPr>
                    <w:id w:val="-1357787633"/>
                    <w:tag w:val="goog_rdk_80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Endpoints</w:delText>
                      <w:br w:type="textWrapping"/>
                    </w:r>
                  </w:sdtContent>
                </w:sdt>
              </w:del>
            </w:sdtContent>
          </w:sdt>
        </w:p>
      </w:sdtContent>
    </w:sdt>
    <w:sdt>
      <w:sdtPr>
        <w:id w:val="-1022283011"/>
        <w:tag w:val="goog_rdk_812"/>
      </w:sdtPr>
      <w:sdtContent>
        <w:p w:rsidR="00000000" w:rsidDel="00000000" w:rsidP="00000000" w:rsidRDefault="00000000" w:rsidRPr="00000000" w14:paraId="0000006D">
          <w:pPr>
            <w:numPr>
              <w:ilvl w:val="1"/>
              <w:numId w:val="29"/>
            </w:numPr>
            <w:spacing w:after="0" w:before="0" w:line="240" w:lineRule="auto"/>
            <w:ind w:left="144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1"/>
                  <w:numId w:val="29"/>
                </w:numPr>
                <w:spacing w:after="0" w:before="0" w:line="240" w:lineRule="auto"/>
                <w:ind w:left="1440" w:hanging="360"/>
              </w:pPr>
            </w:pPrChange>
          </w:pPr>
          <w:sdt>
            <w:sdtPr>
              <w:id w:val="478767349"/>
              <w:tag w:val="goog_rdk_809"/>
            </w:sdtPr>
            <w:sdtContent>
              <w:del w:author="Anonymous" w:id="55" w:date="2026-09-24T05:26:08Z"/>
              <w:sdt>
                <w:sdtPr>
                  <w:id w:val="23404589"/>
                  <w:tag w:val="goog_rdk_810"/>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services/</w:delText>
                    </w:r>
                  </w:del>
                </w:sdtContent>
              </w:sdt>
              <w:del w:author="Anonymous" w:id="55" w:date="2026-09-24T05:26:08Z">
                <w:sdt>
                  <w:sdtPr>
                    <w:id w:val="1020262881"/>
                    <w:tag w:val="goog_rdk_81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Recommendation logic &amp; AI calls</w:delText>
                      <w:br w:type="textWrapping"/>
                    </w:r>
                  </w:sdtContent>
                </w:sdt>
              </w:del>
            </w:sdtContent>
          </w:sdt>
        </w:p>
      </w:sdtContent>
    </w:sdt>
    <w:sdt>
      <w:sdtPr>
        <w:id w:val="-1663490537"/>
        <w:tag w:val="goog_rdk_816"/>
      </w:sdtPr>
      <w:sdtContent>
        <w:p w:rsidR="00000000" w:rsidDel="00000000" w:rsidP="00000000" w:rsidRDefault="00000000" w:rsidRPr="00000000" w14:paraId="0000006E">
          <w:pPr>
            <w:numPr>
              <w:ilvl w:val="1"/>
              <w:numId w:val="29"/>
            </w:numPr>
            <w:spacing w:after="0" w:before="0" w:line="240" w:lineRule="auto"/>
            <w:ind w:left="144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1"/>
                  <w:numId w:val="29"/>
                </w:numPr>
                <w:spacing w:after="0" w:before="0" w:line="240" w:lineRule="auto"/>
                <w:ind w:left="1440" w:hanging="360"/>
              </w:pPr>
            </w:pPrChange>
          </w:pPr>
          <w:sdt>
            <w:sdtPr>
              <w:id w:val="155660733"/>
              <w:tag w:val="goog_rdk_813"/>
            </w:sdtPr>
            <w:sdtContent>
              <w:del w:author="Anonymous" w:id="55" w:date="2026-09-24T05:26:08Z"/>
              <w:sdt>
                <w:sdtPr>
                  <w:id w:val="-780421302"/>
                  <w:tag w:val="goog_rdk_81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models/</w:delText>
                    </w:r>
                  </w:del>
                </w:sdtContent>
              </w:sdt>
              <w:del w:author="Anonymous" w:id="55" w:date="2026-09-24T05:26:08Z">
                <w:sdt>
                  <w:sdtPr>
                    <w:id w:val="610507813"/>
                    <w:tag w:val="goog_rdk_81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Input/output schemas</w:delText>
                      <w:br w:type="textWrapping"/>
                    </w:r>
                  </w:sdtContent>
                </w:sdt>
              </w:del>
            </w:sdtContent>
          </w:sdt>
        </w:p>
      </w:sdtContent>
    </w:sdt>
    <w:sdt>
      <w:sdtPr>
        <w:id w:val="699346947"/>
        <w:tag w:val="goog_rdk_820"/>
      </w:sdtPr>
      <w:sdtContent>
        <w:p w:rsidR="00000000" w:rsidDel="00000000" w:rsidP="00000000" w:rsidRDefault="00000000" w:rsidRPr="00000000" w14:paraId="0000006F">
          <w:pPr>
            <w:numPr>
              <w:ilvl w:val="0"/>
              <w:numId w:val="29"/>
            </w:numPr>
            <w:spacing w:after="0" w:before="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9"/>
                </w:numPr>
                <w:spacing w:after="0" w:before="0" w:line="240" w:lineRule="auto"/>
                <w:ind w:left="720" w:hanging="360"/>
              </w:pPr>
            </w:pPrChange>
          </w:pPr>
          <w:sdt>
            <w:sdtPr>
              <w:id w:val="-1097080780"/>
              <w:tag w:val="goog_rdk_817"/>
            </w:sdtPr>
            <w:sdtContent>
              <w:del w:author="Anonymous" w:id="55" w:date="2026-09-24T05:26:08Z"/>
              <w:sdt>
                <w:sdtPr>
                  <w:id w:val="548250633"/>
                  <w:tag w:val="goog_rdk_818"/>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3.3</w:delText>
                    </w:r>
                  </w:del>
                </w:sdtContent>
              </w:sdt>
              <w:del w:author="Anonymous" w:id="55" w:date="2026-09-24T05:26:08Z">
                <w:sdt>
                  <w:sdtPr>
                    <w:id w:val="1880601214"/>
                    <w:tag w:val="goog_rdk_81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Setup CORS headers for frontend communication and implement basic session management.</w:delText>
                      <w:br w:type="textWrapping"/>
                    </w:r>
                  </w:sdtContent>
                </w:sdt>
              </w:del>
            </w:sdtContent>
          </w:sdt>
        </w:p>
      </w:sdtContent>
    </w:sdt>
    <w:sdt>
      <w:sdtPr>
        <w:id w:val="-2100860947"/>
        <w:tag w:val="goog_rdk_824"/>
      </w:sdtPr>
      <w:sdtContent>
        <w:p w:rsidR="00000000" w:rsidDel="00000000" w:rsidP="00000000" w:rsidRDefault="00000000" w:rsidRPr="00000000" w14:paraId="00000070">
          <w:pPr>
            <w:numPr>
              <w:ilvl w:val="0"/>
              <w:numId w:val="29"/>
            </w:numPr>
            <w:spacing w:after="240" w:before="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9"/>
                </w:numPr>
                <w:spacing w:after="240" w:before="0" w:line="240" w:lineRule="auto"/>
                <w:ind w:left="720" w:hanging="360"/>
              </w:pPr>
            </w:pPrChange>
          </w:pPr>
          <w:sdt>
            <w:sdtPr>
              <w:id w:val="-971710411"/>
              <w:tag w:val="goog_rdk_821"/>
            </w:sdtPr>
            <w:sdtContent>
              <w:del w:author="Anonymous" w:id="55" w:date="2026-09-24T05:26:08Z"/>
              <w:sdt>
                <w:sdtPr>
                  <w:id w:val="1237464691"/>
                  <w:tag w:val="goog_rdk_82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3.4</w:delText>
                    </w:r>
                  </w:del>
                </w:sdtContent>
              </w:sdt>
              <w:del w:author="Anonymous" w:id="55" w:date="2026-09-24T05:26:08Z">
                <w:sdt>
                  <w:sdtPr>
                    <w:id w:val="315418290"/>
                    <w:tag w:val="goog_rdk_82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Include mock API calls or simulated scraping from Amazon, IKEA, Zomato, etc.</w:delText>
                      <w:br w:type="textWrapping"/>
                    </w:r>
                  </w:sdtContent>
                </w:sdt>
              </w:del>
            </w:sdtContent>
          </w:sdt>
        </w:p>
      </w:sdtContent>
    </w:sdt>
    <w:sdt>
      <w:sdtPr>
        <w:id w:val="1561856653"/>
        <w:tag w:val="goog_rdk_832"/>
      </w:sdtPr>
      <w:sdtContent>
        <w:p w:rsidR="00000000" w:rsidDel="00000000" w:rsidP="00000000" w:rsidRDefault="00000000" w:rsidRPr="00000000" w14:paraId="00000071">
          <w:pPr>
            <w:pStyle w:val="Heading1"/>
            <w:spacing w:after="280" w:before="280" w:lineRule="auto"/>
            <w:ind w:left="720" w:hanging="36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2"/>
                  <w:szCs w:val="22"/>
                </w:rPr>
              </w:rPrChange>
            </w:rPr>
            <w:pPrChange w:author="Gayathri" w:id="0" w:date="2026-09-24T05:13:41Z">
              <w:pPr>
                <w:pStyle w:val="Heading3"/>
                <w:spacing w:after="280" w:before="280" w:lineRule="auto"/>
                <w:ind w:left="720" w:hanging="360"/>
              </w:pPr>
            </w:pPrChange>
          </w:pPr>
          <w:sdt>
            <w:sdtPr>
              <w:id w:val="-1738567681"/>
              <w:tag w:val="goog_rdk_825"/>
            </w:sdtPr>
            <w:sdtContent>
              <w:del w:author="Anonymous" w:id="55" w:date="2026-09-24T05:26:08Z"/>
              <w:sdt>
                <w:sdtPr>
                  <w:id w:val="-95731290"/>
                  <w:tag w:val="goog_rdk_82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2"/>
                            <w:szCs w:val="22"/>
                          </w:rPr>
                        </w:rPrChange>
                      </w:rPr>
                      <w:delText xml:space="preserve">4. UI Development</w:delText>
                    </w:r>
                  </w:del>
                </w:sdtContent>
              </w:sdt>
              <w:del w:author="Anonymous" w:id="55" w:date="2026-09-24T05:26:08Z"/>
            </w:sdtContent>
          </w:sdt>
          <w:sdt>
            <w:sdtPr>
              <w:id w:val="-886321319"/>
              <w:tag w:val="goog_rdk_827"/>
            </w:sdtPr>
            <w:sdtContent>
              <w:ins w:author="Pradeep" w:id="84" w:date="2026-09-22T00:08:44Z">
                <w:sdt>
                  <w:sdtPr>
                    <w:id w:val="-85897928"/>
                    <w:tag w:val="goog_rdk_828"/>
                  </w:sdtPr>
                  <w:sdtContent>
                    <w:del w:author="Anonymous" w:id="55" w:date="2026-09-24T05:26:08Z"/>
                  </w:sdtContent>
                </w:sdt>
              </w:ins>
              <w:sdt>
                <w:sdtPr>
                  <w:id w:val="-1502377397"/>
                  <w:tag w:val="goog_rdk_829"/>
                </w:sdtPr>
                <w:sdtContent>
                  <w:ins w:author="Pradeep" w:id="84" w:date="2026-09-22T00:08:4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2"/>
                              <w:szCs w:val="22"/>
                            </w:rPr>
                          </w:rPrChange>
                        </w:rPr>
                        <w:delText xml:space="preserve">(To create frontend page)</w:delText>
                      </w:r>
                    </w:del>
                  </w:ins>
                </w:sdtContent>
              </w:sdt>
              <w:ins w:author="Pradeep" w:id="84" w:date="2026-09-22T00:08:44Z">
                <w:del w:author="Anonymous" w:id="55" w:date="2026-09-24T05:26:08Z"/>
              </w:ins>
            </w:sdtContent>
          </w:sdt>
          <w:sdt>
            <w:sdtPr>
              <w:id w:val="-323854754"/>
              <w:tag w:val="goog_rdk_830"/>
            </w:sdtPr>
            <w:sdtContent>
              <w:del w:author="Anonymous" w:id="55" w:date="2026-09-24T05:26:08Z"/>
              <w:sdt>
                <w:sdtPr>
                  <w:id w:val="-612243830"/>
                  <w:tag w:val="goog_rdk_831"/>
                </w:sdtPr>
                <w:sdtContent>
                  <w:del w:author="Anonymous" w:id="55" w:date="2026-09-24T05:26:08Z">
                    <w:r w:rsidDel="00000000" w:rsidR="00000000" w:rsidRPr="00000000">
                      <w:rPr>
                        <w:rtl w:val="0"/>
                      </w:rPr>
                    </w:r>
                  </w:del>
                </w:sdtContent>
              </w:sdt>
              <w:del w:author="Anonymous" w:id="55" w:date="2026-09-24T05:26:08Z">
                <w:bookmarkStart w:colFirst="0" w:colLast="0" w:name="_heading=h.cdfw78mr7op0" w:id="23"/>
                <w:bookmarkEnd w:id="23"/>
              </w:del>
            </w:sdtContent>
          </w:sdt>
        </w:p>
      </w:sdtContent>
    </w:sdt>
    <w:sdt>
      <w:sdtPr>
        <w:id w:val="-727181229"/>
        <w:tag w:val="goog_rdk_836"/>
      </w:sdtPr>
      <w:sdtContent>
        <w:p w:rsidR="00000000" w:rsidDel="00000000" w:rsidP="00000000" w:rsidRDefault="00000000" w:rsidRPr="00000000" w14:paraId="00000072">
          <w:pPr>
            <w:numPr>
              <w:ilvl w:val="0"/>
              <w:numId w:val="12"/>
            </w:numPr>
            <w:spacing w:after="0" w:before="24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12"/>
                </w:numPr>
                <w:spacing w:after="0" w:before="240" w:line="240" w:lineRule="auto"/>
                <w:ind w:left="720" w:hanging="360"/>
              </w:pPr>
            </w:pPrChange>
          </w:pPr>
          <w:sdt>
            <w:sdtPr>
              <w:id w:val="-884937865"/>
              <w:tag w:val="goog_rdk_833"/>
            </w:sdtPr>
            <w:sdtContent>
              <w:del w:author="Anonymous" w:id="55" w:date="2026-09-24T05:26:08Z"/>
              <w:sdt>
                <w:sdtPr>
                  <w:id w:val="1553006033"/>
                  <w:tag w:val="goog_rdk_83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4.1</w:delText>
                    </w:r>
                  </w:del>
                </w:sdtContent>
              </w:sdt>
              <w:del w:author="Anonymous" w:id="55" w:date="2026-09-24T05:26:08Z">
                <w:sdt>
                  <w:sdtPr>
                    <w:id w:val="-1381887856"/>
                    <w:tag w:val="goog_rdk_83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Build responsive HTML forms for:</w:delText>
                      <w:br w:type="textWrapping"/>
                    </w:r>
                  </w:sdtContent>
                </w:sdt>
              </w:del>
            </w:sdtContent>
          </w:sdt>
        </w:p>
      </w:sdtContent>
    </w:sdt>
    <w:sdt>
      <w:sdtPr>
        <w:id w:val="-738431140"/>
        <w:tag w:val="goog_rdk_839"/>
      </w:sdtPr>
      <w:sdtContent>
        <w:p w:rsidR="00000000" w:rsidDel="00000000" w:rsidP="00000000" w:rsidRDefault="00000000" w:rsidRPr="00000000" w14:paraId="00000073">
          <w:pPr>
            <w:numPr>
              <w:ilvl w:val="1"/>
              <w:numId w:val="12"/>
            </w:numPr>
            <w:spacing w:after="0" w:before="0" w:line="240" w:lineRule="auto"/>
            <w:ind w:left="144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1"/>
                  <w:numId w:val="12"/>
                </w:numPr>
                <w:spacing w:after="0" w:before="0" w:line="240" w:lineRule="auto"/>
                <w:ind w:left="1440" w:hanging="360"/>
              </w:pPr>
            </w:pPrChange>
          </w:pPr>
          <w:sdt>
            <w:sdtPr>
              <w:id w:val="116390991"/>
              <w:tag w:val="goog_rdk_837"/>
            </w:sdtPr>
            <w:sdtContent>
              <w:del w:author="Anonymous" w:id="55" w:date="2026-09-24T05:26:08Z"/>
              <w:sdt>
                <w:sdtPr>
                  <w:id w:val="570260725"/>
                  <w:tag w:val="goog_rdk_838"/>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Home Interior Planner (room details, quantities)</w:delText>
                      <w:br w:type="textWrapping"/>
                    </w:r>
                  </w:del>
                </w:sdtContent>
              </w:sdt>
              <w:del w:author="Anonymous" w:id="55" w:date="2026-09-24T05:26:08Z"/>
            </w:sdtContent>
          </w:sdt>
        </w:p>
      </w:sdtContent>
    </w:sdt>
    <w:sdt>
      <w:sdtPr>
        <w:id w:val="-1416066149"/>
        <w:tag w:val="goog_rdk_846"/>
      </w:sdtPr>
      <w:sdtContent>
        <w:p w:rsidR="00000000" w:rsidDel="00000000" w:rsidP="00000000" w:rsidRDefault="00000000" w:rsidRPr="00000000" w14:paraId="00000074">
          <w:pPr>
            <w:numPr>
              <w:ilvl w:val="1"/>
              <w:numId w:val="12"/>
            </w:numPr>
            <w:spacing w:after="0" w:before="0" w:line="240" w:lineRule="auto"/>
            <w:ind w:left="144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1"/>
                  <w:numId w:val="12"/>
                </w:numPr>
                <w:spacing w:after="0" w:before="0" w:line="240" w:lineRule="auto"/>
                <w:ind w:left="1440" w:hanging="360"/>
              </w:pPr>
            </w:pPrChange>
          </w:pPr>
          <w:sdt>
            <w:sdtPr>
              <w:id w:val="1056818314"/>
              <w:tag w:val="goog_rdk_840"/>
            </w:sdtPr>
            <w:sdtContent>
              <w:del w:author="Anonymous" w:id="55" w:date="2026-09-24T05:26:08Z"/>
              <w:sdt>
                <w:sdtPr>
                  <w:id w:val="1540068132"/>
                  <w:tag w:val="goog_rdk_84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Party Planner (even</w:delText>
                    </w:r>
                  </w:del>
                </w:sdtContent>
              </w:sdt>
              <w:del w:author="Anonymous" w:id="55" w:date="2026-09-24T05:26:08Z"/>
            </w:sdtContent>
          </w:sdt>
          <w:sdt>
            <w:sdtPr>
              <w:id w:val="-371809180"/>
              <w:tag w:val="goog_rdk_842"/>
            </w:sdtPr>
            <w:sdtContent>
              <w:ins w:author="Anonymous" w:id="85" w:date="2026-09-24T07:05:59Z">
                <w:sdt>
                  <w:sdtPr>
                    <w:id w:val="-1900462704"/>
                    <w:tag w:val="goog_rdk_843"/>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1671027" cy="5700638"/>
                            <wp:effectExtent b="0" l="0" r="0" t="0"/>
                            <wp:docPr id="21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1671027" cy="5700638"/>
                                    </a:xfrm>
                                    <a:prstGeom prst="rect"/>
                                    <a:ln/>
                                  </pic:spPr>
                                </pic:pic>
                              </a:graphicData>
                            </a:graphic>
                          </wp:inline>
                        </w:drawing>
                      </w:r>
                    </w:del>
                  </w:sdtContent>
                </w:sdt>
              </w:ins>
            </w:sdtContent>
          </w:sdt>
          <w:sdt>
            <w:sdtPr>
              <w:id w:val="-2040786886"/>
              <w:tag w:val="goog_rdk_844"/>
            </w:sdtPr>
            <w:sdtContent>
              <w:del w:author="Anonymous" w:id="55" w:date="2026-09-24T05:26:08Z"/>
              <w:sdt>
                <w:sdtPr>
                  <w:id w:val="-309370325"/>
                  <w:tag w:val="goog_rdk_845"/>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t type, budget, guests)</w:delText>
                      <w:br w:type="textWrapping"/>
                    </w:r>
                  </w:del>
                </w:sdtContent>
              </w:sdt>
              <w:del w:author="Anonymous" w:id="55" w:date="2026-09-24T05:26:08Z"/>
            </w:sdtContent>
          </w:sdt>
        </w:p>
      </w:sdtContent>
    </w:sdt>
    <w:sdt>
      <w:sdtPr>
        <w:id w:val="37856700"/>
        <w:tag w:val="goog_rdk_849"/>
      </w:sdtPr>
      <w:sdtContent>
        <w:p w:rsidR="00000000" w:rsidDel="00000000" w:rsidP="00000000" w:rsidRDefault="00000000" w:rsidRPr="00000000" w14:paraId="00000075">
          <w:pPr>
            <w:numPr>
              <w:ilvl w:val="1"/>
              <w:numId w:val="12"/>
            </w:numPr>
            <w:spacing w:after="0" w:before="0" w:line="240" w:lineRule="auto"/>
            <w:ind w:left="144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1"/>
                  <w:numId w:val="12"/>
                </w:numPr>
                <w:spacing w:after="0" w:before="0" w:line="240" w:lineRule="auto"/>
                <w:ind w:left="1440" w:hanging="360"/>
              </w:pPr>
            </w:pPrChange>
          </w:pPr>
          <w:sdt>
            <w:sdtPr>
              <w:id w:val="-902210392"/>
              <w:tag w:val="goog_rdk_847"/>
            </w:sdtPr>
            <w:sdtContent>
              <w:del w:author="Anonymous" w:id="55" w:date="2026-09-24T05:26:08Z"/>
              <w:sdt>
                <w:sdtPr>
                  <w:id w:val="1471186608"/>
                  <w:tag w:val="goog_rdk_848"/>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Jewelry Planner (budget, occasion, outfit image upload)</w:delText>
                      <w:br w:type="textWrapping"/>
                    </w:r>
                  </w:del>
                </w:sdtContent>
              </w:sdt>
              <w:del w:author="Anonymous" w:id="55" w:date="2026-09-24T05:26:08Z"/>
            </w:sdtContent>
          </w:sdt>
        </w:p>
      </w:sdtContent>
    </w:sdt>
    <w:sdt>
      <w:sdtPr>
        <w:id w:val="606060433"/>
        <w:tag w:val="goog_rdk_853"/>
      </w:sdtPr>
      <w:sdtContent>
        <w:p w:rsidR="00000000" w:rsidDel="00000000" w:rsidP="00000000" w:rsidRDefault="00000000" w:rsidRPr="00000000" w14:paraId="00000076">
          <w:pPr>
            <w:numPr>
              <w:ilvl w:val="0"/>
              <w:numId w:val="12"/>
            </w:numPr>
            <w:spacing w:after="240" w:before="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12"/>
                </w:numPr>
                <w:spacing w:after="240" w:before="0" w:line="240" w:lineRule="auto"/>
                <w:ind w:left="720" w:hanging="360"/>
              </w:pPr>
            </w:pPrChange>
          </w:pPr>
          <w:sdt>
            <w:sdtPr>
              <w:id w:val="322693300"/>
              <w:tag w:val="goog_rdk_850"/>
            </w:sdtPr>
            <w:sdtContent>
              <w:del w:author="Anonymous" w:id="55" w:date="2026-09-24T05:26:08Z"/>
              <w:sdt>
                <w:sdtPr>
                  <w:id w:val="230275813"/>
                  <w:tag w:val="goog_rdk_85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4.2</w:delText>
                    </w:r>
                  </w:del>
                </w:sdtContent>
              </w:sdt>
              <w:del w:author="Anonymous" w:id="55" w:date="2026-09-24T05:26:08Z">
                <w:sdt>
                  <w:sdtPr>
                    <w:id w:val="1887348950"/>
                    <w:tag w:val="goog_rdk_85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Add dynamic result display and formatting for recommendations using JavaScript.</w:delText>
                      <w:br w:type="textWrapping"/>
                    </w:r>
                  </w:sdtContent>
                </w:sdt>
              </w:del>
            </w:sdtContent>
          </w:sdt>
        </w:p>
      </w:sdtContent>
    </w:sdt>
    <w:sdt>
      <w:sdtPr>
        <w:id w:val="121508539"/>
        <w:tag w:val="goog_rdk_862"/>
      </w:sdtPr>
      <w:sdtContent>
        <w:p w:rsidR="00000000" w:rsidDel="00000000" w:rsidP="00000000" w:rsidRDefault="00000000" w:rsidRPr="00000000" w14:paraId="00000077">
          <w:pPr>
            <w:pStyle w:val="Heading1"/>
            <w:spacing w:after="280" w:before="280" w:lineRule="auto"/>
            <w:ind w:left="720" w:hanging="36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2"/>
                  <w:szCs w:val="22"/>
                </w:rPr>
              </w:rPrChange>
            </w:rPr>
            <w:pPrChange w:author="Gayathri" w:id="0" w:date="2026-09-24T05:13:41Z">
              <w:pPr>
                <w:pStyle w:val="Heading3"/>
                <w:spacing w:after="280" w:before="280" w:lineRule="auto"/>
                <w:ind w:left="720" w:hanging="360"/>
              </w:pPr>
            </w:pPrChange>
          </w:pPr>
          <w:sdt>
            <w:sdtPr>
              <w:id w:val="1638463492"/>
              <w:tag w:val="goog_rdk_854"/>
            </w:sdtPr>
            <w:sdtContent>
              <w:del w:author="Anonymous" w:id="55" w:date="2026-09-24T05:26:08Z"/>
              <w:sdt>
                <w:sdtPr>
                  <w:id w:val="-931223215"/>
                  <w:tag w:val="goog_rdk_855"/>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2"/>
                            <w:szCs w:val="22"/>
                          </w:rPr>
                        </w:rPrChange>
                      </w:rPr>
                      <w:delText xml:space="preserve">5. Testing &amp; Optimization</w:delText>
                    </w:r>
                  </w:del>
                </w:sdtContent>
              </w:sdt>
              <w:del w:author="Anonymous" w:id="55" w:date="2026-09-24T05:26:08Z"/>
            </w:sdtContent>
          </w:sdt>
          <w:sdt>
            <w:sdtPr>
              <w:id w:val="-1535777278"/>
              <w:tag w:val="goog_rdk_856"/>
            </w:sdtPr>
            <w:sdtContent>
              <w:ins w:author="Pradeep" w:id="86" w:date="2026-09-22T00:09:07Z">
                <w:sdt>
                  <w:sdtPr>
                    <w:id w:val="1683609132"/>
                    <w:tag w:val="goog_rdk_857"/>
                  </w:sdtPr>
                  <w:sdtContent>
                    <w:del w:author="Anonymous" w:id="55" w:date="2026-09-24T05:26:08Z"/>
                  </w:sdtContent>
                </w:sdt>
              </w:ins>
              <w:sdt>
                <w:sdtPr>
                  <w:id w:val="-806148429"/>
                  <w:tag w:val="goog_rdk_858"/>
                </w:sdtPr>
                <w:sdtContent>
                  <w:ins w:author="Pradeep" w:id="86" w:date="2026-09-22T00:09:07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2"/>
                              <w:szCs w:val="22"/>
                            </w:rPr>
                          </w:rPrChange>
                        </w:rPr>
                        <w:delText xml:space="preserve">(</w:delText>
                      </w:r>
                    </w:del>
                  </w:ins>
                </w:sdtContent>
              </w:sdt>
              <w:ins w:author="Pradeep" w:id="86" w:date="2026-09-22T00:09:07Z">
                <w:del w:author="Anonymous" w:id="55" w:date="2026-09-24T05:26:08Z">
                  <w:sdt>
                    <w:sdtPr>
                      <w:id w:val="-640830215"/>
                      <w:tag w:val="goog_rdk_85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2"/>
                              <w:szCs w:val="22"/>
                            </w:rPr>
                          </w:rPrChange>
                        </w:rPr>
                        <w:delText xml:space="preserve">To cross check the application we created)</w:delText>
                      </w:r>
                    </w:sdtContent>
                  </w:sdt>
                </w:del>
              </w:ins>
            </w:sdtContent>
          </w:sdt>
          <w:sdt>
            <w:sdtPr>
              <w:id w:val="-1380408024"/>
              <w:tag w:val="goog_rdk_860"/>
            </w:sdtPr>
            <w:sdtContent>
              <w:del w:author="Anonymous" w:id="55" w:date="2026-09-24T05:26:08Z"/>
              <w:sdt>
                <w:sdtPr>
                  <w:id w:val="206714625"/>
                  <w:tag w:val="goog_rdk_861"/>
                </w:sdtPr>
                <w:sdtContent>
                  <w:del w:author="Anonymous" w:id="55" w:date="2026-09-24T05:26:08Z">
                    <w:r w:rsidDel="00000000" w:rsidR="00000000" w:rsidRPr="00000000">
                      <w:rPr>
                        <w:rtl w:val="0"/>
                      </w:rPr>
                    </w:r>
                  </w:del>
                </w:sdtContent>
              </w:sdt>
              <w:del w:author="Anonymous" w:id="55" w:date="2026-09-24T05:26:08Z">
                <w:bookmarkStart w:colFirst="0" w:colLast="0" w:name="_heading=h.oh6pw9buy582" w:id="24"/>
                <w:bookmarkEnd w:id="24"/>
              </w:del>
            </w:sdtContent>
          </w:sdt>
        </w:p>
      </w:sdtContent>
    </w:sdt>
    <w:sdt>
      <w:sdtPr>
        <w:id w:val="-882938203"/>
        <w:tag w:val="goog_rdk_866"/>
      </w:sdtPr>
      <w:sdtContent>
        <w:p w:rsidR="00000000" w:rsidDel="00000000" w:rsidP="00000000" w:rsidRDefault="00000000" w:rsidRPr="00000000" w14:paraId="00000078">
          <w:pPr>
            <w:numPr>
              <w:ilvl w:val="0"/>
              <w:numId w:val="35"/>
            </w:numPr>
            <w:spacing w:after="0" w:before="24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35"/>
                </w:numPr>
                <w:spacing w:after="0" w:before="240" w:line="240" w:lineRule="auto"/>
                <w:ind w:left="720" w:hanging="360"/>
              </w:pPr>
            </w:pPrChange>
          </w:pPr>
          <w:sdt>
            <w:sdtPr>
              <w:id w:val="-720411907"/>
              <w:tag w:val="goog_rdk_863"/>
            </w:sdtPr>
            <w:sdtContent>
              <w:del w:author="Anonymous" w:id="55" w:date="2026-09-24T05:26:08Z"/>
              <w:sdt>
                <w:sdtPr>
                  <w:id w:val="-385400769"/>
                  <w:tag w:val="goog_rdk_86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5.1</w:delText>
                    </w:r>
                  </w:del>
                </w:sdtContent>
              </w:sdt>
              <w:del w:author="Anonymous" w:id="55" w:date="2026-09-24T05:26:08Z">
                <w:sdt>
                  <w:sdtPr>
                    <w:id w:val="-1878149274"/>
                    <w:tag w:val="goog_rdk_86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Perform testing with real-world use cases across all three planners.</w:delText>
                      <w:br w:type="textWrapping"/>
                    </w:r>
                  </w:sdtContent>
                </w:sdt>
              </w:del>
            </w:sdtContent>
          </w:sdt>
        </w:p>
      </w:sdtContent>
    </w:sdt>
    <w:sdt>
      <w:sdtPr>
        <w:id w:val="-166513004"/>
        <w:tag w:val="goog_rdk_870"/>
      </w:sdtPr>
      <w:sdtContent>
        <w:p w:rsidR="00000000" w:rsidDel="00000000" w:rsidP="00000000" w:rsidRDefault="00000000" w:rsidRPr="00000000" w14:paraId="00000079">
          <w:pPr>
            <w:numPr>
              <w:ilvl w:val="0"/>
              <w:numId w:val="35"/>
            </w:numPr>
            <w:spacing w:after="0" w:before="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35"/>
                </w:numPr>
                <w:spacing w:after="0" w:before="0" w:line="240" w:lineRule="auto"/>
                <w:ind w:left="720" w:hanging="360"/>
              </w:pPr>
            </w:pPrChange>
          </w:pPr>
          <w:sdt>
            <w:sdtPr>
              <w:id w:val="892071254"/>
              <w:tag w:val="goog_rdk_867"/>
            </w:sdtPr>
            <w:sdtContent>
              <w:del w:author="Anonymous" w:id="55" w:date="2026-09-24T05:26:08Z"/>
              <w:sdt>
                <w:sdtPr>
                  <w:id w:val="108374640"/>
                  <w:tag w:val="goog_rdk_868"/>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5.2</w:delText>
                    </w:r>
                  </w:del>
                </w:sdtContent>
              </w:sdt>
              <w:del w:author="Anonymous" w:id="55" w:date="2026-09-24T05:26:08Z">
                <w:sdt>
                  <w:sdtPr>
                    <w:id w:val="-2019112333"/>
                    <w:tag w:val="goog_rdk_86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Evaluate Gemini response quality, budget adherence, and platform accuracy.</w:delText>
                      <w:br w:type="textWrapping"/>
                    </w:r>
                  </w:sdtContent>
                </w:sdt>
              </w:del>
            </w:sdtContent>
          </w:sdt>
        </w:p>
      </w:sdtContent>
    </w:sdt>
    <w:sdt>
      <w:sdtPr>
        <w:id w:val="1055676347"/>
        <w:tag w:val="goog_rdk_874"/>
      </w:sdtPr>
      <w:sdtContent>
        <w:p w:rsidR="00000000" w:rsidDel="00000000" w:rsidP="00000000" w:rsidRDefault="00000000" w:rsidRPr="00000000" w14:paraId="0000007A">
          <w:pPr>
            <w:numPr>
              <w:ilvl w:val="0"/>
              <w:numId w:val="35"/>
            </w:numPr>
            <w:spacing w:after="0" w:before="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35"/>
                </w:numPr>
                <w:spacing w:after="0" w:before="0" w:line="240" w:lineRule="auto"/>
                <w:ind w:left="720" w:hanging="360"/>
              </w:pPr>
            </w:pPrChange>
          </w:pPr>
          <w:sdt>
            <w:sdtPr>
              <w:id w:val="-889716381"/>
              <w:tag w:val="goog_rdk_871"/>
            </w:sdtPr>
            <w:sdtContent>
              <w:del w:author="Anonymous" w:id="55" w:date="2026-09-24T05:26:08Z"/>
              <w:sdt>
                <w:sdtPr>
                  <w:id w:val="1843423036"/>
                  <w:tag w:val="goog_rdk_87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5.3</w:delText>
                    </w:r>
                  </w:del>
                </w:sdtContent>
              </w:sdt>
              <w:del w:author="Anonymous" w:id="55" w:date="2026-09-24T05:26:08Z">
                <w:sdt>
                  <w:sdtPr>
                    <w:id w:val="1644988454"/>
                    <w:tag w:val="goog_rdk_87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Optimize prompts and add validations to prevent input edge-case failures.</w:delText>
                      <w:br w:type="textWrapping"/>
                    </w:r>
                  </w:sdtContent>
                </w:sdt>
              </w:del>
            </w:sdtContent>
          </w:sdt>
        </w:p>
      </w:sdtContent>
    </w:sdt>
    <w:sdt>
      <w:sdtPr>
        <w:id w:val="-381011150"/>
        <w:tag w:val="goog_rdk_878"/>
      </w:sdtPr>
      <w:sdtContent>
        <w:p w:rsidR="00000000" w:rsidDel="00000000" w:rsidP="00000000" w:rsidRDefault="00000000" w:rsidRPr="00000000" w14:paraId="0000007B">
          <w:pPr>
            <w:numPr>
              <w:ilvl w:val="0"/>
              <w:numId w:val="35"/>
            </w:numPr>
            <w:spacing w:after="240" w:before="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35"/>
                </w:numPr>
                <w:spacing w:after="240" w:before="0" w:line="240" w:lineRule="auto"/>
                <w:ind w:left="720" w:hanging="360"/>
              </w:pPr>
            </w:pPrChange>
          </w:pPr>
          <w:sdt>
            <w:sdtPr>
              <w:id w:val="-1075366589"/>
              <w:tag w:val="goog_rdk_875"/>
            </w:sdtPr>
            <w:sdtContent>
              <w:del w:author="Anonymous" w:id="55" w:date="2026-09-24T05:26:08Z"/>
              <w:sdt>
                <w:sdtPr>
                  <w:id w:val="-2014050039"/>
                  <w:tag w:val="goog_rdk_87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5.4</w:delText>
                    </w:r>
                  </w:del>
                </w:sdtContent>
              </w:sdt>
              <w:del w:author="Anonymous" w:id="55" w:date="2026-09-24T05:26:08Z">
                <w:sdt>
                  <w:sdtPr>
                    <w:id w:val="1568997985"/>
                    <w:tag w:val="goog_rdk_87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Add fallback/default recommendations when AI returns insufficient results.</w:delText>
                      <w:br w:type="textWrapping"/>
                    </w:r>
                  </w:sdtContent>
                </w:sdt>
              </w:del>
            </w:sdtContent>
          </w:sdt>
        </w:p>
      </w:sdtContent>
    </w:sdt>
    <w:sdt>
      <w:sdtPr>
        <w:id w:val="430210218"/>
        <w:tag w:val="goog_rdk_881"/>
      </w:sdtPr>
      <w:sdtContent>
        <w:p w:rsidR="00000000" w:rsidDel="00000000" w:rsidP="00000000" w:rsidRDefault="00000000" w:rsidRPr="00000000" w14:paraId="0000007C">
          <w:pPr>
            <w:pStyle w:val="Heading1"/>
            <w:spacing w:after="280" w:before="28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240" w:lineRule="auto"/>
              </w:pPr>
            </w:pPrChange>
          </w:pPr>
          <w:sdt>
            <w:sdtPr>
              <w:id w:val="996695851"/>
              <w:tag w:val="goog_rdk_879"/>
            </w:sdtPr>
            <w:sdtContent>
              <w:del w:author="Anonymous" w:id="55" w:date="2026-09-24T05:26:08Z"/>
              <w:sdt>
                <w:sdtPr>
                  <w:id w:val="-897941907"/>
                  <w:tag w:val="goog_rdk_880"/>
                </w:sdtPr>
                <w:sdtContent>
                  <w:del w:author="Anonymous" w:id="55" w:date="2026-09-24T05:26:08Z">
                    <w:r w:rsidDel="00000000" w:rsidR="00000000" w:rsidRPr="00000000">
                      <w:rPr>
                        <w:rtl w:val="0"/>
                      </w:rPr>
                    </w:r>
                  </w:del>
                </w:sdtContent>
              </w:sdt>
              <w:del w:author="Anonymous" w:id="55" w:date="2026-09-24T05:26:08Z"/>
            </w:sdtContent>
          </w:sdt>
        </w:p>
      </w:sdtContent>
    </w:sdt>
    <w:sdt>
      <w:sdtPr>
        <w:id w:val="255712916"/>
        <w:tag w:val="goog_rdk_884"/>
      </w:sdtPr>
      <w:sdtContent>
        <w:p w:rsidR="00000000" w:rsidDel="00000000" w:rsidP="00000000" w:rsidRDefault="00000000" w:rsidRPr="00000000" w14:paraId="0000007D">
          <w:pPr>
            <w:pStyle w:val="Heading1"/>
            <w:spacing w:after="280" w:before="28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240" w:lineRule="auto"/>
              </w:pPr>
            </w:pPrChange>
          </w:pPr>
          <w:sdt>
            <w:sdtPr>
              <w:id w:val="-229732020"/>
              <w:tag w:val="goog_rdk_882"/>
            </w:sdtPr>
            <w:sdtContent>
              <w:del w:author="Anonymous" w:id="55" w:date="2026-09-24T05:26:08Z"/>
              <w:sdt>
                <w:sdtPr>
                  <w:id w:val="-1441090658"/>
                  <w:tag w:val="goog_rdk_883"/>
                </w:sdtPr>
                <w:sdtContent>
                  <w:del w:author="Anonymous" w:id="55" w:date="2026-09-24T05:26:08Z">
                    <w:r w:rsidDel="00000000" w:rsidR="00000000" w:rsidRPr="00000000">
                      <w:rPr>
                        <w:rtl w:val="0"/>
                      </w:rPr>
                    </w:r>
                  </w:del>
                </w:sdtContent>
              </w:sdt>
              <w:del w:author="Anonymous" w:id="55" w:date="2026-09-24T05:26:08Z"/>
            </w:sdtContent>
          </w:sdt>
        </w:p>
      </w:sdtContent>
    </w:sdt>
    <w:sdt>
      <w:sdtPr>
        <w:id w:val="-1439425191"/>
        <w:tag w:val="goog_rdk_887"/>
      </w:sdtPr>
      <w:sdtContent>
        <w:p w:rsidR="00000000" w:rsidDel="00000000" w:rsidP="00000000" w:rsidRDefault="00000000" w:rsidRPr="00000000" w14:paraId="0000007E">
          <w:pPr>
            <w:pStyle w:val="Heading1"/>
            <w:spacing w:after="280" w:before="28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240" w:lineRule="auto"/>
              </w:pPr>
            </w:pPrChange>
          </w:pPr>
          <w:sdt>
            <w:sdtPr>
              <w:id w:val="-507123761"/>
              <w:tag w:val="goog_rdk_885"/>
            </w:sdtPr>
            <w:sdtContent>
              <w:del w:author="Anonymous" w:id="55" w:date="2026-09-24T05:26:08Z"/>
              <w:sdt>
                <w:sdtPr>
                  <w:id w:val="-409461075"/>
                  <w:tag w:val="goog_rdk_886"/>
                </w:sdtPr>
                <w:sdtContent>
                  <w:del w:author="Anonymous" w:id="55" w:date="2026-09-24T05:26:08Z">
                    <w:r w:rsidDel="00000000" w:rsidR="00000000" w:rsidRPr="00000000">
                      <w:rPr>
                        <w:rtl w:val="0"/>
                      </w:rPr>
                    </w:r>
                  </w:del>
                </w:sdtContent>
              </w:sdt>
              <w:del w:author="Anonymous" w:id="55" w:date="2026-09-24T05:26:08Z"/>
            </w:sdtContent>
          </w:sdt>
        </w:p>
      </w:sdtContent>
    </w:sdt>
    <w:sdt>
      <w:sdtPr>
        <w:id w:val="1054756205"/>
        <w:tag w:val="goog_rdk_895"/>
      </w:sdtPr>
      <w:sdtContent>
        <w:p w:rsidR="00000000" w:rsidDel="00000000" w:rsidP="00000000" w:rsidRDefault="00000000" w:rsidRPr="00000000" w14:paraId="0000007F">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80" w:before="280" w:line="240" w:lineRule="auto"/>
              </w:pPr>
            </w:pPrChange>
          </w:pPr>
          <w:sdt>
            <w:sdtPr>
              <w:id w:val="-2091322590"/>
              <w:tag w:val="goog_rdk_890"/>
            </w:sdtPr>
            <w:sdtContent>
              <w:ins w:author="Anish Anbarasan" w:id="87" w:date="2026-09-22T14:35:10Z">
                <w:sdt>
                  <w:sdtPr>
                    <w:id w:val="723373876"/>
                    <w:tag w:val="goog_rdk_891"/>
                  </w:sdtPr>
                  <w:sdtContent>
                    <w:del w:author="Anonymous" w:id="55" w:date="2026-09-24T05:26:08Z"/>
                  </w:sdtContent>
                </w:sdt>
              </w:ins>
              <w:sdt>
                <w:sdtPr>
                  <w:id w:val="-187651112"/>
                  <w:tag w:val="goog_rdk_892"/>
                </w:sdtPr>
                <w:sdtContent>
                  <w:ins w:author="Anish Anbarasan" w:id="87" w:date="2026-09-22T14:35:10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tab/>
                        <w:tab/>
                      </w:r>
                    </w:del>
                  </w:ins>
                </w:sdtContent>
              </w:sdt>
              <w:ins w:author="Anish Anbarasan" w:id="87" w:date="2026-09-22T14:35:10Z">
                <w:del w:author="Anonymous" w:id="55" w:date="2026-09-24T05:26:08Z"/>
              </w:ins>
            </w:sdtContent>
          </w:sdt>
          <w:sdt>
            <w:sdtPr>
              <w:id w:val="1165207517"/>
              <w:tag w:val="goog_rdk_893"/>
            </w:sdtPr>
            <w:sdtContent>
              <w:del w:author="Anonymous" w:id="55" w:date="2026-09-24T05:26:08Z"/>
              <w:sdt>
                <w:sdtPr>
                  <w:id w:val="1759896168"/>
                  <w:tag w:val="goog_rdk_894"/>
                </w:sdtPr>
                <w:sdtContent>
                  <w:del w:author="Anonymous" w:id="55" w:date="2026-09-24T05:26:08Z">
                    <w:r w:rsidDel="00000000" w:rsidR="00000000" w:rsidRPr="00000000">
                      <w:rPr>
                        <w:rtl w:val="0"/>
                      </w:rPr>
                    </w:r>
                  </w:del>
                </w:sdtContent>
              </w:sdt>
              <w:del w:author="Anonymous" w:id="55" w:date="2026-09-24T05:26:08Z"/>
            </w:sdtContent>
          </w:sdt>
        </w:p>
      </w:sdtContent>
    </w:sdt>
    <w:sdt>
      <w:sdtPr>
        <w:id w:val="1172233115"/>
        <w:tag w:val="goog_rdk_898"/>
      </w:sdtPr>
      <w:sdtContent>
        <w:p w:rsidR="00000000" w:rsidDel="00000000" w:rsidP="00000000" w:rsidRDefault="00000000" w:rsidRPr="00000000" w14:paraId="00000080">
          <w:pPr>
            <w:pStyle w:val="Heading1"/>
            <w:spacing w:after="280" w:before="28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240" w:lineRule="auto"/>
              </w:pPr>
            </w:pPrChange>
          </w:pPr>
          <w:sdt>
            <w:sdtPr>
              <w:id w:val="-1601219999"/>
              <w:tag w:val="goog_rdk_896"/>
            </w:sdtPr>
            <w:sdtContent>
              <w:del w:author="Anonymous" w:id="55" w:date="2026-09-24T05:26:08Z"/>
              <w:sdt>
                <w:sdtPr>
                  <w:id w:val="1397967261"/>
                  <w:tag w:val="goog_rdk_897"/>
                </w:sdtPr>
                <w:sdtContent>
                  <w:del w:author="Anonymous" w:id="55" w:date="2026-09-24T05:26:08Z">
                    <w:r w:rsidDel="00000000" w:rsidR="00000000" w:rsidRPr="00000000">
                      <w:rPr>
                        <w:rtl w:val="0"/>
                      </w:rPr>
                    </w:r>
                  </w:del>
                </w:sdtContent>
              </w:sdt>
              <w:del w:author="Anonymous" w:id="55" w:date="2026-09-24T05:26:08Z"/>
            </w:sdtContent>
          </w:sdt>
        </w:p>
      </w:sdtContent>
    </w:sdt>
    <w:sdt>
      <w:sdtPr>
        <w:id w:val="-1824955002"/>
        <w:tag w:val="goog_rdk_901"/>
      </w:sdtPr>
      <w:sdtContent>
        <w:p w:rsidR="00000000" w:rsidDel="00000000" w:rsidP="00000000" w:rsidRDefault="00000000" w:rsidRPr="00000000" w14:paraId="00000081">
          <w:pPr>
            <w:pStyle w:val="Heading1"/>
            <w:spacing w:after="280" w:before="28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240" w:lineRule="auto"/>
              </w:pPr>
            </w:pPrChange>
          </w:pPr>
          <w:sdt>
            <w:sdtPr>
              <w:id w:val="816452908"/>
              <w:tag w:val="goog_rdk_899"/>
            </w:sdtPr>
            <w:sdtContent>
              <w:del w:author="Anonymous" w:id="55" w:date="2026-09-24T05:26:08Z"/>
              <w:sdt>
                <w:sdtPr>
                  <w:id w:val="105702264"/>
                  <w:tag w:val="goog_rdk_900"/>
                </w:sdtPr>
                <w:sdtContent>
                  <w:del w:author="Anonymous" w:id="55" w:date="2026-09-24T05:26:08Z">
                    <w:r w:rsidDel="00000000" w:rsidR="00000000" w:rsidRPr="00000000">
                      <w:rPr>
                        <w:rtl w:val="0"/>
                      </w:rPr>
                    </w:r>
                  </w:del>
                </w:sdtContent>
              </w:sdt>
              <w:del w:author="Anonymous" w:id="55" w:date="2026-09-24T05:26:08Z"/>
            </w:sdtContent>
          </w:sdt>
        </w:p>
      </w:sdtContent>
    </w:sdt>
    <w:sdt>
      <w:sdtPr>
        <w:id w:val="-320381454"/>
        <w:tag w:val="goog_rdk_904"/>
      </w:sdtPr>
      <w:sdtContent>
        <w:p w:rsidR="00000000" w:rsidDel="00000000" w:rsidP="00000000" w:rsidRDefault="00000000" w:rsidRPr="00000000" w14:paraId="00000082">
          <w:pPr>
            <w:pStyle w:val="Heading1"/>
            <w:spacing w:after="280" w:before="28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240" w:lineRule="auto"/>
              </w:pPr>
            </w:pPrChange>
          </w:pPr>
          <w:sdt>
            <w:sdtPr>
              <w:id w:val="1000823478"/>
              <w:tag w:val="goog_rdk_902"/>
            </w:sdtPr>
            <w:sdtContent>
              <w:del w:author="Anonymous" w:id="55" w:date="2026-09-24T05:26:08Z"/>
              <w:sdt>
                <w:sdtPr>
                  <w:id w:val="254742637"/>
                  <w:tag w:val="goog_rdk_903"/>
                </w:sdtPr>
                <w:sdtContent>
                  <w:del w:author="Anonymous" w:id="55" w:date="2026-09-24T05:26:08Z">
                    <w:r w:rsidDel="00000000" w:rsidR="00000000" w:rsidRPr="00000000">
                      <w:rPr>
                        <w:rtl w:val="0"/>
                      </w:rPr>
                    </w:r>
                  </w:del>
                </w:sdtContent>
              </w:sdt>
              <w:del w:author="Anonymous" w:id="55" w:date="2026-09-24T05:26:08Z"/>
            </w:sdtContent>
          </w:sdt>
        </w:p>
      </w:sdtContent>
    </w:sdt>
    <w:sdt>
      <w:sdtPr>
        <w:id w:val="1921991864"/>
        <w:tag w:val="goog_rdk_907"/>
      </w:sdtPr>
      <w:sdtContent>
        <w:p w:rsidR="00000000" w:rsidDel="00000000" w:rsidP="00000000" w:rsidRDefault="00000000" w:rsidRPr="00000000" w14:paraId="00000083">
          <w:pPr>
            <w:pStyle w:val="Heading1"/>
            <w:keepNext w:val="0"/>
            <w:keepLines w:val="0"/>
            <w:spacing w:after="80" w:line="240" w:lineRule="auto"/>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color w:val="000000"/>
                  <w:sz w:val="24"/>
                  <w:szCs w:val="24"/>
                </w:rPr>
              </w:rPrChange>
            </w:rPr>
            <w:pPrChange w:author="Gayathri" w:id="0" w:date="2026-09-24T05:13:41Z">
              <w:pPr>
                <w:pStyle w:val="Heading2"/>
                <w:keepNext w:val="0"/>
                <w:keepLines w:val="0"/>
                <w:spacing w:after="80" w:before="360" w:line="240" w:lineRule="auto"/>
                <w:jc w:val="both"/>
              </w:pPr>
            </w:pPrChange>
          </w:pPr>
          <w:sdt>
            <w:sdtPr>
              <w:id w:val="-1931369957"/>
              <w:tag w:val="goog_rdk_905"/>
            </w:sdtPr>
            <w:sdtContent>
              <w:del w:author="Anonymous" w:id="55" w:date="2026-09-24T05:26:08Z"/>
              <w:sdt>
                <w:sdtPr>
                  <w:id w:val="293599237"/>
                  <w:tag w:val="goog_rdk_90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000000"/>
                            <w:sz w:val="24"/>
                            <w:szCs w:val="24"/>
                          </w:rPr>
                        </w:rPrChange>
                      </w:rPr>
                      <w:delText xml:space="preserve">MILESTONE 1: Gemini AI Initialization</w:delText>
                    </w:r>
                  </w:del>
                </w:sdtContent>
              </w:sdt>
              <w:del w:author="Anonymous" w:id="55" w:date="2026-09-24T05:26:08Z">
                <w:bookmarkStart w:colFirst="0" w:colLast="0" w:name="_heading=h.aierybygwtjs" w:id="25"/>
                <w:bookmarkEnd w:id="25"/>
              </w:del>
            </w:sdtContent>
          </w:sdt>
        </w:p>
      </w:sdtContent>
    </w:sdt>
    <w:sdt>
      <w:sdtPr>
        <w:id w:val="-383024108"/>
        <w:tag w:val="goog_rdk_915"/>
      </w:sdtPr>
      <w:sdtContent>
        <w:p w:rsidR="00000000" w:rsidDel="00000000" w:rsidP="00000000" w:rsidRDefault="00000000" w:rsidRPr="00000000" w14:paraId="00000084">
          <w:pPr>
            <w:pStyle w:val="Heading1"/>
            <w:spacing w:after="240" w:before="240" w:line="240" w:lineRule="auto"/>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spacing w:after="240" w:before="240" w:line="240" w:lineRule="auto"/>
                <w:jc w:val="both"/>
              </w:pPr>
            </w:pPrChange>
          </w:pPr>
          <w:sdt>
            <w:sdtPr>
              <w:id w:val="-1615946459"/>
              <w:tag w:val="goog_rdk_908"/>
            </w:sdtPr>
            <w:sdtContent>
              <w:del w:author="Anonymous" w:id="55" w:date="2026-09-24T05:26:08Z"/>
              <w:sdt>
                <w:sdtPr>
                  <w:id w:val="272382292"/>
                  <w:tag w:val="goog_rdk_90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In this foundational stage, the objective is to establish and configure the core AI infrastructure required to power </w:delText>
                    </w:r>
                  </w:del>
                </w:sdtContent>
              </w:sdt>
              <w:del w:author="Anonymous" w:id="55" w:date="2026-09-24T05:26:08Z">
                <w:sdt>
                  <w:sdtPr>
                    <w:id w:val="-215069988"/>
                    <w:tag w:val="goog_rdk_91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PocketSmart AI</w:delText>
                    </w:r>
                  </w:sdtContent>
                </w:sdt>
                <w:sdt>
                  <w:sdtPr>
                    <w:id w:val="-954474640"/>
                    <w:tag w:val="goog_rdk_91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The platform relies on </w:delText>
                    </w:r>
                  </w:sdtContent>
                </w:sdt>
                <w:sdt>
                  <w:sdtPr>
                    <w:id w:val="-962962809"/>
                    <w:tag w:val="goog_rdk_91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Gemini 1.5 Flash Pro</w:delText>
                    </w:r>
                  </w:sdtContent>
                </w:sdt>
                <w:sdt>
                  <w:sdtPr>
                    <w:id w:val="-2066142779"/>
                    <w:tag w:val="goog_rdk_91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delText>
                    </w:r>
                  </w:sdtContent>
                </w:sdt>
                <w:sdt>
                  <w:sdtPr>
                    <w:id w:val="73068329"/>
                    <w:tag w:val="goog_rdk_914"/>
                  </w:sdtPr>
                  <w:sdtContent>
                    <w:r w:rsidDel="00000000" w:rsidR="00000000" w:rsidRPr="00000000">
                      <w:rPr>
                        <w:rtl w:val="0"/>
                      </w:rPr>
                    </w:r>
                  </w:sdtContent>
                </w:sdt>
              </w:del>
            </w:sdtContent>
          </w:sdt>
        </w:p>
      </w:sdtContent>
    </w:sdt>
    <w:sdt>
      <w:sdtPr>
        <w:id w:val="1926859760"/>
        <w:tag w:val="goog_rdk_920"/>
      </w:sdtPr>
      <w:sdtContent>
        <w:p w:rsidR="00000000" w:rsidDel="00000000" w:rsidP="00000000" w:rsidRDefault="00000000" w:rsidRPr="00000000" w14:paraId="00000085">
          <w:pPr>
            <w:pStyle w:val="Heading1"/>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pStyle w:val="Heading3"/>
              </w:pPr>
            </w:pPrChange>
          </w:pPr>
          <w:sdt>
            <w:sdtPr>
              <w:id w:val="-1893816274"/>
              <w:tag w:val="goog_rdk_916"/>
            </w:sdtPr>
            <w:sdtContent>
              <w:del w:author="Anonymous" w:id="55" w:date="2026-09-24T05:26:08Z"/>
              <w:sdt>
                <w:sdtPr>
                  <w:id w:val="1386297751"/>
                  <w:tag w:val="goog_rdk_917"/>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b w:val="1"/>
                            <w:bCs w:val="1"/>
                            <w:sz w:val="24"/>
                            <w:szCs w:val="24"/>
                          </w:rPr>
                        </w:rPrChange>
                      </w:rPr>
                      <w:delText xml:space="preserve">●</w:delText>
                    </w:r>
                  </w:del>
                </w:sdtContent>
              </w:sdt>
              <w:del w:author="Anonymous" w:id="55" w:date="2026-09-24T05:26:08Z">
                <w:sdt>
                  <w:sdtPr>
                    <w:id w:val="270983967"/>
                    <w:tag w:val="goog_rdk_91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 </w:delText>
                    </w:r>
                  </w:sdtContent>
                </w:sdt>
                <w:sdt>
                  <w:sdtPr>
                    <w:id w:val="440576585"/>
                    <w:tag w:val="goog_rdk_91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Activity 1.1: Set up Google Cloud account and enable Gemini API</w:delText>
                    </w:r>
                  </w:sdtContent>
                </w:sdt>
              </w:del>
            </w:sdtContent>
          </w:sdt>
        </w:p>
      </w:sdtContent>
    </w:sdt>
    <w:sdt>
      <w:sdtPr>
        <w:id w:val="413738070"/>
        <w:tag w:val="goog_rdk_936"/>
      </w:sdtPr>
      <w:sdtContent>
        <w:p w:rsidR="00000000" w:rsidDel="00000000" w:rsidP="00000000" w:rsidRDefault="00000000" w:rsidRPr="00000000" w14:paraId="00000086">
          <w:pPr>
            <w:pStyle w:val="Heading3"/>
            <w:numPr>
              <w:ilvl w:val="0"/>
              <w:numId w:val="28"/>
            </w:numPr>
            <w:spacing w:after="280" w:before="280" w:lineRule="auto"/>
            <w:ind w:left="720" w:hanging="360"/>
            <w:rPr>
              <w:del w:author="Anonymous" w:id="55" w:date="2026-09-24T05:26:08Z"/>
              <w:rFonts w:ascii="Cambria" w:cs="Cambria" w:eastAsia="Cambria" w:hAnsi="Cambria"/>
              <w:b w:val="0"/>
              <w:bCs w:val="0"/>
              <w:i w:val="1"/>
              <w:iCs w:val="1"/>
              <w:sz w:val="22"/>
              <w:szCs w:val="22"/>
              <w:rPrChange w:author="Kavinilavu" w:id="44" w:date="2026-09-24T05:18:57Z">
                <w:rPr>
                  <w:rFonts w:ascii="Cambria" w:cs="Cambria" w:eastAsia="Cambria" w:hAnsi="Cambria"/>
                  <w:b w:val="0"/>
                  <w:bCs w:val="0"/>
                  <w:sz w:val="22"/>
                  <w:szCs w:val="22"/>
                </w:rPr>
              </w:rPrChange>
            </w:rPr>
            <w:pPrChange w:author="Kavinilavu" w:id="0" w:date="2026-09-24T05:18:57Z">
              <w:pPr>
                <w:pStyle w:val="Heading3"/>
                <w:numPr>
                  <w:ilvl w:val="0"/>
                  <w:numId w:val="28"/>
                </w:numPr>
                <w:spacing w:after="280" w:before="280" w:lineRule="auto"/>
                <w:ind w:left="720" w:hanging="360"/>
              </w:pPr>
            </w:pPrChange>
          </w:pPr>
          <w:sdt>
            <w:sdtPr>
              <w:id w:val="1608060445"/>
              <w:tag w:val="goog_rdk_921"/>
            </w:sdtPr>
            <w:sdtContent>
              <w:del w:author="Anonymous" w:id="55" w:date="2026-09-24T05:26:08Z"/>
              <w:sdt>
                <w:sdtPr>
                  <w:id w:val="-1184456363"/>
                  <w:tag w:val="goog_rdk_92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2"/>
                            <w:szCs w:val="22"/>
                          </w:rPr>
                        </w:rPrChange>
                      </w:rPr>
                      <w:delText xml:space="preserve">Sign in or create a Google Cloud account via </w:delText>
                    </w:r>
                  </w:del>
                </w:sdtContent>
              </w:sdt>
              <w:del w:author="Anonymous" w:id="55" w:date="2026-09-24T05:26:08Z">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441498774"/>
                    <w:tag w:val="goog_rdk_92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color w:val="1155cc"/>
                            <w:sz w:val="22"/>
                            <w:szCs w:val="22"/>
                            <w:u w:val="single"/>
                          </w:rPr>
                        </w:rPrChange>
                      </w:rPr>
                      <w:delText xml:space="preserve">console</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1163608092"/>
                    <w:tag w:val="goog_rdk_92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color w:val="1155cc"/>
                            <w:sz w:val="22"/>
                            <w:szCs w:val="22"/>
                            <w:u w:val="single"/>
                          </w:rPr>
                        </w:rPrChange>
                      </w:rPr>
                      <w:delText xml:space="preserve">.cloud.google.co</w:delText>
                    </w:r>
                  </w:sdtContent>
                </w:sdt>
                <w:r w:rsidDel="00000000" w:rsidR="00000000" w:rsidRPr="00000000">
                  <w:fldChar w:fldCharType="end"/>
                </w:r>
              </w:del>
            </w:sdtContent>
          </w:sdt>
          <w:sdt>
            <w:sdtPr>
              <w:id w:val="118346309"/>
              <w:tag w:val="goog_rdk_925"/>
            </w:sdtPr>
            <w:sdtContent>
              <w:ins w:author="Sridhar R" w:id="88" w:date="2026-09-22T14:51:45Z">
                <w:sdt>
                  <w:sdtPr>
                    <w:id w:val="160427404"/>
                    <w:tag w:val="goog_rdk_926"/>
                  </w:sdtPr>
                  <w:sdtContent>
                    <w:del w:author="Anonymous" w:id="55" w:date="2026-09-24T05:26:08Z">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1761543650"/>
                          <w:tag w:val="goog_rdk_92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color w:val="1155cc"/>
                                  <w:sz w:val="22"/>
                                  <w:szCs w:val="22"/>
                                  <w:u w:val="single"/>
                                </w:rPr>
                              </w:rPrChange>
                            </w:rPr>
                            <w:delText xml:space="preserve">console</w:delText>
                          </w:r>
                        </w:sdtContent>
                      </w:sdt>
                      <w:r w:rsidDel="00000000" w:rsidR="00000000" w:rsidRPr="00000000">
                        <w:fldChar w:fldCharType="end"/>
                      </w:r>
                    </w:del>
                  </w:sdtContent>
                </w:sdt>
              </w:ins>
            </w:sdtContent>
          </w:sdt>
          <w:sdt>
            <w:sdtPr>
              <w:id w:val="-416163004"/>
              <w:tag w:val="goog_rdk_928"/>
            </w:sdtPr>
            <w:sdtContent>
              <w:del w:author="Anonymous" w:id="55" w:date="2026-09-24T05:26:08Z">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1972023548"/>
                    <w:tag w:val="goog_rdk_92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color w:val="1155cc"/>
                            <w:sz w:val="22"/>
                            <w:szCs w:val="22"/>
                            <w:u w:val="single"/>
                          </w:rPr>
                        </w:rPrChange>
                      </w:rPr>
                      <w:delText xml:space="preserve">m</w:delText>
                    </w:r>
                  </w:sdtContent>
                </w:sdt>
                <w:r w:rsidDel="00000000" w:rsidR="00000000" w:rsidRPr="00000000">
                  <w:fldChar w:fldCharType="end"/>
                </w:r>
              </w:del>
              <w:sdt>
                <w:sdtPr>
                  <w:id w:val="675626910"/>
                  <w:tag w:val="goog_rdk_930"/>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2"/>
                            <w:szCs w:val="22"/>
                          </w:rPr>
                        </w:rPrChange>
                      </w:rPr>
                      <w:delText xml:space="preserve">.</w:delText>
                    </w:r>
                  </w:del>
                </w:sdtContent>
              </w:sdt>
              <w:del w:author="Anonymous" w:id="55" w:date="2026-09-24T05:26:08Z"/>
            </w:sdtContent>
          </w:sdt>
          <w:sdt>
            <w:sdtPr>
              <w:id w:val="1262551883"/>
              <w:tag w:val="goog_rdk_931"/>
            </w:sdtPr>
            <w:sdtContent>
              <w:ins w:author="Anonymous" w:id="89" w:date="2026-09-22T11:36:18Z">
                <w:sdt>
                  <w:sdtPr>
                    <w:id w:val="-27929372"/>
                    <w:tag w:val="goog_rdk_932"/>
                  </w:sdtPr>
                  <w:sdtContent>
                    <w:del w:author="Anonymous" w:id="55" w:date="2026-09-24T05:26:08Z"/>
                  </w:sdtContent>
                </w:sdt>
              </w:ins>
              <w:sdt>
                <w:sdtPr>
                  <w:id w:val="-810087193"/>
                  <w:tag w:val="goog_rdk_933"/>
                </w:sdtPr>
                <w:sdtContent>
                  <w:ins w:author="Anonymous" w:id="89" w:date="2026-09-22T11:36:18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2"/>
                              <w:szCs w:val="22"/>
                            </w:rPr>
                          </w:rPrChange>
                        </w:rPr>
                        <w:tab/>
                      </w:r>
                    </w:del>
                  </w:ins>
                </w:sdtContent>
              </w:sdt>
              <w:ins w:author="Anonymous" w:id="89" w:date="2026-09-22T11:36:18Z">
                <w:del w:author="Anonymous" w:id="55" w:date="2026-09-24T05:26:08Z"/>
              </w:ins>
            </w:sdtContent>
          </w:sdt>
          <w:sdt>
            <w:sdtPr>
              <w:id w:val="404422896"/>
              <w:tag w:val="goog_rdk_934"/>
            </w:sdtPr>
            <w:sdtContent>
              <w:del w:author="Anonymous" w:id="55" w:date="2026-09-24T05:26:08Z"/>
              <w:sdt>
                <w:sdtPr>
                  <w:id w:val="-606351926"/>
                  <w:tag w:val="goog_rdk_935"/>
                </w:sdtPr>
                <w:sdtContent>
                  <w:del w:author="Anonymous" w:id="55" w:date="2026-09-24T05:26:08Z">
                    <w:r w:rsidDel="00000000" w:rsidR="00000000" w:rsidRPr="00000000">
                      <w:rPr>
                        <w:rtl w:val="0"/>
                      </w:rPr>
                    </w:r>
                  </w:del>
                </w:sdtContent>
              </w:sdt>
              <w:del w:author="Anonymous" w:id="55" w:date="2026-09-24T05:26:08Z"/>
            </w:sdtContent>
          </w:sdt>
        </w:p>
      </w:sdtContent>
    </w:sdt>
    <w:sdt>
      <w:sdtPr>
        <w:id w:val="-1458757432"/>
        <w:tag w:val="goog_rdk_944"/>
      </w:sdtPr>
      <w:sdtContent>
        <w:p w:rsidR="00000000" w:rsidDel="00000000" w:rsidP="00000000" w:rsidRDefault="00000000" w:rsidRPr="00000000" w14:paraId="00000087">
          <w:pPr>
            <w:pStyle w:val="Heading3"/>
            <w:spacing w:after="280" w:before="280" w:lineRule="auto"/>
            <w:ind w:left="720" w:firstLine="0"/>
            <w:rPr>
              <w:del w:author="Anonymous" w:id="55" w:date="2026-09-24T05:26:08Z"/>
              <w:strike w:val="1"/>
              <w:rPrChange w:author="Sushanth G.k" w:id="3" w:date="2026-09-24T07:06:28Z">
                <w:rPr>
                  <w:rFonts w:ascii="Cambria" w:cs="Cambria" w:eastAsia="Cambria" w:hAnsi="Cambria"/>
                  <w:b w:val="0"/>
                  <w:bCs w:val="0"/>
                  <w:sz w:val="22"/>
                  <w:szCs w:val="22"/>
                </w:rPr>
              </w:rPrChange>
            </w:rPr>
            <w:pPrChange w:author="Sushanth G.k" w:id="0" w:date="2026-09-24T07:06:28Z">
              <w:pPr>
                <w:pStyle w:val="Heading3"/>
                <w:spacing w:after="280" w:before="280" w:lineRule="auto"/>
                <w:ind w:left="720" w:firstLine="0"/>
              </w:pPr>
            </w:pPrChange>
          </w:pPr>
          <w:sdt>
            <w:sdtPr>
              <w:id w:val="568848667"/>
              <w:tag w:val="goog_rdk_937"/>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0"/>
                        <w:bCs w:val="0"/>
                        <w:sz w:val="24"/>
                        <w:szCs w:val="24"/>
                      </w:rPr>
                    </w:rPrChange>
                  </w:rPr>
                  <w:drawing>
                    <wp:inline distB="114300" distT="114300" distL="114300" distR="114300">
                      <wp:extent cx="5731200" cy="2717800"/>
                      <wp:effectExtent b="0" l="0" r="0" t="0"/>
                      <wp:docPr id="251"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5731200" cy="2717800"/>
                              </a:xfrm>
                              <a:prstGeom prst="rect"/>
                              <a:ln/>
                            </pic:spPr>
                          </pic:pic>
                        </a:graphicData>
                      </a:graphic>
                    </wp:inline>
                  </w:drawing>
                </w:r>
              </w:del>
              <w:sdt>
                <w:sdtPr>
                  <w:id w:val="1816789753"/>
                  <w:tag w:val="goog_rdk_938"/>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2"/>
                            <w:szCs w:val="22"/>
                          </w:rPr>
                        </w:rPrChange>
                      </w:rPr>
                      <w:br w:type="textWrapping"/>
                    </w:r>
                  </w:del>
                </w:sdtContent>
              </w:sdt>
              <w:del w:author="Anonymous" w:id="55" w:date="2026-09-24T05:26:08Z"/>
            </w:sdtContent>
          </w:sdt>
          <w:sdt>
            <w:sdtPr>
              <w:id w:val="865139537"/>
              <w:tag w:val="goog_rdk_939"/>
            </w:sdtPr>
            <w:sdtContent>
              <w:ins w:author="Mohammed Saad" w:id="90" w:date="2026-09-23T10:50:47Z">
                <w:sdt>
                  <w:sdtPr>
                    <w:id w:val="34863149"/>
                    <w:tag w:val="goog_rdk_940"/>
                  </w:sdtPr>
                  <w:sdtContent>
                    <w:del w:author="Anonymous" w:id="55" w:date="2026-09-24T05:26:08Z"/>
                  </w:sdtContent>
                </w:sdt>
              </w:ins>
              <w:sdt>
                <w:sdtPr>
                  <w:id w:val="675336473"/>
                  <w:tag w:val="goog_rdk_941"/>
                </w:sdtPr>
                <w:sdtContent>
                  <w:ins w:author="Mohammed Saad" w:id="90" w:date="2026-09-23T10:50:47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2"/>
                              <w:szCs w:val="22"/>
                            </w:rPr>
                          </w:rPrChange>
                        </w:rPr>
                        <w:delText xml:space="preserve">i</w:delText>
                      </w:r>
                    </w:del>
                  </w:ins>
                </w:sdtContent>
              </w:sdt>
              <w:ins w:author="Mohammed Saad" w:id="90" w:date="2026-09-23T10:50:47Z">
                <w:del w:author="Anonymous" w:id="55" w:date="2026-09-24T05:26:08Z"/>
              </w:ins>
            </w:sdtContent>
          </w:sdt>
          <w:sdt>
            <w:sdtPr>
              <w:id w:val="747063308"/>
              <w:tag w:val="goog_rdk_942"/>
            </w:sdtPr>
            <w:sdtContent>
              <w:del w:author="Anonymous" w:id="55" w:date="2026-09-24T05:26:08Z"/>
              <w:sdt>
                <w:sdtPr>
                  <w:id w:val="-460680650"/>
                  <w:tag w:val="goog_rdk_943"/>
                </w:sdtPr>
                <w:sdtContent>
                  <w:del w:author="Anonymous" w:id="55" w:date="2026-09-24T05:26:08Z">
                    <w:r w:rsidDel="00000000" w:rsidR="00000000" w:rsidRPr="00000000">
                      <w:rPr>
                        <w:rtl w:val="0"/>
                      </w:rPr>
                    </w:r>
                  </w:del>
                </w:sdtContent>
              </w:sdt>
              <w:del w:author="Anonymous" w:id="55" w:date="2026-09-24T05:26:08Z"/>
            </w:sdtContent>
          </w:sdt>
        </w:p>
      </w:sdtContent>
    </w:sdt>
    <w:sdt>
      <w:sdtPr>
        <w:id w:val="-1308870946"/>
        <w:tag w:val="goog_rdk_952"/>
      </w:sdtPr>
      <w:sdtContent>
        <w:p w:rsidR="00000000" w:rsidDel="00000000" w:rsidP="00000000" w:rsidRDefault="00000000" w:rsidRPr="00000000" w14:paraId="00000088">
          <w:pPr>
            <w:pStyle w:val="Heading3"/>
            <w:numPr>
              <w:ilvl w:val="0"/>
              <w:numId w:val="28"/>
            </w:numPr>
            <w:spacing w:after="280" w:before="280" w:lineRule="auto"/>
            <w:ind w:left="720" w:hanging="360"/>
            <w:rPr>
              <w:del w:author="Anonymous" w:id="55" w:date="2026-09-24T05:26:08Z"/>
              <w:rFonts w:ascii="Cambria" w:cs="Cambria" w:eastAsia="Cambria" w:hAnsi="Cambria"/>
              <w:b w:val="0"/>
              <w:bCs w:val="0"/>
              <w:i w:val="1"/>
              <w:iCs w:val="1"/>
              <w:sz w:val="22"/>
              <w:szCs w:val="22"/>
              <w:rPrChange w:author="Kavinilavu" w:id="44" w:date="2026-09-24T05:18:57Z">
                <w:rPr>
                  <w:rFonts w:ascii="Cambria" w:cs="Cambria" w:eastAsia="Cambria" w:hAnsi="Cambria"/>
                  <w:b w:val="0"/>
                  <w:bCs w:val="0"/>
                  <w:sz w:val="22"/>
                  <w:szCs w:val="22"/>
                </w:rPr>
              </w:rPrChange>
            </w:rPr>
            <w:pPrChange w:author="Kavinilavu" w:id="0" w:date="2026-09-24T05:18:57Z">
              <w:pPr>
                <w:pStyle w:val="Heading3"/>
                <w:numPr>
                  <w:ilvl w:val="0"/>
                  <w:numId w:val="28"/>
                </w:numPr>
                <w:spacing w:after="280" w:before="280" w:lineRule="auto"/>
                <w:ind w:left="720" w:hanging="360"/>
              </w:pPr>
            </w:pPrChange>
          </w:pPr>
          <w:sdt>
            <w:sdtPr>
              <w:id w:val="-1745940297"/>
              <w:tag w:val="goog_rdk_947"/>
            </w:sdtPr>
            <w:sdtContent>
              <w:ins w:author="Nivetha 2008" w:id="91" w:date="2026-09-22T12:33:28Z">
                <w:sdt>
                  <w:sdtPr>
                    <w:id w:val="289860295"/>
                    <w:tag w:val="goog_rdk_948"/>
                  </w:sdtPr>
                  <w:sdtContent>
                    <w:del w:author="Anonymous" w:id="55" w:date="2026-09-24T05:26:08Z"/>
                  </w:sdtContent>
                </w:sdt>
              </w:ins>
              <w:sdt>
                <w:sdtPr>
                  <w:id w:val="2104227225"/>
                  <w:tag w:val="goog_rdk_949"/>
                </w:sdtPr>
                <w:sdtContent>
                  <w:ins w:author="Nivetha 2008" w:id="91" w:date="2026-09-22T12:33:28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2"/>
                              <w:szCs w:val="22"/>
                            </w:rPr>
                          </w:rPrChange>
                        </w:rPr>
                        <w:delText xml:space="preserve"> </w:delText>
                      </w:r>
                    </w:del>
                  </w:ins>
                </w:sdtContent>
              </w:sdt>
              <w:ins w:author="Nivetha 2008" w:id="91" w:date="2026-09-22T12:33:28Z">
                <w:del w:author="Anonymous" w:id="55" w:date="2026-09-24T05:26:08Z"/>
              </w:ins>
            </w:sdtContent>
          </w:sdt>
          <w:sdt>
            <w:sdtPr>
              <w:id w:val="-1256842112"/>
              <w:tag w:val="goog_rdk_950"/>
            </w:sdtPr>
            <w:sdtContent>
              <w:del w:author="Anonymous" w:id="55" w:date="2026-09-24T05:26:08Z"/>
              <w:sdt>
                <w:sdtPr>
                  <w:id w:val="-215685767"/>
                  <w:tag w:val="goog_rdk_95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2"/>
                            <w:szCs w:val="22"/>
                          </w:rPr>
                        </w:rPrChange>
                      </w:rPr>
                      <w:delText xml:space="preserve">Accept all terms and conditions and click on Get API key </w:delText>
                    </w:r>
                  </w:del>
                </w:sdtContent>
              </w:sdt>
              <w:del w:author="Anonymous" w:id="55" w:date="2026-09-24T05:26:08Z"/>
            </w:sdtContent>
          </w:sdt>
        </w:p>
      </w:sdtContent>
    </w:sdt>
    <w:sdt>
      <w:sdtPr>
        <w:id w:val="-1927173113"/>
        <w:tag w:val="goog_rdk_955"/>
      </w:sdtPr>
      <w:sdtContent>
        <w:p w:rsidR="00000000" w:rsidDel="00000000" w:rsidP="00000000" w:rsidRDefault="00000000" w:rsidRPr="00000000" w14:paraId="00000089">
          <w:pPr>
            <w:pStyle w:val="Heading1"/>
            <w:spacing w:after="280" w:before="28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0"/>
                  <w:bCs w:val="0"/>
                  <w:sz w:val="22"/>
                  <w:szCs w:val="22"/>
                </w:rPr>
              </w:rPrChange>
            </w:rPr>
            <w:pPrChange w:author="Gayathri" w:id="0" w:date="2026-09-24T05:13:41Z">
              <w:pPr>
                <w:pStyle w:val="Heading3"/>
                <w:spacing w:after="280" w:before="280" w:lineRule="auto"/>
                <w:ind w:left="720" w:firstLine="0"/>
              </w:pPr>
            </w:pPrChange>
          </w:pPr>
          <w:sdt>
            <w:sdtPr>
              <w:id w:val="-1245796454"/>
              <w:tag w:val="goog_rdk_953"/>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0"/>
                        <w:bCs w:val="0"/>
                        <w:sz w:val="22"/>
                        <w:szCs w:val="22"/>
                      </w:rPr>
                    </w:rPrChange>
                  </w:rPr>
                  <w:drawing>
                    <wp:inline distB="114300" distT="114300" distL="114300" distR="114300">
                      <wp:extent cx="5731200" cy="2806700"/>
                      <wp:effectExtent b="0" l="0" r="0" t="0"/>
                      <wp:docPr id="250"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5731200" cy="2806700"/>
                              </a:xfrm>
                              <a:prstGeom prst="rect"/>
                              <a:ln/>
                            </pic:spPr>
                          </pic:pic>
                        </a:graphicData>
                      </a:graphic>
                    </wp:inline>
                  </w:drawing>
                </w:r>
              </w:del>
              <w:sdt>
                <w:sdtPr>
                  <w:id w:val="710801501"/>
                  <w:tag w:val="goog_rdk_95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2"/>
                            <w:szCs w:val="22"/>
                          </w:rPr>
                        </w:rPrChange>
                      </w:rPr>
                      <w:br w:type="textWrapping"/>
                    </w:r>
                  </w:del>
                </w:sdtContent>
              </w:sdt>
              <w:del w:author="Anonymous" w:id="55" w:date="2026-09-24T05:26:08Z"/>
            </w:sdtContent>
          </w:sdt>
        </w:p>
      </w:sdtContent>
    </w:sdt>
    <w:sdt>
      <w:sdtPr>
        <w:id w:val="-591121765"/>
        <w:tag w:val="goog_rdk_967"/>
      </w:sdtPr>
      <w:sdtContent>
        <w:p w:rsidR="00000000" w:rsidDel="00000000" w:rsidP="00000000" w:rsidRDefault="00000000" w:rsidRPr="00000000" w14:paraId="0000008A">
          <w:pPr>
            <w:numPr>
              <w:ilvl w:val="0"/>
              <w:numId w:val="30"/>
            </w:numPr>
            <w:spacing w:after="240" w:before="240" w:line="240" w:lineRule="auto"/>
            <w:ind w:left="720" w:hanging="360"/>
            <w:rPr>
              <w:del w:author="Anonymous" w:id="55" w:date="2026-09-24T05:26:08Z"/>
              <w:rFonts w:ascii="Cambria" w:cs="Cambria" w:eastAsia="Cambria" w:hAnsi="Cambria"/>
              <w:b w:val="0"/>
              <w:bCs w:val="0"/>
              <w:i w:val="1"/>
              <w:iCs w:val="1"/>
              <w:sz w:val="24"/>
              <w:szCs w:val="24"/>
              <w:rPrChange w:author="Kavinilavu" w:id="44" w:date="2026-09-24T05:18:57Z">
                <w:rPr>
                  <w:rFonts w:ascii="Cambria" w:cs="Cambria" w:eastAsia="Cambria" w:hAnsi="Cambria"/>
                  <w:b w:val="0"/>
                  <w:bCs w:val="0"/>
                  <w:sz w:val="24"/>
                  <w:szCs w:val="24"/>
                </w:rPr>
              </w:rPrChange>
            </w:rPr>
            <w:pPrChange w:author="Kavinilavu" w:id="0" w:date="2026-09-24T05:18:57Z">
              <w:pPr>
                <w:numPr>
                  <w:ilvl w:val="0"/>
                  <w:numId w:val="30"/>
                </w:numPr>
                <w:spacing w:after="240" w:before="240" w:line="240" w:lineRule="auto"/>
                <w:ind w:left="720" w:hanging="360"/>
              </w:pPr>
            </w:pPrChange>
          </w:pPr>
          <w:sdt>
            <w:sdtPr>
              <w:id w:val="550551202"/>
              <w:tag w:val="goog_rdk_956"/>
            </w:sdtPr>
            <w:sdtContent>
              <w:del w:author="Anonymous" w:id="55" w:date="2026-09-24T05:26:08Z"/>
              <w:sdt>
                <w:sdtPr>
                  <w:id w:val="-1554408907"/>
                  <w:tag w:val="goog_rdk_957"/>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You will get trending models here you can select the model here or you can set the model by </w:delText>
                    </w:r>
                  </w:del>
                </w:sdtContent>
              </w:sdt>
              <w:del w:author="Anonymous" w:id="55" w:date="2026-09-24T05:26:08Z"/>
            </w:sdtContent>
          </w:sdt>
          <w:sdt>
            <w:sdtPr>
              <w:id w:val="-1281802362"/>
              <w:tag w:val="goog_rdk_958"/>
            </w:sdtPr>
            <w:sdtContent>
              <w:ins w:author="SPILEO" w:id="92" w:date="2026-09-23T13:58:47Z">
                <w:sdt>
                  <w:sdtPr>
                    <w:id w:val="564845587"/>
                    <w:tag w:val="goog_rdk_959"/>
                  </w:sdtPr>
                  <w:sdtContent>
                    <w:del w:author="Anonymous" w:id="55" w:date="2026-09-24T05:26:08Z"/>
                  </w:sdtContent>
                </w:sdt>
              </w:ins>
              <w:sdt>
                <w:sdtPr>
                  <w:id w:val="-1357643607"/>
                  <w:tag w:val="goog_rdk_960"/>
                </w:sdtPr>
                <w:sdtContent>
                  <w:ins w:author="SPILEO" w:id="92" w:date="2026-09-23T13:58:47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going </w:delText>
                      </w:r>
                    </w:del>
                  </w:ins>
                </w:sdtContent>
              </w:sdt>
              <w:ins w:author="SPILEO" w:id="92" w:date="2026-09-23T13:58:47Z">
                <w:del w:author="Anonymous" w:id="55" w:date="2026-09-24T05:26:08Z">
                  <w:sdt>
                    <w:sdtPr>
                      <w:id w:val="-1344829396"/>
                      <w:tag w:val="goog_rdk_96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to</w:delText>
                      </w:r>
                    </w:sdtContent>
                  </w:sdt>
                </w:del>
              </w:ins>
            </w:sdtContent>
          </w:sdt>
          <w:sdt>
            <w:sdtPr>
              <w:id w:val="-1320373988"/>
              <w:tag w:val="goog_rdk_962"/>
            </w:sdtPr>
            <w:sdtContent>
              <w:del w:author="Anonymous" w:id="55" w:date="2026-09-24T05:26:08Z"/>
              <w:sdt>
                <w:sdtPr>
                  <w:id w:val="1943444638"/>
                  <w:tag w:val="goog_rdk_96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go</w:delText>
                    </w:r>
                  </w:del>
                </w:sdtContent>
              </w:sdt>
              <w:del w:author="Anonymous" w:id="55" w:date="2026-09-24T05:26:08Z">
                <w:sdt>
                  <w:sdtPr>
                    <w:id w:val="1358083437"/>
                    <w:tag w:val="goog_rdk_96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to</w:delText>
                    </w:r>
                  </w:sdtContent>
                </w:sdt>
                <w:sdt>
                  <w:sdtPr>
                    <w:id w:val="392926302"/>
                    <w:tag w:val="goog_rdk_96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the API Documentation.</w:delText>
                    </w:r>
                  </w:sdtContent>
                </w:sdt>
                <w:sdt>
                  <w:sdtPr>
                    <w:id w:val="-1178513986"/>
                    <w:tag w:val="goog_rdk_966"/>
                  </w:sdtPr>
                  <w:sdtContent>
                    <w:r w:rsidDel="00000000" w:rsidR="00000000" w:rsidRPr="00000000">
                      <w:rPr>
                        <w:rtl w:val="0"/>
                      </w:rPr>
                    </w:r>
                  </w:sdtContent>
                </w:sdt>
              </w:del>
            </w:sdtContent>
          </w:sdt>
        </w:p>
      </w:sdtContent>
    </w:sdt>
    <w:sdt>
      <w:sdtPr>
        <w:id w:val="28078232"/>
        <w:tag w:val="goog_rdk_975"/>
      </w:sdtPr>
      <w:sdtContent>
        <w:p w:rsidR="00000000" w:rsidDel="00000000" w:rsidP="00000000" w:rsidRDefault="00000000" w:rsidRPr="00000000" w14:paraId="0000008B">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446325230"/>
              <w:tag w:val="goog_rdk_970"/>
            </w:sdtPr>
            <w:sdtContent>
              <w:ins w:author="Mrs Sowmiya" w:id="93" w:date="2026-09-22T05:48:12Z">
                <w:sdt>
                  <w:sdtPr>
                    <w:id w:val="-1051766693"/>
                    <w:tag w:val="goog_rdk_971"/>
                  </w:sdtPr>
                  <w:sdtContent>
                    <w:del w:author="Anonymous" w:id="55" w:date="2026-09-24T05:26:08Z"/>
                  </w:sdtContent>
                </w:sdt>
              </w:ins>
              <w:sdt>
                <w:sdtPr>
                  <w:id w:val="-913728496"/>
                  <w:tag w:val="goog_rdk_972"/>
                </w:sdtPr>
                <w:sdtContent>
                  <w:ins w:author="Mrs Sowmiya" w:id="93" w:date="2026-09-22T05:48:12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4"/>
                              <w:szCs w:val="24"/>
                            </w:rPr>
                          </w:rPrChange>
                        </w:rPr>
                        <w:delText xml:space="preserve">     </w:delText>
                      </w:r>
                    </w:del>
                  </w:ins>
                </w:sdtContent>
              </w:sdt>
              <w:ins w:author="Mrs Sowmiya" w:id="93" w:date="2026-09-22T05:48:12Z">
                <w:del w:author="Anonymous" w:id="55" w:date="2026-09-24T05:26:08Z"/>
              </w:ins>
            </w:sdtContent>
          </w:sdt>
          <w:sdt>
            <w:sdtPr>
              <w:id w:val="688863174"/>
              <w:tag w:val="goog_rdk_973"/>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731200" cy="4483100"/>
                      <wp:effectExtent b="0" l="0" r="0" t="0"/>
                      <wp:docPr id="253"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5731200" cy="4483100"/>
                              </a:xfrm>
                              <a:prstGeom prst="rect"/>
                              <a:ln/>
                            </pic:spPr>
                          </pic:pic>
                        </a:graphicData>
                      </a:graphic>
                    </wp:inline>
                  </w:drawing>
                </w:r>
              </w:del>
              <w:sdt>
                <w:sdtPr>
                  <w:id w:val="275947464"/>
                  <w:tag w:val="goog_rdk_97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br w:type="textWrapping"/>
                    </w:r>
                  </w:del>
                </w:sdtContent>
              </w:sdt>
              <w:del w:author="Anonymous" w:id="55" w:date="2026-09-24T05:26:08Z"/>
            </w:sdtContent>
          </w:sdt>
        </w:p>
      </w:sdtContent>
    </w:sdt>
    <w:sdt>
      <w:sdtPr>
        <w:id w:val="374888267"/>
        <w:tag w:val="goog_rdk_978"/>
      </w:sdtPr>
      <w:sdtContent>
        <w:p w:rsidR="00000000" w:rsidDel="00000000" w:rsidP="00000000" w:rsidRDefault="00000000" w:rsidRPr="00000000" w14:paraId="0000008C">
          <w:pPr>
            <w:pStyle w:val="Heading1"/>
            <w:spacing w:after="280" w:before="28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b w:val="0"/>
                  <w:bCs w:val="0"/>
                  <w:sz w:val="22"/>
                  <w:szCs w:val="22"/>
                </w:rPr>
              </w:rPrChange>
            </w:rPr>
            <w:pPrChange w:author="Gayathri" w:id="0" w:date="2026-09-24T05:13:41Z">
              <w:pPr>
                <w:pStyle w:val="Heading3"/>
                <w:spacing w:after="280" w:before="280" w:lineRule="auto"/>
                <w:ind w:left="0" w:firstLine="0"/>
              </w:pPr>
            </w:pPrChange>
          </w:pPr>
          <w:sdt>
            <w:sdtPr>
              <w:id w:val="363765793"/>
              <w:tag w:val="goog_rdk_976"/>
            </w:sdtPr>
            <w:sdtContent>
              <w:del w:author="Anonymous" w:id="55" w:date="2026-09-24T05:26:08Z"/>
              <w:sdt>
                <w:sdtPr>
                  <w:id w:val="1535971623"/>
                  <w:tag w:val="goog_rdk_977"/>
                </w:sdtPr>
                <w:sdtContent>
                  <w:del w:author="Anonymous" w:id="55" w:date="2026-09-24T05:26:08Z">
                    <w:r w:rsidDel="00000000" w:rsidR="00000000" w:rsidRPr="00000000">
                      <w:rPr>
                        <w:rtl w:val="0"/>
                      </w:rPr>
                    </w:r>
                  </w:del>
                </w:sdtContent>
              </w:sdt>
              <w:del w:author="Anonymous" w:id="55" w:date="2026-09-24T05:26:08Z">
                <w:bookmarkStart w:colFirst="0" w:colLast="0" w:name="_heading=h.beax3lvk7q6n" w:id="26"/>
                <w:bookmarkEnd w:id="26"/>
              </w:del>
            </w:sdtContent>
          </w:sdt>
        </w:p>
      </w:sdtContent>
    </w:sdt>
    <w:sdt>
      <w:sdtPr>
        <w:id w:val="-644212201"/>
        <w:tag w:val="goog_rdk_981"/>
      </w:sdtPr>
      <w:sdtContent>
        <w:p w:rsidR="00000000" w:rsidDel="00000000" w:rsidP="00000000" w:rsidRDefault="00000000" w:rsidRPr="00000000" w14:paraId="0000008D">
          <w:pPr>
            <w:pStyle w:val="Heading1"/>
            <w:rPr>
              <w:del w:author="Anonymous" w:id="55" w:date="2026-09-24T05:26:08Z"/>
              <w:rFonts w:ascii="Calibri" w:cs="Calibri" w:eastAsia="Calibri" w:hAnsi="Calibri"/>
              <w:strike w:val="1"/>
              <w:highlight w:val="black"/>
              <w:u w:val="single"/>
              <w:rPrChange w:author="Anonymous" w:id="63" w:date="2026-09-24T05:24:15Z">
                <w:rPr/>
              </w:rPrChange>
            </w:rPr>
            <w:pPrChange w:author="Gayathri" w:id="0" w:date="2026-09-24T05:13:41Z">
              <w:pPr/>
            </w:pPrChange>
          </w:pPr>
          <w:sdt>
            <w:sdtPr>
              <w:id w:val="904466992"/>
              <w:tag w:val="goog_rdk_979"/>
            </w:sdtPr>
            <w:sdtContent>
              <w:del w:author="Anonymous" w:id="55" w:date="2026-09-24T05:26:08Z"/>
              <w:sdt>
                <w:sdtPr>
                  <w:id w:val="88910941"/>
                  <w:tag w:val="goog_rdk_980"/>
                </w:sdtPr>
                <w:sdtContent>
                  <w:del w:author="Anonymous" w:id="55" w:date="2026-09-24T05:26:08Z">
                    <w:r w:rsidDel="00000000" w:rsidR="00000000" w:rsidRPr="00000000">
                      <w:rPr>
                        <w:rtl w:val="0"/>
                      </w:rPr>
                    </w:r>
                  </w:del>
                </w:sdtContent>
              </w:sdt>
              <w:del w:author="Anonymous" w:id="55" w:date="2026-09-24T05:26:08Z"/>
            </w:sdtContent>
          </w:sdt>
        </w:p>
      </w:sdtContent>
    </w:sdt>
    <w:sdt>
      <w:sdtPr>
        <w:id w:val="2066111172"/>
        <w:tag w:val="goog_rdk_984"/>
      </w:sdtPr>
      <w:sdtContent>
        <w:p w:rsidR="00000000" w:rsidDel="00000000" w:rsidP="00000000" w:rsidRDefault="00000000" w:rsidRPr="00000000" w14:paraId="0000008E">
          <w:pPr>
            <w:pStyle w:val="Heading1"/>
            <w:rPr>
              <w:del w:author="Anonymous" w:id="55" w:date="2026-09-24T05:26:08Z"/>
              <w:rFonts w:ascii="Calibri" w:cs="Calibri" w:eastAsia="Calibri" w:hAnsi="Calibri"/>
              <w:strike w:val="1"/>
              <w:highlight w:val="black"/>
              <w:u w:val="single"/>
              <w:rPrChange w:author="Anonymous" w:id="63" w:date="2026-09-24T05:24:15Z">
                <w:rPr/>
              </w:rPrChange>
            </w:rPr>
            <w:pPrChange w:author="Gayathri" w:id="0" w:date="2026-09-24T05:13:41Z">
              <w:pPr/>
            </w:pPrChange>
          </w:pPr>
          <w:sdt>
            <w:sdtPr>
              <w:id w:val="-1821460942"/>
              <w:tag w:val="goog_rdk_982"/>
            </w:sdtPr>
            <w:sdtContent>
              <w:del w:author="Anonymous" w:id="55" w:date="2026-09-24T05:26:08Z"/>
              <w:sdt>
                <w:sdtPr>
                  <w:id w:val="-873313885"/>
                  <w:tag w:val="goog_rdk_983"/>
                </w:sdtPr>
                <w:sdtContent>
                  <w:del w:author="Anonymous" w:id="55" w:date="2026-09-24T05:26:08Z">
                    <w:r w:rsidDel="00000000" w:rsidR="00000000" w:rsidRPr="00000000">
                      <w:rPr>
                        <w:rtl w:val="0"/>
                      </w:rPr>
                    </w:r>
                  </w:del>
                </w:sdtContent>
              </w:sdt>
              <w:del w:author="Anonymous" w:id="55" w:date="2026-09-24T05:26:08Z"/>
            </w:sdtContent>
          </w:sdt>
        </w:p>
      </w:sdtContent>
    </w:sdt>
    <w:sdt>
      <w:sdtPr>
        <w:id w:val="1281305599"/>
        <w:tag w:val="goog_rdk_987"/>
      </w:sdtPr>
      <w:sdtContent>
        <w:p w:rsidR="00000000" w:rsidDel="00000000" w:rsidP="00000000" w:rsidRDefault="00000000" w:rsidRPr="00000000" w14:paraId="0000008F">
          <w:pPr>
            <w:pStyle w:val="Heading1"/>
            <w:rPr>
              <w:del w:author="Anonymous" w:id="55" w:date="2026-09-24T05:26:08Z"/>
              <w:rFonts w:ascii="Calibri" w:cs="Calibri" w:eastAsia="Calibri" w:hAnsi="Calibri"/>
              <w:strike w:val="1"/>
              <w:highlight w:val="black"/>
              <w:u w:val="single"/>
              <w:rPrChange w:author="Anonymous" w:id="63" w:date="2026-09-24T05:24:15Z">
                <w:rPr/>
              </w:rPrChange>
            </w:rPr>
            <w:pPrChange w:author="Gayathri" w:id="0" w:date="2026-09-24T05:13:41Z">
              <w:pPr/>
            </w:pPrChange>
          </w:pPr>
          <w:sdt>
            <w:sdtPr>
              <w:id w:val="1974872378"/>
              <w:tag w:val="goog_rdk_985"/>
            </w:sdtPr>
            <w:sdtContent>
              <w:del w:author="Anonymous" w:id="55" w:date="2026-09-24T05:26:08Z"/>
              <w:sdt>
                <w:sdtPr>
                  <w:id w:val="103920339"/>
                  <w:tag w:val="goog_rdk_986"/>
                </w:sdtPr>
                <w:sdtContent>
                  <w:del w:author="Anonymous" w:id="55" w:date="2026-09-24T05:26:08Z">
                    <w:r w:rsidDel="00000000" w:rsidR="00000000" w:rsidRPr="00000000">
                      <w:rPr>
                        <w:rtl w:val="0"/>
                      </w:rPr>
                    </w:r>
                  </w:del>
                </w:sdtContent>
              </w:sdt>
              <w:del w:author="Anonymous" w:id="55" w:date="2026-09-24T05:26:08Z"/>
            </w:sdtContent>
          </w:sdt>
        </w:p>
      </w:sdtContent>
    </w:sdt>
    <w:sdt>
      <w:sdtPr>
        <w:id w:val="155466010"/>
        <w:tag w:val="goog_rdk_990"/>
      </w:sdtPr>
      <w:sdtContent>
        <w:p w:rsidR="00000000" w:rsidDel="00000000" w:rsidP="00000000" w:rsidRDefault="00000000" w:rsidRPr="00000000" w14:paraId="00000090">
          <w:pPr>
            <w:pStyle w:val="Heading1"/>
            <w:rPr>
              <w:del w:author="Anonymous" w:id="55" w:date="2026-09-24T05:26:08Z"/>
              <w:rFonts w:ascii="Calibri" w:cs="Calibri" w:eastAsia="Calibri" w:hAnsi="Calibri"/>
              <w:strike w:val="1"/>
              <w:highlight w:val="black"/>
              <w:u w:val="single"/>
              <w:rPrChange w:author="Anonymous" w:id="63" w:date="2026-09-24T05:24:15Z">
                <w:rPr/>
              </w:rPrChange>
            </w:rPr>
            <w:pPrChange w:author="Gayathri" w:id="0" w:date="2026-09-24T05:13:41Z">
              <w:pPr/>
            </w:pPrChange>
          </w:pPr>
          <w:sdt>
            <w:sdtPr>
              <w:id w:val="809306332"/>
              <w:tag w:val="goog_rdk_988"/>
            </w:sdtPr>
            <w:sdtContent>
              <w:del w:author="Anonymous" w:id="55" w:date="2026-09-24T05:26:08Z"/>
              <w:sdt>
                <w:sdtPr>
                  <w:id w:val="1898464519"/>
                  <w:tag w:val="goog_rdk_989"/>
                </w:sdtPr>
                <w:sdtContent>
                  <w:del w:author="Anonymous" w:id="55" w:date="2026-09-24T05:26:08Z">
                    <w:r w:rsidDel="00000000" w:rsidR="00000000" w:rsidRPr="00000000">
                      <w:rPr>
                        <w:rtl w:val="0"/>
                      </w:rPr>
                    </w:r>
                  </w:del>
                </w:sdtContent>
              </w:sdt>
              <w:del w:author="Anonymous" w:id="55" w:date="2026-09-24T05:26:08Z"/>
            </w:sdtContent>
          </w:sdt>
        </w:p>
      </w:sdtContent>
    </w:sdt>
    <w:sdt>
      <w:sdtPr>
        <w:id w:val="-1022394746"/>
        <w:tag w:val="goog_rdk_993"/>
      </w:sdtPr>
      <w:sdtContent>
        <w:p w:rsidR="00000000" w:rsidDel="00000000" w:rsidP="00000000" w:rsidRDefault="00000000" w:rsidRPr="00000000" w14:paraId="00000091">
          <w:pPr>
            <w:pStyle w:val="Heading1"/>
            <w:rPr>
              <w:del w:author="Anonymous" w:id="55" w:date="2026-09-24T05:26:08Z"/>
              <w:rFonts w:ascii="Calibri" w:cs="Calibri" w:eastAsia="Calibri" w:hAnsi="Calibri"/>
              <w:strike w:val="1"/>
              <w:highlight w:val="black"/>
              <w:u w:val="single"/>
              <w:rPrChange w:author="Anonymous" w:id="63" w:date="2026-09-24T05:24:15Z">
                <w:rPr/>
              </w:rPrChange>
            </w:rPr>
            <w:pPrChange w:author="Gayathri" w:id="0" w:date="2026-09-24T05:13:41Z">
              <w:pPr/>
            </w:pPrChange>
          </w:pPr>
          <w:sdt>
            <w:sdtPr>
              <w:id w:val="-1633840837"/>
              <w:tag w:val="goog_rdk_991"/>
            </w:sdtPr>
            <w:sdtContent>
              <w:del w:author="Anonymous" w:id="55" w:date="2026-09-24T05:26:08Z"/>
              <w:sdt>
                <w:sdtPr>
                  <w:id w:val="-1655234553"/>
                  <w:tag w:val="goog_rdk_992"/>
                </w:sdtPr>
                <w:sdtContent>
                  <w:del w:author="Anonymous" w:id="55" w:date="2026-09-24T05:26:08Z">
                    <w:r w:rsidDel="00000000" w:rsidR="00000000" w:rsidRPr="00000000">
                      <w:rPr>
                        <w:rtl w:val="0"/>
                      </w:rPr>
                    </w:r>
                  </w:del>
                </w:sdtContent>
              </w:sdt>
              <w:del w:author="Anonymous" w:id="55" w:date="2026-09-24T05:26:08Z"/>
            </w:sdtContent>
          </w:sdt>
        </w:p>
      </w:sdtContent>
    </w:sdt>
    <w:sdt>
      <w:sdtPr>
        <w:id w:val="-1618963706"/>
        <w:tag w:val="goog_rdk_996"/>
      </w:sdtPr>
      <w:sdtContent>
        <w:p w:rsidR="00000000" w:rsidDel="00000000" w:rsidP="00000000" w:rsidRDefault="00000000" w:rsidRPr="00000000" w14:paraId="00000092">
          <w:pPr>
            <w:pStyle w:val="Heading1"/>
            <w:rPr>
              <w:del w:author="Anonymous" w:id="55" w:date="2026-09-24T05:26:08Z"/>
              <w:rFonts w:ascii="Calibri" w:cs="Calibri" w:eastAsia="Calibri" w:hAnsi="Calibri"/>
              <w:strike w:val="1"/>
              <w:highlight w:val="black"/>
              <w:u w:val="single"/>
              <w:rPrChange w:author="Anonymous" w:id="63" w:date="2026-09-24T05:24:15Z">
                <w:rPr/>
              </w:rPrChange>
            </w:rPr>
            <w:pPrChange w:author="Gayathri" w:id="0" w:date="2026-09-24T05:13:41Z">
              <w:pPr/>
            </w:pPrChange>
          </w:pPr>
          <w:sdt>
            <w:sdtPr>
              <w:id w:val="-1374992590"/>
              <w:tag w:val="goog_rdk_994"/>
            </w:sdtPr>
            <w:sdtContent>
              <w:del w:author="Anonymous" w:id="55" w:date="2026-09-24T05:26:08Z"/>
              <w:sdt>
                <w:sdtPr>
                  <w:id w:val="-511514753"/>
                  <w:tag w:val="goog_rdk_995"/>
                </w:sdtPr>
                <w:sdtContent>
                  <w:del w:author="Anonymous" w:id="55" w:date="2026-09-24T05:26:08Z">
                    <w:r w:rsidDel="00000000" w:rsidR="00000000" w:rsidRPr="00000000">
                      <w:rPr>
                        <w:rtl w:val="0"/>
                      </w:rPr>
                    </w:r>
                  </w:del>
                </w:sdtContent>
              </w:sdt>
              <w:del w:author="Anonymous" w:id="55" w:date="2026-09-24T05:26:08Z"/>
            </w:sdtContent>
          </w:sdt>
        </w:p>
      </w:sdtContent>
    </w:sdt>
    <w:sdt>
      <w:sdtPr>
        <w:id w:val="1041792915"/>
        <w:tag w:val="goog_rdk_999"/>
      </w:sdtPr>
      <w:sdtContent>
        <w:p w:rsidR="00000000" w:rsidDel="00000000" w:rsidP="00000000" w:rsidRDefault="00000000" w:rsidRPr="00000000" w14:paraId="00000093">
          <w:pPr>
            <w:pStyle w:val="Heading1"/>
            <w:rPr>
              <w:del w:author="Anonymous" w:id="55" w:date="2026-09-24T05:26:08Z"/>
              <w:rFonts w:ascii="Calibri" w:cs="Calibri" w:eastAsia="Calibri" w:hAnsi="Calibri"/>
              <w:strike w:val="1"/>
              <w:highlight w:val="black"/>
              <w:u w:val="single"/>
              <w:rPrChange w:author="Anonymous" w:id="63" w:date="2026-09-24T05:24:15Z">
                <w:rPr/>
              </w:rPrChange>
            </w:rPr>
            <w:pPrChange w:author="Gayathri" w:id="0" w:date="2026-09-24T05:13:41Z">
              <w:pPr/>
            </w:pPrChange>
          </w:pPr>
          <w:sdt>
            <w:sdtPr>
              <w:id w:val="-200755413"/>
              <w:tag w:val="goog_rdk_997"/>
            </w:sdtPr>
            <w:sdtContent>
              <w:del w:author="Anonymous" w:id="55" w:date="2026-09-24T05:26:08Z"/>
              <w:sdt>
                <w:sdtPr>
                  <w:id w:val="-191163730"/>
                  <w:tag w:val="goog_rdk_998"/>
                </w:sdtPr>
                <w:sdtContent>
                  <w:del w:author="Anonymous" w:id="55" w:date="2026-09-24T05:26:08Z">
                    <w:r w:rsidDel="00000000" w:rsidR="00000000" w:rsidRPr="00000000">
                      <w:rPr>
                        <w:rtl w:val="0"/>
                      </w:rPr>
                    </w:r>
                  </w:del>
                </w:sdtContent>
              </w:sdt>
              <w:del w:author="Anonymous" w:id="55" w:date="2026-09-24T05:26:08Z"/>
            </w:sdtContent>
          </w:sdt>
        </w:p>
      </w:sdtContent>
    </w:sdt>
    <w:sdt>
      <w:sdtPr>
        <w:id w:val="-1161287635"/>
        <w:tag w:val="goog_rdk_1002"/>
      </w:sdtPr>
      <w:sdtContent>
        <w:p w:rsidR="00000000" w:rsidDel="00000000" w:rsidP="00000000" w:rsidRDefault="00000000" w:rsidRPr="00000000" w14:paraId="00000094">
          <w:pPr>
            <w:pStyle w:val="Heading1"/>
            <w:rPr>
              <w:del w:author="Anonymous" w:id="55" w:date="2026-09-24T05:26:08Z"/>
              <w:rFonts w:ascii="Calibri" w:cs="Calibri" w:eastAsia="Calibri" w:hAnsi="Calibri"/>
              <w:strike w:val="1"/>
              <w:highlight w:val="black"/>
              <w:u w:val="single"/>
              <w:rPrChange w:author="Anonymous" w:id="63" w:date="2026-09-24T05:24:15Z">
                <w:rPr/>
              </w:rPrChange>
            </w:rPr>
            <w:pPrChange w:author="Gayathri" w:id="0" w:date="2026-09-24T05:13:41Z">
              <w:pPr/>
            </w:pPrChange>
          </w:pPr>
          <w:sdt>
            <w:sdtPr>
              <w:id w:val="-1167572948"/>
              <w:tag w:val="goog_rdk_1000"/>
            </w:sdtPr>
            <w:sdtContent>
              <w:del w:author="Anonymous" w:id="55" w:date="2026-09-24T05:26:08Z"/>
              <w:sdt>
                <w:sdtPr>
                  <w:id w:val="-1844785531"/>
                  <w:tag w:val="goog_rdk_1001"/>
                </w:sdtPr>
                <w:sdtContent>
                  <w:del w:author="Anonymous" w:id="55" w:date="2026-09-24T05:26:08Z">
                    <w:r w:rsidDel="00000000" w:rsidR="00000000" w:rsidRPr="00000000">
                      <w:rPr>
                        <w:rtl w:val="0"/>
                      </w:rPr>
                    </w:r>
                  </w:del>
                </w:sdtContent>
              </w:sdt>
              <w:del w:author="Anonymous" w:id="55" w:date="2026-09-24T05:26:08Z"/>
            </w:sdtContent>
          </w:sdt>
        </w:p>
      </w:sdtContent>
    </w:sdt>
    <w:sdt>
      <w:sdtPr>
        <w:id w:val="-204258377"/>
        <w:tag w:val="goog_rdk_1005"/>
      </w:sdtPr>
      <w:sdtContent>
        <w:p w:rsidR="00000000" w:rsidDel="00000000" w:rsidP="00000000" w:rsidRDefault="00000000" w:rsidRPr="00000000" w14:paraId="00000095">
          <w:pPr>
            <w:pStyle w:val="Heading1"/>
            <w:rPr>
              <w:del w:author="Anonymous" w:id="55" w:date="2026-09-24T05:26:08Z"/>
              <w:rFonts w:ascii="Calibri" w:cs="Calibri" w:eastAsia="Calibri" w:hAnsi="Calibri"/>
              <w:strike w:val="1"/>
              <w:highlight w:val="black"/>
              <w:u w:val="single"/>
              <w:rPrChange w:author="Anonymous" w:id="63" w:date="2026-09-24T05:24:15Z">
                <w:rPr/>
              </w:rPrChange>
            </w:rPr>
            <w:pPrChange w:author="Gayathri" w:id="0" w:date="2026-09-24T05:13:41Z">
              <w:pPr/>
            </w:pPrChange>
          </w:pPr>
          <w:sdt>
            <w:sdtPr>
              <w:id w:val="417984602"/>
              <w:tag w:val="goog_rdk_1003"/>
            </w:sdtPr>
            <w:sdtContent>
              <w:del w:author="Anonymous" w:id="55" w:date="2026-09-24T05:26:08Z"/>
              <w:sdt>
                <w:sdtPr>
                  <w:id w:val="-703239125"/>
                  <w:tag w:val="goog_rdk_1004"/>
                </w:sdtPr>
                <w:sdtContent>
                  <w:del w:author="Anonymous" w:id="55" w:date="2026-09-24T05:26:08Z">
                    <w:r w:rsidDel="00000000" w:rsidR="00000000" w:rsidRPr="00000000">
                      <w:rPr>
                        <w:rtl w:val="0"/>
                      </w:rPr>
                    </w:r>
                  </w:del>
                </w:sdtContent>
              </w:sdt>
              <w:del w:author="Anonymous" w:id="55" w:date="2026-09-24T05:26:08Z"/>
            </w:sdtContent>
          </w:sdt>
        </w:p>
      </w:sdtContent>
    </w:sdt>
    <w:sdt>
      <w:sdtPr>
        <w:id w:val="-286661312"/>
        <w:tag w:val="goog_rdk_1008"/>
      </w:sdtPr>
      <w:sdtContent>
        <w:p w:rsidR="00000000" w:rsidDel="00000000" w:rsidP="00000000" w:rsidRDefault="00000000" w:rsidRPr="00000000" w14:paraId="00000096">
          <w:pPr>
            <w:pStyle w:val="Heading1"/>
            <w:rPr>
              <w:del w:author="Anonymous" w:id="55" w:date="2026-09-24T05:26:08Z"/>
              <w:rFonts w:ascii="Calibri" w:cs="Calibri" w:eastAsia="Calibri" w:hAnsi="Calibri"/>
              <w:strike w:val="1"/>
              <w:highlight w:val="black"/>
              <w:u w:val="single"/>
              <w:rPrChange w:author="Anonymous" w:id="63" w:date="2026-09-24T05:24:15Z">
                <w:rPr/>
              </w:rPrChange>
            </w:rPr>
            <w:pPrChange w:author="Gayathri" w:id="0" w:date="2026-09-24T05:13:41Z">
              <w:pPr/>
            </w:pPrChange>
          </w:pPr>
          <w:sdt>
            <w:sdtPr>
              <w:id w:val="-1391955303"/>
              <w:tag w:val="goog_rdk_1006"/>
            </w:sdtPr>
            <w:sdtContent>
              <w:del w:author="Anonymous" w:id="55" w:date="2026-09-24T05:26:08Z"/>
              <w:sdt>
                <w:sdtPr>
                  <w:id w:val="1377854247"/>
                  <w:tag w:val="goog_rdk_1007"/>
                </w:sdtPr>
                <w:sdtContent>
                  <w:del w:author="Anonymous" w:id="55" w:date="2026-09-24T05:26:08Z">
                    <w:r w:rsidDel="00000000" w:rsidR="00000000" w:rsidRPr="00000000">
                      <w:rPr>
                        <w:rtl w:val="0"/>
                      </w:rPr>
                    </w:r>
                  </w:del>
                </w:sdtContent>
              </w:sdt>
              <w:del w:author="Anonymous" w:id="55" w:date="2026-09-24T05:26:08Z"/>
            </w:sdtContent>
          </w:sdt>
        </w:p>
      </w:sdtContent>
    </w:sdt>
    <w:sdt>
      <w:sdtPr>
        <w:id w:val="-138767054"/>
        <w:tag w:val="goog_rdk_1011"/>
      </w:sdtPr>
      <w:sdtContent>
        <w:p w:rsidR="00000000" w:rsidDel="00000000" w:rsidP="00000000" w:rsidRDefault="00000000" w:rsidRPr="00000000" w14:paraId="00000097">
          <w:pPr>
            <w:pStyle w:val="Heading1"/>
            <w:rPr>
              <w:del w:author="Anonymous" w:id="55" w:date="2026-09-24T05:26:08Z"/>
              <w:rFonts w:ascii="Calibri" w:cs="Calibri" w:eastAsia="Calibri" w:hAnsi="Calibri"/>
              <w:strike w:val="1"/>
              <w:highlight w:val="black"/>
              <w:u w:val="single"/>
              <w:rPrChange w:author="Anonymous" w:id="63" w:date="2026-09-24T05:24:15Z">
                <w:rPr/>
              </w:rPrChange>
            </w:rPr>
            <w:pPrChange w:author="Gayathri" w:id="0" w:date="2026-09-24T05:13:41Z">
              <w:pPr/>
            </w:pPrChange>
          </w:pPr>
          <w:sdt>
            <w:sdtPr>
              <w:id w:val="1086786099"/>
              <w:tag w:val="goog_rdk_1009"/>
            </w:sdtPr>
            <w:sdtContent>
              <w:del w:author="Anonymous" w:id="55" w:date="2026-09-24T05:26:08Z"/>
              <w:sdt>
                <w:sdtPr>
                  <w:id w:val="856481825"/>
                  <w:tag w:val="goog_rdk_1010"/>
                </w:sdtPr>
                <w:sdtContent>
                  <w:del w:author="Anonymous" w:id="55" w:date="2026-09-24T05:26:08Z">
                    <w:r w:rsidDel="00000000" w:rsidR="00000000" w:rsidRPr="00000000">
                      <w:rPr>
                        <w:rtl w:val="0"/>
                      </w:rPr>
                    </w:r>
                  </w:del>
                </w:sdtContent>
              </w:sdt>
              <w:del w:author="Anonymous" w:id="55" w:date="2026-09-24T05:26:08Z"/>
            </w:sdtContent>
          </w:sdt>
        </w:p>
      </w:sdtContent>
    </w:sdt>
    <w:sdt>
      <w:sdtPr>
        <w:id w:val="1484715746"/>
        <w:tag w:val="goog_rdk_1014"/>
      </w:sdtPr>
      <w:sdtContent>
        <w:p w:rsidR="00000000" w:rsidDel="00000000" w:rsidP="00000000" w:rsidRDefault="00000000" w:rsidRPr="00000000" w14:paraId="00000098">
          <w:pPr>
            <w:pStyle w:val="Heading1"/>
            <w:rPr>
              <w:del w:author="Anonymous" w:id="55" w:date="2026-09-24T05:26:08Z"/>
              <w:rFonts w:ascii="Calibri" w:cs="Calibri" w:eastAsia="Calibri" w:hAnsi="Calibri"/>
              <w:strike w:val="1"/>
              <w:highlight w:val="black"/>
              <w:u w:val="single"/>
              <w:rPrChange w:author="Anonymous" w:id="63" w:date="2026-09-24T05:24:15Z">
                <w:rPr/>
              </w:rPrChange>
            </w:rPr>
            <w:pPrChange w:author="Gayathri" w:id="0" w:date="2026-09-24T05:13:41Z">
              <w:pPr/>
            </w:pPrChange>
          </w:pPr>
          <w:sdt>
            <w:sdtPr>
              <w:id w:val="965910184"/>
              <w:tag w:val="goog_rdk_1012"/>
            </w:sdtPr>
            <w:sdtContent>
              <w:del w:author="Anonymous" w:id="55" w:date="2026-09-24T05:26:08Z"/>
              <w:sdt>
                <w:sdtPr>
                  <w:id w:val="906159945"/>
                  <w:tag w:val="goog_rdk_1013"/>
                </w:sdtPr>
                <w:sdtContent>
                  <w:del w:author="Anonymous" w:id="55" w:date="2026-09-24T05:26:08Z">
                    <w:r w:rsidDel="00000000" w:rsidR="00000000" w:rsidRPr="00000000">
                      <w:rPr>
                        <w:rtl w:val="0"/>
                      </w:rPr>
                    </w:r>
                  </w:del>
                </w:sdtContent>
              </w:sdt>
              <w:del w:author="Anonymous" w:id="55" w:date="2026-09-24T05:26:08Z"/>
            </w:sdtContent>
          </w:sdt>
        </w:p>
      </w:sdtContent>
    </w:sdt>
    <w:sdt>
      <w:sdtPr>
        <w:id w:val="1531249842"/>
        <w:tag w:val="goog_rdk_1017"/>
      </w:sdtPr>
      <w:sdtContent>
        <w:p w:rsidR="00000000" w:rsidDel="00000000" w:rsidP="00000000" w:rsidRDefault="00000000" w:rsidRPr="00000000" w14:paraId="00000099">
          <w:pPr>
            <w:pStyle w:val="Heading1"/>
            <w:spacing w:after="240" w:before="24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spacing w:after="240" w:before="240" w:line="240" w:lineRule="auto"/>
              </w:pPr>
            </w:pPrChange>
          </w:pPr>
          <w:sdt>
            <w:sdtPr>
              <w:id w:val="-125314578"/>
              <w:tag w:val="goog_rdk_1015"/>
            </w:sdtPr>
            <w:sdtContent>
              <w:del w:author="Anonymous" w:id="55" w:date="2026-09-24T05:26:08Z"/>
              <w:sdt>
                <w:sdtPr>
                  <w:id w:val="-1840249806"/>
                  <w:tag w:val="goog_rdk_101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Activity 1.2: Configure access and permissions</w:delText>
                    </w:r>
                  </w:del>
                </w:sdtContent>
              </w:sdt>
              <w:del w:author="Anonymous" w:id="55" w:date="2026-09-24T05:26:08Z"/>
            </w:sdtContent>
          </w:sdt>
        </w:p>
      </w:sdtContent>
    </w:sdt>
    <w:sdt>
      <w:sdtPr>
        <w:id w:val="576851"/>
        <w:tag w:val="goog_rdk_1021"/>
      </w:sdtPr>
      <w:sdtContent>
        <w:p w:rsidR="00000000" w:rsidDel="00000000" w:rsidP="00000000" w:rsidRDefault="00000000" w:rsidRPr="00000000" w14:paraId="0000009A">
          <w:pPr>
            <w:pStyle w:val="Heading3"/>
            <w:numPr>
              <w:ilvl w:val="0"/>
              <w:numId w:val="17"/>
            </w:numPr>
            <w:spacing w:after="280" w:before="28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pStyle w:val="Heading3"/>
                <w:numPr>
                  <w:ilvl w:val="0"/>
                  <w:numId w:val="17"/>
                </w:numPr>
                <w:spacing w:after="280" w:before="280" w:lineRule="auto"/>
                <w:ind w:left="720" w:hanging="360"/>
              </w:pPr>
            </w:pPrChange>
          </w:pPr>
          <w:sdt>
            <w:sdtPr>
              <w:id w:val="1840272224"/>
              <w:tag w:val="goog_rdk_1018"/>
            </w:sdtPr>
            <w:sdtContent>
              <w:del w:author="Anonymous" w:id="55" w:date="2026-09-24T05:26:08Z"/>
              <w:sdt>
                <w:sdtPr>
                  <w:id w:val="1899726997"/>
                  <w:tag w:val="goog_rdk_101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2"/>
                            <w:szCs w:val="22"/>
                          </w:rPr>
                        </w:rPrChange>
                      </w:rPr>
                      <w:delText xml:space="preserve">You will get interface like this and now click on Create API key</w:delText>
                    </w:r>
                  </w:del>
                </w:sdtContent>
              </w:sdt>
              <w:del w:author="Anonymous" w:id="55" w:date="2026-09-24T05:26:08Z">
                <w:bookmarkStart w:colFirst="0" w:colLast="0" w:name="_heading=h.umui35nzem1m" w:id="27"/>
                <w:bookmarkEnd w:id="27"/>
                <w:sdt>
                  <w:sdtPr>
                    <w:id w:val="1724811409"/>
                    <w:tag w:val="goog_rdk_1020"/>
                  </w:sdtPr>
                  <w:sdtContent>
                    <w:r w:rsidDel="00000000" w:rsidR="00000000" w:rsidRPr="00000000">
                      <w:rPr>
                        <w:rtl w:val="0"/>
                      </w:rPr>
                    </w:r>
                  </w:sdtContent>
                </w:sdt>
              </w:del>
            </w:sdtContent>
          </w:sdt>
        </w:p>
      </w:sdtContent>
    </w:sdt>
    <w:sdt>
      <w:sdtPr>
        <w:id w:val="-1805483713"/>
        <w:tag w:val="goog_rdk_1024"/>
      </w:sdtPr>
      <w:sdtContent>
        <w:p w:rsidR="00000000" w:rsidDel="00000000" w:rsidP="00000000" w:rsidRDefault="00000000" w:rsidRPr="00000000" w14:paraId="0000009B">
          <w:pPr>
            <w:pStyle w:val="Heading1"/>
            <w:spacing w:after="280" w:before="280" w:line="240" w:lineRule="auto"/>
            <w:jc w:val="center"/>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116547601"/>
              <w:tag w:val="goog_rdk_1022"/>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731200" cy="2717800"/>
                      <wp:effectExtent b="0" l="0" r="0" t="0"/>
                      <wp:docPr id="252"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731200" cy="2717800"/>
                              </a:xfrm>
                              <a:prstGeom prst="rect"/>
                              <a:ln/>
                            </pic:spPr>
                          </pic:pic>
                        </a:graphicData>
                      </a:graphic>
                    </wp:inline>
                  </w:drawing>
                </w:r>
              </w:del>
              <w:sdt>
                <w:sdtPr>
                  <w:id w:val="-1770442786"/>
                  <w:tag w:val="goog_rdk_1023"/>
                </w:sdtPr>
                <w:sdtContent>
                  <w:del w:author="Anonymous" w:id="55" w:date="2026-09-24T05:26:08Z">
                    <w:r w:rsidDel="00000000" w:rsidR="00000000" w:rsidRPr="00000000">
                      <w:rPr>
                        <w:rtl w:val="0"/>
                      </w:rPr>
                    </w:r>
                  </w:del>
                </w:sdtContent>
              </w:sdt>
              <w:del w:author="Anonymous" w:id="55" w:date="2026-09-24T05:26:08Z"/>
            </w:sdtContent>
          </w:sdt>
        </w:p>
      </w:sdtContent>
    </w:sdt>
    <w:sdt>
      <w:sdtPr>
        <w:id w:val="-311330103"/>
        <w:tag w:val="goog_rdk_1027"/>
      </w:sdtPr>
      <w:sdtContent>
        <w:p w:rsidR="00000000" w:rsidDel="00000000" w:rsidP="00000000" w:rsidRDefault="00000000" w:rsidRPr="00000000" w14:paraId="0000009C">
          <w:pPr>
            <w:pStyle w:val="Heading1"/>
            <w:spacing w:after="240" w:before="24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spacing w:after="240" w:before="240" w:line="240" w:lineRule="auto"/>
              </w:pPr>
            </w:pPrChange>
          </w:pPr>
          <w:sdt>
            <w:sdtPr>
              <w:id w:val="-504599094"/>
              <w:tag w:val="goog_rdk_1025"/>
            </w:sdtPr>
            <w:sdtContent>
              <w:del w:author="Anonymous" w:id="55" w:date="2026-09-24T05:26:08Z"/>
              <w:sdt>
                <w:sdtPr>
                  <w:id w:val="-233994661"/>
                  <w:tag w:val="goog_rdk_1026"/>
                </w:sdtPr>
                <w:sdtContent>
                  <w:del w:author="Anonymous" w:id="55" w:date="2026-09-24T05:26:08Z">
                    <w:r w:rsidDel="00000000" w:rsidR="00000000" w:rsidRPr="00000000">
                      <w:rPr>
                        <w:rtl w:val="0"/>
                      </w:rPr>
                    </w:r>
                  </w:del>
                </w:sdtContent>
              </w:sdt>
              <w:del w:author="Anonymous" w:id="55" w:date="2026-09-24T05:26:08Z"/>
            </w:sdtContent>
          </w:sdt>
        </w:p>
      </w:sdtContent>
    </w:sdt>
    <w:sdt>
      <w:sdtPr>
        <w:id w:val="-677771302"/>
        <w:tag w:val="goog_rdk_1030"/>
      </w:sdtPr>
      <w:sdtContent>
        <w:p w:rsidR="00000000" w:rsidDel="00000000" w:rsidP="00000000" w:rsidRDefault="00000000" w:rsidRPr="00000000" w14:paraId="0000009D">
          <w:pPr>
            <w:pStyle w:val="Heading1"/>
            <w:spacing w:after="240" w:before="24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spacing w:after="240" w:before="240" w:line="240" w:lineRule="auto"/>
              </w:pPr>
            </w:pPrChange>
          </w:pPr>
          <w:sdt>
            <w:sdtPr>
              <w:id w:val="-1871872330"/>
              <w:tag w:val="goog_rdk_1028"/>
            </w:sdtPr>
            <w:sdtContent>
              <w:del w:author="Anonymous" w:id="55" w:date="2026-09-24T05:26:08Z"/>
              <w:sdt>
                <w:sdtPr>
                  <w:id w:val="1663346134"/>
                  <w:tag w:val="goog_rdk_1029"/>
                </w:sdtPr>
                <w:sdtContent>
                  <w:del w:author="Anonymous" w:id="55" w:date="2026-09-24T05:26:08Z">
                    <w:r w:rsidDel="00000000" w:rsidR="00000000" w:rsidRPr="00000000">
                      <w:rPr>
                        <w:rtl w:val="0"/>
                      </w:rPr>
                    </w:r>
                  </w:del>
                </w:sdtContent>
              </w:sdt>
              <w:del w:author="Anonymous" w:id="55" w:date="2026-09-24T05:26:08Z"/>
            </w:sdtContent>
          </w:sdt>
        </w:p>
      </w:sdtContent>
    </w:sdt>
    <w:sdt>
      <w:sdtPr>
        <w:id w:val="-1823526705"/>
        <w:tag w:val="goog_rdk_1033"/>
      </w:sdtPr>
      <w:sdtContent>
        <w:p w:rsidR="00000000" w:rsidDel="00000000" w:rsidP="00000000" w:rsidRDefault="00000000" w:rsidRPr="00000000" w14:paraId="0000009E">
          <w:pPr>
            <w:numPr>
              <w:ilvl w:val="0"/>
              <w:numId w:val="30"/>
            </w:numPr>
            <w:spacing w:after="240" w:before="240" w:line="240" w:lineRule="auto"/>
            <w:ind w:left="720" w:hanging="360"/>
            <w:rPr>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numPr>
                  <w:ilvl w:val="0"/>
                  <w:numId w:val="30"/>
                </w:numPr>
                <w:spacing w:after="240" w:before="240" w:line="240" w:lineRule="auto"/>
                <w:ind w:left="720" w:hanging="360"/>
              </w:pPr>
            </w:pPrChange>
          </w:pPr>
          <w:sdt>
            <w:sdtPr>
              <w:id w:val="1308870749"/>
              <w:tag w:val="goog_rdk_1031"/>
            </w:sdtPr>
            <w:sdtContent>
              <w:del w:author="Anonymous" w:id="55" w:date="2026-09-24T05:26:08Z"/>
              <w:sdt>
                <w:sdtPr>
                  <w:id w:val="-1132632815"/>
                  <w:tag w:val="goog_rdk_103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Once click on API key you will the api key and make sure to copy the API key</w:delText>
                    </w:r>
                  </w:del>
                </w:sdtContent>
              </w:sdt>
              <w:del w:author="Anonymous" w:id="55" w:date="2026-09-24T05:26:08Z"/>
            </w:sdtContent>
          </w:sdt>
        </w:p>
      </w:sdtContent>
    </w:sdt>
    <w:sdt>
      <w:sdtPr>
        <w:id w:val="-1189853118"/>
        <w:tag w:val="goog_rdk_1036"/>
      </w:sdtPr>
      <w:sdtContent>
        <w:p w:rsidR="00000000" w:rsidDel="00000000" w:rsidP="00000000" w:rsidRDefault="00000000" w:rsidRPr="00000000" w14:paraId="0000009F">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86375378"/>
              <w:tag w:val="goog_rdk_1034"/>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731200" cy="2705100"/>
                      <wp:effectExtent b="0" l="0" r="0" t="0"/>
                      <wp:docPr id="256"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5731200" cy="2705100"/>
                              </a:xfrm>
                              <a:prstGeom prst="rect"/>
                              <a:ln/>
                            </pic:spPr>
                          </pic:pic>
                        </a:graphicData>
                      </a:graphic>
                    </wp:inline>
                  </w:drawing>
                </w:r>
              </w:del>
              <w:sdt>
                <w:sdtPr>
                  <w:id w:val="-1066001663"/>
                  <w:tag w:val="goog_rdk_1035"/>
                </w:sdtPr>
                <w:sdtContent>
                  <w:del w:author="Anonymous" w:id="55" w:date="2026-09-24T05:26:08Z">
                    <w:r w:rsidDel="00000000" w:rsidR="00000000" w:rsidRPr="00000000">
                      <w:rPr>
                        <w:rtl w:val="0"/>
                      </w:rPr>
                    </w:r>
                  </w:del>
                </w:sdtContent>
              </w:sdt>
              <w:del w:author="Anonymous" w:id="55" w:date="2026-09-24T05:26:08Z"/>
            </w:sdtContent>
          </w:sdt>
        </w:p>
      </w:sdtContent>
    </w:sdt>
    <w:sdt>
      <w:sdtPr>
        <w:id w:val="1651738073"/>
        <w:tag w:val="goog_rdk_1039"/>
      </w:sdtPr>
      <w:sdtContent>
        <w:p w:rsidR="00000000" w:rsidDel="00000000" w:rsidP="00000000" w:rsidRDefault="00000000" w:rsidRPr="00000000" w14:paraId="000000A0">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1823284279"/>
              <w:tag w:val="goog_rdk_1037"/>
            </w:sdtPr>
            <w:sdtContent>
              <w:del w:author="Anonymous" w:id="55" w:date="2026-09-24T05:26:08Z"/>
              <w:sdt>
                <w:sdtPr>
                  <w:id w:val="2118808620"/>
                  <w:tag w:val="goog_rdk_1038"/>
                </w:sdtPr>
                <w:sdtContent>
                  <w:del w:author="Anonymous" w:id="55" w:date="2026-09-24T05:26:08Z">
                    <w:r w:rsidDel="00000000" w:rsidR="00000000" w:rsidRPr="00000000">
                      <w:rPr>
                        <w:rtl w:val="0"/>
                      </w:rPr>
                    </w:r>
                  </w:del>
                </w:sdtContent>
              </w:sdt>
              <w:del w:author="Anonymous" w:id="55" w:date="2026-09-24T05:26:08Z"/>
            </w:sdtContent>
          </w:sdt>
        </w:p>
      </w:sdtContent>
    </w:sdt>
    <w:sdt>
      <w:sdtPr>
        <w:id w:val="-1149521088"/>
        <w:tag w:val="goog_rdk_1042"/>
      </w:sdtPr>
      <w:sdtContent>
        <w:p w:rsidR="00000000" w:rsidDel="00000000" w:rsidP="00000000" w:rsidRDefault="00000000" w:rsidRPr="00000000" w14:paraId="000000A1">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397109587"/>
              <w:tag w:val="goog_rdk_1040"/>
            </w:sdtPr>
            <w:sdtContent>
              <w:del w:author="Anonymous" w:id="55" w:date="2026-09-24T05:26:08Z"/>
              <w:sdt>
                <w:sdtPr>
                  <w:id w:val="-192457053"/>
                  <w:tag w:val="goog_rdk_1041"/>
                </w:sdtPr>
                <w:sdtContent>
                  <w:del w:author="Anonymous" w:id="55" w:date="2026-09-24T05:26:08Z">
                    <w:r w:rsidDel="00000000" w:rsidR="00000000" w:rsidRPr="00000000">
                      <w:rPr>
                        <w:rtl w:val="0"/>
                      </w:rPr>
                    </w:r>
                  </w:del>
                </w:sdtContent>
              </w:sdt>
              <w:del w:author="Anonymous" w:id="55" w:date="2026-09-24T05:26:08Z"/>
            </w:sdtContent>
          </w:sdt>
        </w:p>
      </w:sdtContent>
    </w:sdt>
    <w:sdt>
      <w:sdtPr>
        <w:id w:val="1083631715"/>
        <w:tag w:val="goog_rdk_1045"/>
      </w:sdtPr>
      <w:sdtContent>
        <w:p w:rsidR="00000000" w:rsidDel="00000000" w:rsidP="00000000" w:rsidRDefault="00000000" w:rsidRPr="00000000" w14:paraId="000000A2">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1267283455"/>
              <w:tag w:val="goog_rdk_1043"/>
            </w:sdtPr>
            <w:sdtContent>
              <w:del w:author="Anonymous" w:id="55" w:date="2026-09-24T05:26:08Z"/>
              <w:sdt>
                <w:sdtPr>
                  <w:id w:val="-2090412385"/>
                  <w:tag w:val="goog_rdk_1044"/>
                </w:sdtPr>
                <w:sdtContent>
                  <w:del w:author="Anonymous" w:id="55" w:date="2026-09-24T05:26:08Z">
                    <w:r w:rsidDel="00000000" w:rsidR="00000000" w:rsidRPr="00000000">
                      <w:rPr>
                        <w:rtl w:val="0"/>
                      </w:rPr>
                    </w:r>
                  </w:del>
                </w:sdtContent>
              </w:sdt>
              <w:del w:author="Anonymous" w:id="55" w:date="2026-09-24T05:26:08Z"/>
            </w:sdtContent>
          </w:sdt>
        </w:p>
      </w:sdtContent>
    </w:sdt>
    <w:sdt>
      <w:sdtPr>
        <w:id w:val="-724805372"/>
        <w:tag w:val="goog_rdk_1048"/>
      </w:sdtPr>
      <w:sdtContent>
        <w:p w:rsidR="00000000" w:rsidDel="00000000" w:rsidP="00000000" w:rsidRDefault="00000000" w:rsidRPr="00000000" w14:paraId="000000A3">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866959344"/>
              <w:tag w:val="goog_rdk_1046"/>
            </w:sdtPr>
            <w:sdtContent>
              <w:del w:author="Anonymous" w:id="55" w:date="2026-09-24T05:26:08Z"/>
              <w:sdt>
                <w:sdtPr>
                  <w:id w:val="-1643758691"/>
                  <w:tag w:val="goog_rdk_1047"/>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br w:type="textWrapping"/>
                    </w:r>
                  </w:del>
                </w:sdtContent>
              </w:sdt>
              <w:del w:author="Anonymous" w:id="55" w:date="2026-09-24T05:26:08Z"/>
            </w:sdtContent>
          </w:sdt>
        </w:p>
      </w:sdtContent>
    </w:sdt>
    <w:sdt>
      <w:sdtPr>
        <w:id w:val="575548313"/>
        <w:tag w:val="goog_rdk_1052"/>
      </w:sdtPr>
      <w:sdtContent>
        <w:p w:rsidR="00000000" w:rsidDel="00000000" w:rsidP="00000000" w:rsidRDefault="00000000" w:rsidRPr="00000000" w14:paraId="000000A4">
          <w:pPr>
            <w:numPr>
              <w:ilvl w:val="0"/>
              <w:numId w:val="34"/>
            </w:numPr>
            <w:spacing w:after="0" w:before="240" w:line="240" w:lineRule="auto"/>
            <w:ind w:left="720" w:hanging="360"/>
            <w:rPr>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numPr>
                  <w:ilvl w:val="0"/>
                  <w:numId w:val="34"/>
                </w:numPr>
                <w:spacing w:after="0" w:before="240" w:line="240" w:lineRule="auto"/>
                <w:ind w:left="720" w:hanging="360"/>
              </w:pPr>
            </w:pPrChange>
          </w:pPr>
          <w:sdt>
            <w:sdtPr>
              <w:id w:val="-1525452961"/>
              <w:tag w:val="goog_rdk_1049"/>
            </w:sdtPr>
            <w:sdtContent>
              <w:del w:author="Anonymous" w:id="55" w:date="2026-09-24T05:26:08Z"/>
              <w:sdt>
                <w:sdtPr>
                  <w:id w:val="1437078582"/>
                  <w:tag w:val="goog_rdk_1050"/>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Activity 1.3: Validate Gemini API connectivity</w:delText>
                      <w:br w:type="textWrapping"/>
                    </w:r>
                  </w:del>
                </w:sdtContent>
              </w:sdt>
              <w:del w:author="Anonymous" w:id="55" w:date="2026-09-24T05:26:08Z">
                <w:sdt>
                  <w:sdtPr>
                    <w:id w:val="-521717986"/>
                    <w:tag w:val="goog_rdk_1051"/>
                  </w:sdtPr>
                  <w:sdtContent>
                    <w:r w:rsidDel="00000000" w:rsidR="00000000" w:rsidRPr="00000000">
                      <w:rPr>
                        <w:rtl w:val="0"/>
                      </w:rPr>
                    </w:r>
                  </w:sdtContent>
                </w:sdt>
              </w:del>
            </w:sdtContent>
          </w:sdt>
        </w:p>
      </w:sdtContent>
    </w:sdt>
    <w:sdt>
      <w:sdtPr>
        <w:id w:val="1910409714"/>
        <w:tag w:val="goog_rdk_1055"/>
      </w:sdtPr>
      <w:sdtContent>
        <w:p w:rsidR="00000000" w:rsidDel="00000000" w:rsidP="00000000" w:rsidRDefault="00000000" w:rsidRPr="00000000" w14:paraId="000000A5">
          <w:pPr>
            <w:numPr>
              <w:ilvl w:val="1"/>
              <w:numId w:val="34"/>
            </w:numPr>
            <w:spacing w:after="240" w:before="0" w:line="240" w:lineRule="auto"/>
            <w:ind w:left="1440" w:hanging="360"/>
            <w:rPr>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numPr>
                  <w:ilvl w:val="1"/>
                  <w:numId w:val="34"/>
                </w:numPr>
                <w:spacing w:after="240" w:before="0" w:line="240" w:lineRule="auto"/>
                <w:ind w:left="1440" w:hanging="360"/>
              </w:pPr>
            </w:pPrChange>
          </w:pPr>
          <w:sdt>
            <w:sdtPr>
              <w:id w:val="-831235546"/>
              <w:tag w:val="goog_rdk_1053"/>
            </w:sdtPr>
            <w:sdtContent>
              <w:del w:author="Anonymous" w:id="55" w:date="2026-09-24T05:26:08Z"/>
              <w:sdt>
                <w:sdtPr>
                  <w:id w:val="-1855971470"/>
                  <w:tag w:val="goog_rdk_105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Make a sample prompt call using Python to confirm integration.</w:delText>
                    </w:r>
                  </w:del>
                </w:sdtContent>
              </w:sdt>
              <w:del w:author="Anonymous" w:id="55" w:date="2026-09-24T05:26:08Z"/>
            </w:sdtContent>
          </w:sdt>
        </w:p>
      </w:sdtContent>
    </w:sdt>
    <w:sdt>
      <w:sdtPr>
        <w:id w:val="-1392584015"/>
        <w:tag w:val="goog_rdk_1062"/>
      </w:sdtPr>
      <w:sdtContent>
        <w:p w:rsidR="00000000" w:rsidDel="00000000" w:rsidP="00000000" w:rsidRDefault="00000000" w:rsidRPr="00000000" w14:paraId="000000A6">
          <w:pPr>
            <w:pStyle w:val="Heading1"/>
            <w:spacing w:after="240" w:before="240" w:line="240" w:lineRule="auto"/>
            <w:ind w:left="144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40" w:before="240" w:line="240" w:lineRule="auto"/>
                <w:ind w:left="1440" w:firstLine="0"/>
              </w:pPr>
            </w:pPrChange>
          </w:pPr>
          <w:sdt>
            <w:sdtPr>
              <w:id w:val="1248472043"/>
              <w:tag w:val="goog_rdk_1058"/>
            </w:sdtPr>
            <w:sdtContent>
              <w:ins w:author="Divya Dharshini" w:id="94" w:date="2026-09-23T08:47:09Z">
                <w:sdt>
                  <w:sdtPr>
                    <w:id w:val="-1739006348"/>
                    <w:tag w:val="goog_rdk_1059"/>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771550" cy="1727200"/>
                            <wp:effectExtent b="0" l="0" r="0" t="0"/>
                            <wp:docPr id="223"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71550" cy="1727200"/>
                                    </a:xfrm>
                                    <a:prstGeom prst="rect"/>
                                    <a:ln/>
                                  </pic:spPr>
                                </pic:pic>
                              </a:graphicData>
                            </a:graphic>
                          </wp:inline>
                        </w:drawing>
                      </w:r>
                    </w:del>
                  </w:sdtContent>
                </w:sdt>
              </w:ins>
            </w:sdtContent>
          </w:sdt>
          <w:sdt>
            <w:sdtPr>
              <w:id w:val="1936358875"/>
              <w:tag w:val="goog_rdk_1060"/>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731200" cy="2489200"/>
                      <wp:effectExtent b="0" l="0" r="0" t="0"/>
                      <wp:docPr id="25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31200" cy="2489200"/>
                              </a:xfrm>
                              <a:prstGeom prst="rect"/>
                              <a:ln/>
                            </pic:spPr>
                          </pic:pic>
                        </a:graphicData>
                      </a:graphic>
                    </wp:inline>
                  </w:drawing>
                </w:r>
              </w:del>
              <w:sdt>
                <w:sdtPr>
                  <w:id w:val="651060917"/>
                  <w:tag w:val="goog_rdk_106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br w:type="textWrapping"/>
                    </w:r>
                  </w:del>
                </w:sdtContent>
              </w:sdt>
              <w:del w:author="Anonymous" w:id="55" w:date="2026-09-24T05:26:08Z"/>
            </w:sdtContent>
          </w:sdt>
        </w:p>
      </w:sdtContent>
    </w:sdt>
    <w:sdt>
      <w:sdtPr>
        <w:id w:val="-673169716"/>
        <w:tag w:val="goog_rdk_1066"/>
      </w:sdtPr>
      <w:sdtContent>
        <w:p w:rsidR="00000000" w:rsidDel="00000000" w:rsidP="00000000" w:rsidRDefault="00000000" w:rsidRPr="00000000" w14:paraId="000000A7">
          <w:pPr>
            <w:numPr>
              <w:ilvl w:val="1"/>
              <w:numId w:val="34"/>
            </w:numPr>
            <w:spacing w:after="240" w:before="240" w:line="240" w:lineRule="auto"/>
            <w:ind w:left="1440" w:hanging="360"/>
            <w:rPr>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numPr>
                  <w:ilvl w:val="1"/>
                  <w:numId w:val="34"/>
                </w:numPr>
                <w:spacing w:after="240" w:before="240" w:line="240" w:lineRule="auto"/>
                <w:ind w:left="1440" w:hanging="360"/>
              </w:pPr>
            </w:pPrChange>
          </w:pPr>
          <w:sdt>
            <w:sdtPr>
              <w:id w:val="1974309723"/>
              <w:tag w:val="goog_rdk_1063"/>
            </w:sdtPr>
            <w:sdtContent>
              <w:del w:author="Anonymous" w:id="55" w:date="2026-09-24T05:26:08Z"/>
              <w:sdt>
                <w:sdtPr>
                  <w:id w:val="-115241421"/>
                  <w:tag w:val="goog_rdk_106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Test both text-only and image + text prompts to ensure multimodal compatibility.</w:delText>
                      <w:br w:type="textWrapping"/>
                    </w:r>
                  </w:del>
                </w:sdtContent>
              </w:sd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357771" cy="2884954"/>
                      <wp:effectExtent b="0" l="0" r="0" t="0"/>
                      <wp:docPr id="259"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5357771" cy="2884954"/>
                              </a:xfrm>
                              <a:prstGeom prst="rect"/>
                              <a:ln/>
                            </pic:spPr>
                          </pic:pic>
                        </a:graphicData>
                      </a:graphic>
                    </wp:inline>
                  </w:drawing>
                </w:r>
                <w:sdt>
                  <w:sdtPr>
                    <w:id w:val="-1401146510"/>
                    <w:tag w:val="goog_rdk_1065"/>
                  </w:sdtPr>
                  <w:sdtContent>
                    <w:r w:rsidDel="00000000" w:rsidR="00000000" w:rsidRPr="00000000">
                      <w:rPr>
                        <w:rtl w:val="0"/>
                      </w:rPr>
                    </w:r>
                  </w:sdtContent>
                </w:sdt>
              </w:del>
            </w:sdtContent>
          </w:sdt>
        </w:p>
      </w:sdtContent>
    </w:sdt>
    <w:sdt>
      <w:sdtPr>
        <w:id w:val="1624238400"/>
        <w:tag w:val="goog_rdk_1069"/>
      </w:sdtPr>
      <w:sdtContent>
        <w:p w:rsidR="00000000" w:rsidDel="00000000" w:rsidP="00000000" w:rsidRDefault="00000000" w:rsidRPr="00000000" w14:paraId="000000A8">
          <w:pPr>
            <w:pStyle w:val="Heading1"/>
            <w:spacing w:after="280" w:before="280" w:line="240" w:lineRule="auto"/>
            <w:ind w:left="360" w:firstLine="0"/>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240" w:lineRule="auto"/>
                <w:ind w:left="360" w:firstLine="0"/>
              </w:pPr>
            </w:pPrChange>
          </w:pPr>
          <w:sdt>
            <w:sdtPr>
              <w:id w:val="714847199"/>
              <w:tag w:val="goog_rdk_1067"/>
            </w:sdtPr>
            <w:sdtContent>
              <w:del w:author="Anonymous" w:id="55" w:date="2026-09-24T05:26:08Z"/>
              <w:sdt>
                <w:sdtPr>
                  <w:id w:val="830901449"/>
                  <w:tag w:val="goog_rdk_1068"/>
                </w:sdtPr>
                <w:sdtContent>
                  <w:del w:author="Anonymous" w:id="55" w:date="2026-09-24T05:26:08Z">
                    <w:r w:rsidDel="00000000" w:rsidR="00000000" w:rsidRPr="00000000">
                      <w:rPr>
                        <w:rtl w:val="0"/>
                      </w:rPr>
                    </w:r>
                  </w:del>
                </w:sdtContent>
              </w:sdt>
              <w:del w:author="Anonymous" w:id="55" w:date="2026-09-24T05:26:08Z"/>
            </w:sdtContent>
          </w:sdt>
        </w:p>
      </w:sdtContent>
    </w:sdt>
    <w:sdt>
      <w:sdtPr>
        <w:id w:val="-357932292"/>
        <w:tag w:val="goog_rdk_1075"/>
      </w:sdtPr>
      <w:sdtContent>
        <w:p w:rsidR="00000000" w:rsidDel="00000000" w:rsidP="00000000" w:rsidRDefault="00000000" w:rsidRPr="00000000" w14:paraId="000000A9">
          <w:pPr>
            <w:numPr>
              <w:ilvl w:val="0"/>
              <w:numId w:val="2"/>
            </w:numPr>
            <w:spacing w:after="0" w:afterAutospacing="0" w:before="280" w:line="240" w:lineRule="auto"/>
            <w:ind w:left="720" w:hanging="360"/>
            <w:rPr>
              <w:ins w:author="Pradeep" w:id="95" w:date="2026-09-22T00:10:41Z"/>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numPr>
                  <w:ilvl w:val="0"/>
                  <w:numId w:val="2"/>
                </w:numPr>
                <w:spacing w:after="280" w:before="280" w:line="240" w:lineRule="auto"/>
                <w:ind w:left="720" w:hanging="360"/>
              </w:pPr>
            </w:pPrChange>
          </w:pPr>
          <w:sdt>
            <w:sdtPr>
              <w:id w:val="782936861"/>
              <w:tag w:val="goog_rdk_1072"/>
            </w:sdtPr>
            <w:sdtContent>
              <w:ins w:author="Pradeep" w:id="95" w:date="2026-09-22T00:10:41Z">
                <w:sdt>
                  <w:sdtPr>
                    <w:id w:val="1182241246"/>
                    <w:tag w:val="goog_rdk_1073"/>
                  </w:sdtPr>
                  <w:sdtContent>
                    <w:del w:author="Anonymous" w:id="55" w:date="2026-09-24T05:26:08Z"/>
                  </w:sdtContent>
                </w:sdt>
              </w:ins>
              <w:sdt>
                <w:sdtPr>
                  <w:id w:val="136404962"/>
                  <w:tag w:val="goog_rdk_1074"/>
                </w:sdtPr>
                <w:sdtContent>
                  <w:ins w:author="Pradeep" w:id="95" w:date="2026-09-22T00:10:41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Set Google cloud access</w:delText>
                      </w:r>
                    </w:del>
                  </w:ins>
                </w:sdtContent>
              </w:sdt>
              <w:ins w:author="Pradeep" w:id="95" w:date="2026-09-22T00:10:41Z">
                <w:del w:author="Anonymous" w:id="55" w:date="2026-09-24T05:26:08Z"/>
              </w:ins>
            </w:sdtContent>
          </w:sdt>
        </w:p>
      </w:sdtContent>
    </w:sdt>
    <w:sdt>
      <w:sdtPr>
        <w:id w:val="907613408"/>
        <w:tag w:val="goog_rdk_1079"/>
      </w:sdtPr>
      <w:sdtContent>
        <w:p w:rsidR="00000000" w:rsidDel="00000000" w:rsidP="00000000" w:rsidRDefault="00000000" w:rsidRPr="00000000" w14:paraId="000000AA">
          <w:pPr>
            <w:numPr>
              <w:ilvl w:val="0"/>
              <w:numId w:val="2"/>
            </w:numPr>
            <w:spacing w:after="0" w:afterAutospacing="0" w:before="0" w:beforeAutospacing="0" w:line="240" w:lineRule="auto"/>
            <w:ind w:left="720" w:hanging="360"/>
            <w:rPr>
              <w:ins w:author="Pradeep" w:id="95" w:date="2026-09-22T00:10:41Z"/>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numPr>
                  <w:ilvl w:val="0"/>
                  <w:numId w:val="2"/>
                </w:numPr>
                <w:spacing w:after="280" w:before="280" w:line="240" w:lineRule="auto"/>
                <w:ind w:left="720" w:hanging="360"/>
              </w:pPr>
            </w:pPrChange>
          </w:pPr>
          <w:sdt>
            <w:sdtPr>
              <w:id w:val="1916222953"/>
              <w:tag w:val="goog_rdk_1076"/>
            </w:sdtPr>
            <w:sdtContent>
              <w:ins w:author="Pradeep" w:id="95" w:date="2026-09-22T00:10:41Z">
                <w:sdt>
                  <w:sdtPr>
                    <w:id w:val="-27603509"/>
                    <w:tag w:val="goog_rdk_1077"/>
                  </w:sdtPr>
                  <w:sdtContent>
                    <w:del w:author="Anonymous" w:id="55" w:date="2026-09-24T05:26:08Z"/>
                  </w:sdtContent>
                </w:sdt>
              </w:ins>
              <w:sdt>
                <w:sdtPr>
                  <w:id w:val="1205009298"/>
                  <w:tag w:val="goog_rdk_1078"/>
                </w:sdtPr>
                <w:sdtContent>
                  <w:ins w:author="Pradeep" w:id="95" w:date="2026-09-22T00:10:41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Gemini API configure</w:delText>
                      </w:r>
                    </w:del>
                  </w:ins>
                </w:sdtContent>
              </w:sdt>
              <w:ins w:author="Pradeep" w:id="95" w:date="2026-09-22T00:10:41Z">
                <w:del w:author="Anonymous" w:id="55" w:date="2026-09-24T05:26:08Z"/>
              </w:ins>
            </w:sdtContent>
          </w:sdt>
        </w:p>
      </w:sdtContent>
    </w:sdt>
    <w:sdt>
      <w:sdtPr>
        <w:id w:val="-1480070170"/>
        <w:tag w:val="goog_rdk_1083"/>
      </w:sdtPr>
      <w:sdtContent>
        <w:p w:rsidR="00000000" w:rsidDel="00000000" w:rsidP="00000000" w:rsidRDefault="00000000" w:rsidRPr="00000000" w14:paraId="000000AB">
          <w:pPr>
            <w:numPr>
              <w:ilvl w:val="0"/>
              <w:numId w:val="2"/>
            </w:numPr>
            <w:spacing w:after="0" w:afterAutospacing="0" w:before="0" w:beforeAutospacing="0" w:line="240" w:lineRule="auto"/>
            <w:ind w:left="720" w:hanging="360"/>
            <w:rPr>
              <w:ins w:author="Pradeep" w:id="95" w:date="2026-09-22T00:10:41Z"/>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numPr>
                  <w:ilvl w:val="0"/>
                  <w:numId w:val="2"/>
                </w:numPr>
                <w:spacing w:after="280" w:before="280" w:line="240" w:lineRule="auto"/>
                <w:ind w:left="720" w:hanging="360"/>
              </w:pPr>
            </w:pPrChange>
          </w:pPr>
          <w:sdt>
            <w:sdtPr>
              <w:id w:val="-2011367385"/>
              <w:tag w:val="goog_rdk_1080"/>
            </w:sdtPr>
            <w:sdtContent>
              <w:ins w:author="Pradeep" w:id="95" w:date="2026-09-22T00:10:41Z">
                <w:sdt>
                  <w:sdtPr>
                    <w:id w:val="2102062364"/>
                    <w:tag w:val="goog_rdk_1081"/>
                  </w:sdtPr>
                  <w:sdtContent>
                    <w:del w:author="Anonymous" w:id="55" w:date="2026-09-24T05:26:08Z"/>
                  </w:sdtContent>
                </w:sdt>
              </w:ins>
              <w:sdt>
                <w:sdtPr>
                  <w:id w:val="249711390"/>
                  <w:tag w:val="goog_rdk_1082"/>
                </w:sdtPr>
                <w:sdtContent>
                  <w:ins w:author="Pradeep" w:id="95" w:date="2026-09-22T00:10:41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Create API key</w:delText>
                      </w:r>
                    </w:del>
                  </w:ins>
                </w:sdtContent>
              </w:sdt>
              <w:ins w:author="Pradeep" w:id="95" w:date="2026-09-22T00:10:41Z">
                <w:del w:author="Anonymous" w:id="55" w:date="2026-09-24T05:26:08Z"/>
              </w:ins>
            </w:sdtContent>
          </w:sdt>
        </w:p>
      </w:sdtContent>
    </w:sdt>
    <w:sdt>
      <w:sdtPr>
        <w:id w:val="-567951111"/>
        <w:tag w:val="goog_rdk_1087"/>
      </w:sdtPr>
      <w:sdtContent>
        <w:p w:rsidR="00000000" w:rsidDel="00000000" w:rsidP="00000000" w:rsidRDefault="00000000" w:rsidRPr="00000000" w14:paraId="000000AC">
          <w:pPr>
            <w:numPr>
              <w:ilvl w:val="0"/>
              <w:numId w:val="2"/>
            </w:numPr>
            <w:spacing w:after="0" w:afterAutospacing="0" w:before="0" w:beforeAutospacing="0" w:line="240" w:lineRule="auto"/>
            <w:ind w:left="720" w:hanging="360"/>
            <w:rPr>
              <w:ins w:author="Pradeep" w:id="95" w:date="2026-09-22T00:10:41Z"/>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numPr>
                  <w:ilvl w:val="0"/>
                  <w:numId w:val="2"/>
                </w:numPr>
                <w:spacing w:after="280" w:before="280" w:line="240" w:lineRule="auto"/>
                <w:ind w:left="720" w:hanging="360"/>
              </w:pPr>
            </w:pPrChange>
          </w:pPr>
          <w:sdt>
            <w:sdtPr>
              <w:id w:val="1380927536"/>
              <w:tag w:val="goog_rdk_1084"/>
            </w:sdtPr>
            <w:sdtContent>
              <w:ins w:author="Pradeep" w:id="95" w:date="2026-09-22T00:10:41Z">
                <w:sdt>
                  <w:sdtPr>
                    <w:id w:val="-891784898"/>
                    <w:tag w:val="goog_rdk_1085"/>
                  </w:sdtPr>
                  <w:sdtContent>
                    <w:del w:author="Anonymous" w:id="55" w:date="2026-09-24T05:26:08Z"/>
                  </w:sdtContent>
                </w:sdt>
              </w:ins>
              <w:sdt>
                <w:sdtPr>
                  <w:id w:val="505916407"/>
                  <w:tag w:val="goog_rdk_1086"/>
                </w:sdtPr>
                <w:sdtContent>
                  <w:ins w:author="Pradeep" w:id="95" w:date="2026-09-22T00:10:41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Using API key in python we send sample to gemini</w:delText>
                      </w:r>
                    </w:del>
                  </w:ins>
                </w:sdtContent>
              </w:sdt>
              <w:ins w:author="Pradeep" w:id="95" w:date="2026-09-22T00:10:41Z">
                <w:del w:author="Anonymous" w:id="55" w:date="2026-09-24T05:26:08Z"/>
              </w:ins>
            </w:sdtContent>
          </w:sdt>
        </w:p>
      </w:sdtContent>
    </w:sdt>
    <w:sdt>
      <w:sdtPr>
        <w:id w:val="836455086"/>
        <w:tag w:val="goog_rdk_1091"/>
      </w:sdtPr>
      <w:sdtContent>
        <w:p w:rsidR="00000000" w:rsidDel="00000000" w:rsidP="00000000" w:rsidRDefault="00000000" w:rsidRPr="00000000" w14:paraId="000000AD">
          <w:pPr>
            <w:numPr>
              <w:ilvl w:val="0"/>
              <w:numId w:val="2"/>
            </w:numPr>
            <w:spacing w:after="280" w:before="0" w:beforeAutospacing="0" w:line="240" w:lineRule="auto"/>
            <w:ind w:left="720" w:hanging="360"/>
            <w:rPr>
              <w:ins w:author="Pradeep" w:id="95" w:date="2026-09-22T00:10:41Z"/>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numPr>
                  <w:ilvl w:val="0"/>
                  <w:numId w:val="2"/>
                </w:numPr>
                <w:spacing w:after="280" w:before="280" w:line="240" w:lineRule="auto"/>
                <w:ind w:left="720" w:hanging="360"/>
              </w:pPr>
            </w:pPrChange>
          </w:pPr>
          <w:sdt>
            <w:sdtPr>
              <w:id w:val="-1580422991"/>
              <w:tag w:val="goog_rdk_1088"/>
            </w:sdtPr>
            <w:sdtContent>
              <w:ins w:author="Pradeep" w:id="95" w:date="2026-09-22T00:10:41Z">
                <w:sdt>
                  <w:sdtPr>
                    <w:id w:val="620280072"/>
                    <w:tag w:val="goog_rdk_1089"/>
                  </w:sdtPr>
                  <w:sdtContent>
                    <w:del w:author="Anonymous" w:id="55" w:date="2026-09-24T05:26:08Z"/>
                  </w:sdtContent>
                </w:sdt>
              </w:ins>
              <w:sdt>
                <w:sdtPr>
                  <w:id w:val="647263652"/>
                  <w:tag w:val="goog_rdk_1090"/>
                </w:sdtPr>
                <w:sdtContent>
                  <w:ins w:author="Pradeep" w:id="95" w:date="2026-09-22T00:10:41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Test text,images </w:delText>
                      </w:r>
                    </w:del>
                  </w:ins>
                </w:sdtContent>
              </w:sdt>
              <w:ins w:author="Pradeep" w:id="95" w:date="2026-09-22T00:10:41Z">
                <w:del w:author="Anonymous" w:id="55" w:date="2026-09-24T05:26:08Z"/>
              </w:ins>
            </w:sdtContent>
          </w:sdt>
        </w:p>
      </w:sdtContent>
    </w:sdt>
    <w:sdt>
      <w:sdtPr>
        <w:id w:val="1115347470"/>
        <w:tag w:val="goog_rdk_1097"/>
      </w:sdtPr>
      <w:sdtContent>
        <w:p w:rsidR="00000000" w:rsidDel="00000000" w:rsidP="00000000" w:rsidRDefault="00000000" w:rsidRPr="00000000" w14:paraId="000000AE">
          <w:pPr>
            <w:spacing w:after="280" w:before="280" w:line="240" w:lineRule="auto"/>
            <w:rPr>
              <w:del w:author="Anonymous" w:id="55" w:date="2026-09-24T05:26:08Z"/>
              <w:rFonts w:ascii="Arial" w:cs="Arial" w:eastAsia="Arial" w:hAnsi="Arial"/>
              <w:b w:val="0"/>
              <w:bCs w:val="0"/>
              <w:i w:val="0"/>
              <w:iCs w:val="0"/>
              <w:smallCaps w:val="0"/>
              <w:strike w:val="0"/>
              <w:color w:val="000000"/>
              <w:sz w:val="22"/>
              <w:szCs w:val="22"/>
              <w:u w:val="none"/>
              <w:shd w:fill="auto" w:val="clear"/>
              <w:vertAlign w:val="baseline"/>
              <w:rPrChange w:author="Pradeep" w:id="96" w:date="2026-09-22T00:10:36Z">
                <w:rPr>
                  <w:rFonts w:ascii="Cambria" w:cs="Cambria" w:eastAsia="Cambria" w:hAnsi="Cambria"/>
                  <w:sz w:val="24"/>
                  <w:szCs w:val="24"/>
                </w:rPr>
              </w:rPrChange>
            </w:rPr>
            <w:pPrChange w:author="Pradeep" w:id="0" w:date="2026-09-22T00:10:36Z">
              <w:pPr>
                <w:spacing w:after="280" w:before="280" w:line="240" w:lineRule="auto"/>
              </w:pPr>
            </w:pPrChange>
          </w:pPr>
          <w:sdt>
            <w:sdtPr>
              <w:id w:val="-2028883357"/>
              <w:tag w:val="goog_rdk_1092"/>
            </w:sdtPr>
            <w:sdtContent>
              <w:ins w:author="Pradeep" w:id="95" w:date="2026-09-22T00:10:41Z">
                <w:sdt>
                  <w:sdtPr>
                    <w:id w:val="1314137729"/>
                    <w:tag w:val="goog_rdk_1093"/>
                  </w:sdtPr>
                  <w:sdtContent>
                    <w:del w:author="Anonymous" w:id="55" w:date="2026-09-24T05:26:08Z"/>
                  </w:sdtContent>
                </w:sdt>
              </w:ins>
              <w:sdt>
                <w:sdtPr>
                  <w:id w:val="2033703242"/>
                  <w:tag w:val="goog_rdk_1094"/>
                </w:sdtPr>
                <w:sdtContent>
                  <w:ins w:author="Pradeep" w:id="95" w:date="2026-09-22T00:10:41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Api key-Authendication needed for gemini ai to access the application. do not make it public in github..env file-has configuration and sensitive value.</w:delText>
                      </w:r>
                    </w:del>
                  </w:ins>
                </w:sdtContent>
              </w:sdt>
              <w:ins w:author="Pradeep" w:id="95" w:date="2026-09-22T00:10:41Z">
                <w:del w:author="Anonymous" w:id="55" w:date="2026-09-24T05:26:08Z"/>
              </w:ins>
            </w:sdtContent>
          </w:sdt>
          <w:sdt>
            <w:sdtPr>
              <w:id w:val="-51526550"/>
              <w:tag w:val="goog_rdk_1095"/>
            </w:sdtPr>
            <w:sdtContent>
              <w:del w:author="Anonymous" w:id="55" w:date="2026-09-24T05:26:08Z"/>
              <w:sdt>
                <w:sdtPr>
                  <w:id w:val="528745640"/>
                  <w:tag w:val="goog_rdk_1096"/>
                </w:sdtPr>
                <w:sdtContent>
                  <w:del w:author="Anonymous" w:id="55" w:date="2026-09-24T05:26:08Z">
                    <w:r w:rsidDel="00000000" w:rsidR="00000000" w:rsidRPr="00000000">
                      <w:rPr>
                        <w:rtl w:val="0"/>
                      </w:rPr>
                    </w:r>
                  </w:del>
                </w:sdtContent>
              </w:sdt>
              <w:del w:author="Anonymous" w:id="55" w:date="2026-09-24T05:26:08Z"/>
            </w:sdtContent>
          </w:sdt>
        </w:p>
      </w:sdtContent>
    </w:sdt>
    <w:sdt>
      <w:sdtPr>
        <w:id w:val="393852619"/>
        <w:tag w:val="goog_rdk_1100"/>
      </w:sdtPr>
      <w:sdtContent>
        <w:p w:rsidR="00000000" w:rsidDel="00000000" w:rsidP="00000000" w:rsidRDefault="00000000" w:rsidRPr="00000000" w14:paraId="000000AF">
          <w:pPr>
            <w:pStyle w:val="Heading1"/>
            <w:spacing w:after="280" w:before="280" w:line="240" w:lineRule="auto"/>
            <w:jc w:val="center"/>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530772689"/>
              <w:tag w:val="goog_rdk_1098"/>
            </w:sdtPr>
            <w:sdtContent>
              <w:del w:author="Anonymous" w:id="55" w:date="2026-09-24T05:26:08Z"/>
              <w:sdt>
                <w:sdtPr>
                  <w:id w:val="-192596913"/>
                  <w:tag w:val="goog_rdk_1099"/>
                </w:sdtPr>
                <w:sdtContent>
                  <w:del w:author="Anonymous" w:id="55" w:date="2026-09-24T05:26:08Z">
                    <w:r w:rsidDel="00000000" w:rsidR="00000000" w:rsidRPr="00000000">
                      <w:rPr>
                        <w:rtl w:val="0"/>
                      </w:rPr>
                    </w:r>
                  </w:del>
                </w:sdtContent>
              </w:sdt>
              <w:del w:author="Anonymous" w:id="55" w:date="2026-09-24T05:26:08Z"/>
            </w:sdtContent>
          </w:sdt>
        </w:p>
      </w:sdtContent>
    </w:sdt>
    <w:sdt>
      <w:sdtPr>
        <w:id w:val="1200988990"/>
        <w:tag w:val="goog_rdk_1103"/>
      </w:sdtPr>
      <w:sdtContent>
        <w:p w:rsidR="00000000" w:rsidDel="00000000" w:rsidP="00000000" w:rsidRDefault="00000000" w:rsidRPr="00000000" w14:paraId="000000B0">
          <w:pPr>
            <w:pStyle w:val="Heading1"/>
            <w:spacing w:after="280" w:before="280" w:line="240" w:lineRule="auto"/>
            <w:jc w:val="center"/>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1956003627"/>
              <w:tag w:val="goog_rdk_1101"/>
            </w:sdtPr>
            <w:sdtContent>
              <w:del w:author="Anonymous" w:id="55" w:date="2026-09-24T05:26:08Z"/>
              <w:sdt>
                <w:sdtPr>
                  <w:id w:val="1317662114"/>
                  <w:tag w:val="goog_rdk_1102"/>
                </w:sdtPr>
                <w:sdtContent>
                  <w:del w:author="Anonymous" w:id="55" w:date="2026-09-24T05:26:08Z">
                    <w:r w:rsidDel="00000000" w:rsidR="00000000" w:rsidRPr="00000000">
                      <w:rPr>
                        <w:rtl w:val="0"/>
                      </w:rPr>
                    </w:r>
                  </w:del>
                </w:sdtContent>
              </w:sdt>
              <w:del w:author="Anonymous" w:id="55" w:date="2026-09-24T05:26:08Z"/>
            </w:sdtContent>
          </w:sdt>
        </w:p>
      </w:sdtContent>
    </w:sdt>
    <w:sdt>
      <w:sdtPr>
        <w:id w:val="-1783195474"/>
        <w:tag w:val="goog_rdk_1106"/>
      </w:sdtPr>
      <w:sdtContent>
        <w:p w:rsidR="00000000" w:rsidDel="00000000" w:rsidP="00000000" w:rsidRDefault="00000000" w:rsidRPr="00000000" w14:paraId="000000B1">
          <w:pPr>
            <w:pStyle w:val="Heading1"/>
            <w:spacing w:after="280" w:before="280" w:line="240" w:lineRule="auto"/>
            <w:jc w:val="center"/>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1875369395"/>
              <w:tag w:val="goog_rdk_1104"/>
            </w:sdtPr>
            <w:sdtContent>
              <w:del w:author="Anonymous" w:id="55" w:date="2026-09-24T05:26:08Z"/>
              <w:sdt>
                <w:sdtPr>
                  <w:id w:val="569198541"/>
                  <w:tag w:val="goog_rdk_1105"/>
                </w:sdtPr>
                <w:sdtContent>
                  <w:del w:author="Anonymous" w:id="55" w:date="2026-09-24T05:26:08Z">
                    <w:r w:rsidDel="00000000" w:rsidR="00000000" w:rsidRPr="00000000">
                      <w:rPr>
                        <w:rtl w:val="0"/>
                      </w:rPr>
                    </w:r>
                  </w:del>
                </w:sdtContent>
              </w:sdt>
              <w:del w:author="Anonymous" w:id="55" w:date="2026-09-24T05:26:08Z"/>
            </w:sdtContent>
          </w:sdt>
        </w:p>
      </w:sdtContent>
    </w:sdt>
    <w:sdt>
      <w:sdtPr>
        <w:id w:val="1567127587"/>
        <w:tag w:val="goog_rdk_1109"/>
      </w:sdtPr>
      <w:sdtContent>
        <w:p w:rsidR="00000000" w:rsidDel="00000000" w:rsidP="00000000" w:rsidRDefault="00000000" w:rsidRPr="00000000" w14:paraId="000000B2">
          <w:pPr>
            <w:pStyle w:val="Heading1"/>
            <w:spacing w:after="280" w:before="28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240" w:lineRule="auto"/>
                <w:jc w:val="left"/>
              </w:pPr>
            </w:pPrChange>
          </w:pPr>
          <w:sdt>
            <w:sdtPr>
              <w:id w:val="-878372958"/>
              <w:tag w:val="goog_rdk_1107"/>
            </w:sdtPr>
            <w:sdtContent>
              <w:del w:author="Anonymous" w:id="55" w:date="2026-09-24T05:26:08Z"/>
              <w:sdt>
                <w:sdtPr>
                  <w:id w:val="-592126167"/>
                  <w:tag w:val="goog_rdk_1108"/>
                </w:sdtPr>
                <w:sdtContent>
                  <w:del w:author="Anonymous" w:id="55" w:date="2026-09-24T05:26:08Z">
                    <w:r w:rsidDel="00000000" w:rsidR="00000000" w:rsidRPr="00000000">
                      <w:rPr>
                        <w:rtl w:val="0"/>
                      </w:rPr>
                    </w:r>
                  </w:del>
                </w:sdtContent>
              </w:sdt>
              <w:del w:author="Anonymous" w:id="55" w:date="2026-09-24T05:26:08Z"/>
            </w:sdtContent>
          </w:sdt>
        </w:p>
      </w:sdtContent>
    </w:sdt>
    <w:sdt>
      <w:sdtPr>
        <w:id w:val="-1521764184"/>
        <w:tag w:val="goog_rdk_1112"/>
      </w:sdtPr>
      <w:sdtContent>
        <w:p w:rsidR="00000000" w:rsidDel="00000000" w:rsidP="00000000" w:rsidRDefault="00000000" w:rsidRPr="00000000" w14:paraId="000000B3">
          <w:pPr>
            <w:pStyle w:val="Heading1"/>
            <w:spacing w:after="80" w:lineRule="auto"/>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color w:val="000000"/>
                  <w:sz w:val="22"/>
                  <w:szCs w:val="22"/>
                </w:rPr>
              </w:rPrChange>
            </w:rPr>
            <w:pPrChange w:author="Gayathri" w:id="0" w:date="2026-09-24T05:13:41Z">
              <w:pPr>
                <w:pStyle w:val="Heading2"/>
                <w:keepNext w:val="0"/>
                <w:keepLines w:val="0"/>
                <w:spacing w:after="80" w:before="360" w:lineRule="auto"/>
                <w:jc w:val="both"/>
              </w:pPr>
            </w:pPrChange>
          </w:pPr>
          <w:sdt>
            <w:sdtPr>
              <w:id w:val="1369251376"/>
              <w:tag w:val="goog_rdk_1110"/>
            </w:sdtPr>
            <w:sdtContent>
              <w:del w:author="Anonymous" w:id="55" w:date="2026-09-24T05:26:08Z"/>
              <w:sdt>
                <w:sdtPr>
                  <w:id w:val="-1030783854"/>
                  <w:tag w:val="goog_rdk_111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000000"/>
                            <w:sz w:val="22"/>
                            <w:szCs w:val="22"/>
                          </w:rPr>
                        </w:rPrChange>
                      </w:rPr>
                      <w:delText xml:space="preserve">MILESTONE 2: Core Functionalities Development</w:delText>
                    </w:r>
                  </w:del>
                </w:sdtContent>
              </w:sdt>
              <w:del w:author="Anonymous" w:id="55" w:date="2026-09-24T05:26:08Z">
                <w:bookmarkStart w:colFirst="0" w:colLast="0" w:name="_heading=h.iw1utyh657z2" w:id="28"/>
                <w:bookmarkEnd w:id="28"/>
              </w:del>
            </w:sdtContent>
          </w:sdt>
        </w:p>
      </w:sdtContent>
    </w:sdt>
    <w:sdt>
      <w:sdtPr>
        <w:id w:val="416083116"/>
        <w:tag w:val="goog_rdk_1124"/>
      </w:sdtPr>
      <w:sdtContent>
        <w:p w:rsidR="00000000" w:rsidDel="00000000" w:rsidP="00000000" w:rsidRDefault="00000000" w:rsidRPr="00000000" w14:paraId="000000B4">
          <w:pPr>
            <w:pStyle w:val="Heading1"/>
            <w:spacing w:after="240" w:before="240" w:lineRule="auto"/>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40" w:before="240" w:lineRule="auto"/>
                <w:jc w:val="both"/>
              </w:pPr>
            </w:pPrChange>
          </w:pPr>
          <w:sdt>
            <w:sdtPr>
              <w:id w:val="-1040676948"/>
              <w:tag w:val="goog_rdk_1113"/>
            </w:sdtPr>
            <w:sdtContent>
              <w:del w:author="Anonymous" w:id="55" w:date="2026-09-24T05:26:08Z"/>
              <w:sdt>
                <w:sdtPr>
                  <w:id w:val="-841986543"/>
                  <w:tag w:val="goog_rdk_111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This milestone focuses on building the </w:delText>
                    </w:r>
                  </w:del>
                </w:sdtContent>
              </w:sdt>
              <w:del w:author="Anonymous" w:id="55" w:date="2026-09-24T05:26:08Z">
                <w:sdt>
                  <w:sdtPr>
                    <w:id w:val="-34568492"/>
                    <w:tag w:val="goog_rdk_111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core backend intelligence</w:delText>
                    </w:r>
                  </w:sdtContent>
                </w:sdt>
                <w:sdt>
                  <w:sdtPr>
                    <w:id w:val="2143005171"/>
                    <w:tag w:val="goog_rdk_111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of </w:delText>
                    </w:r>
                  </w:sdtContent>
                </w:sdt>
                <w:sdt>
                  <w:sdtPr>
                    <w:id w:val="646890703"/>
                    <w:tag w:val="goog_rdk_111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PocketSmart AI</w:delText>
                    </w:r>
                  </w:sdtContent>
                </w:sdt>
                <w:sdt>
                  <w:sdtPr>
                    <w:id w:val="1651028018"/>
                    <w:tag w:val="goog_rdk_111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using the Flask framework and Google’s </w:delText>
                    </w:r>
                  </w:sdtContent>
                </w:sdt>
                <w:sdt>
                  <w:sdtPr>
                    <w:id w:val="-1708431903"/>
                    <w:tag w:val="goog_rdk_111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Gemini 1.5 Flash Pro</w:delText>
                    </w:r>
                  </w:sdtContent>
                </w:sdt>
                <w:sdt>
                  <w:sdtPr>
                    <w:id w:val="-1798552895"/>
                    <w:tag w:val="goog_rdk_112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delText>
                    </w:r>
                  </w:sdtContent>
                </w:sdt>
                <w:sdt>
                  <w:sdtPr>
                    <w:id w:val="-2046450249"/>
                    <w:tag w:val="goog_rdk_112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color w:val="188038"/>
                          </w:rPr>
                        </w:rPrChange>
                      </w:rPr>
                      <w:delText xml:space="preserve">gemini_utils.py</w:delText>
                    </w:r>
                  </w:sdtContent>
                </w:sdt>
                <w:sdt>
                  <w:sdtPr>
                    <w:id w:val="-31292077"/>
                    <w:tag w:val="goog_rdk_112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that handles prompt orchestration, budget formatting, domain segmentation, and image analysis for multimodal tasks.</w:delText>
                    </w:r>
                  </w:sdtContent>
                </w:sdt>
                <w:sdt>
                  <w:sdtPr>
                    <w:id w:val="-1216296061"/>
                    <w:tag w:val="goog_rdk_1123"/>
                  </w:sdtPr>
                  <w:sdtContent>
                    <w:r w:rsidDel="00000000" w:rsidR="00000000" w:rsidRPr="00000000">
                      <w:rPr>
                        <w:rtl w:val="0"/>
                      </w:rPr>
                    </w:r>
                  </w:sdtContent>
                </w:sdt>
              </w:del>
            </w:sdtContent>
          </w:sdt>
        </w:p>
      </w:sdtContent>
    </w:sdt>
    <w:sdt>
      <w:sdtPr>
        <w:id w:val="1430778954"/>
        <w:tag w:val="goog_rdk_1127"/>
      </w:sdtPr>
      <w:sdtContent>
        <w:p w:rsidR="00000000" w:rsidDel="00000000" w:rsidP="00000000" w:rsidRDefault="00000000" w:rsidRPr="00000000" w14:paraId="000000B5">
          <w:pPr>
            <w:pStyle w:val="Heading1"/>
            <w:spacing w:after="280" w:before="28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spacing w:after="280" w:before="280" w:lineRule="auto"/>
              </w:pPr>
            </w:pPrChange>
          </w:pPr>
          <w:sdt>
            <w:sdtPr>
              <w:id w:val="2006785831"/>
              <w:tag w:val="goog_rdk_1125"/>
            </w:sdtPr>
            <w:sdtContent>
              <w:del w:author="Anonymous" w:id="55" w:date="2026-09-24T05:26:08Z"/>
              <w:sdt>
                <w:sdtPr>
                  <w:id w:val="1803812060"/>
                  <w:tag w:val="goog_rdk_112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File Explorer Structure</w:delText>
                    </w:r>
                  </w:del>
                </w:sdtContent>
              </w:sdt>
              <w:del w:author="Anonymous" w:id="55" w:date="2026-09-24T05:26:08Z"/>
            </w:sdtContent>
          </w:sdt>
        </w:p>
      </w:sdtContent>
    </w:sdt>
    <w:sdt>
      <w:sdtPr>
        <w:id w:val="-1529387974"/>
        <w:tag w:val="goog_rdk_1130"/>
      </w:sdtPr>
      <w:sdtContent>
        <w:p w:rsidR="00000000" w:rsidDel="00000000" w:rsidP="00000000" w:rsidRDefault="00000000" w:rsidRPr="00000000" w14:paraId="000000B6">
          <w:pPr>
            <w:pStyle w:val="Heading1"/>
            <w:spacing w:after="280" w:before="280" w:line="240" w:lineRule="auto"/>
            <w:jc w:val="center"/>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1271838312"/>
              <w:tag w:val="goog_rdk_1128"/>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1826263" cy="6235382"/>
                      <wp:effectExtent b="0" l="0" r="0" t="0"/>
                      <wp:docPr id="25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1826263" cy="6235382"/>
                              </a:xfrm>
                              <a:prstGeom prst="rect"/>
                              <a:ln/>
                            </pic:spPr>
                          </pic:pic>
                        </a:graphicData>
                      </a:graphic>
                    </wp:inline>
                  </w:drawing>
                </w:r>
              </w:del>
              <w:sdt>
                <w:sdtPr>
                  <w:id w:val="2146897617"/>
                  <w:tag w:val="goog_rdk_1129"/>
                </w:sdtPr>
                <w:sdtContent>
                  <w:del w:author="Anonymous" w:id="55" w:date="2026-09-24T05:26:08Z">
                    <w:r w:rsidDel="00000000" w:rsidR="00000000" w:rsidRPr="00000000">
                      <w:rPr>
                        <w:rtl w:val="0"/>
                      </w:rPr>
                    </w:r>
                  </w:del>
                </w:sdtContent>
              </w:sdt>
              <w:del w:author="Anonymous" w:id="55" w:date="2026-09-24T05:26:08Z"/>
            </w:sdtContent>
          </w:sdt>
        </w:p>
      </w:sdtContent>
    </w:sdt>
    <w:sdt>
      <w:sdtPr>
        <w:id w:val="1471476496"/>
        <w:tag w:val="goog_rdk_1133"/>
      </w:sdtPr>
      <w:sdtContent>
        <w:p w:rsidR="00000000" w:rsidDel="00000000" w:rsidP="00000000" w:rsidRDefault="00000000" w:rsidRPr="00000000" w14:paraId="000000B7">
          <w:pPr>
            <w:pStyle w:val="Heading1"/>
            <w:spacing w:after="280" w:before="280" w:line="240" w:lineRule="auto"/>
            <w:jc w:val="center"/>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240" w:lineRule="auto"/>
              </w:pPr>
            </w:pPrChange>
          </w:pPr>
          <w:sdt>
            <w:sdtPr>
              <w:id w:val="-267619385"/>
              <w:tag w:val="goog_rdk_1131"/>
            </w:sdtPr>
            <w:sdtContent>
              <w:del w:author="Anonymous" w:id="55" w:date="2026-09-24T05:26:08Z"/>
              <w:sdt>
                <w:sdtPr>
                  <w:id w:val="-1737792633"/>
                  <w:tag w:val="goog_rdk_1132"/>
                </w:sdtPr>
                <w:sdtContent>
                  <w:del w:author="Anonymous" w:id="55" w:date="2026-09-24T05:26:08Z">
                    <w:r w:rsidDel="00000000" w:rsidR="00000000" w:rsidRPr="00000000">
                      <w:rPr>
                        <w:rtl w:val="0"/>
                      </w:rPr>
                    </w:r>
                  </w:del>
                </w:sdtContent>
              </w:sdt>
              <w:del w:author="Anonymous" w:id="55" w:date="2026-09-24T05:26:08Z"/>
            </w:sdtContent>
          </w:sdt>
        </w:p>
      </w:sdtContent>
    </w:sdt>
    <w:sdt>
      <w:sdtPr>
        <w:id w:val="2043887106"/>
        <w:tag w:val="goog_rdk_1136"/>
      </w:sdtPr>
      <w:sdtContent>
        <w:p w:rsidR="00000000" w:rsidDel="00000000" w:rsidP="00000000" w:rsidRDefault="00000000" w:rsidRPr="00000000" w14:paraId="000000B8">
          <w:pPr>
            <w:pStyle w:val="Heading1"/>
            <w:spacing w:after="280" w:before="28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80" w:before="280" w:line="240" w:lineRule="auto"/>
              </w:pPr>
            </w:pPrChange>
          </w:pPr>
          <w:sdt>
            <w:sdtPr>
              <w:id w:val="484116640"/>
              <w:tag w:val="goog_rdk_1134"/>
            </w:sdtPr>
            <w:sdtContent>
              <w:del w:author="Anonymous" w:id="55" w:date="2026-09-24T05:26:08Z"/>
              <w:sdt>
                <w:sdtPr>
                  <w:id w:val="935671133"/>
                  <w:tag w:val="goog_rdk_1135"/>
                </w:sdtPr>
                <w:sdtContent>
                  <w:del w:author="Anonymous" w:id="55" w:date="2026-09-24T05:26:08Z">
                    <w:r w:rsidDel="00000000" w:rsidR="00000000" w:rsidRPr="00000000">
                      <w:rPr>
                        <w:rtl w:val="0"/>
                      </w:rPr>
                    </w:r>
                  </w:del>
                </w:sdtContent>
              </w:sdt>
              <w:del w:author="Anonymous" w:id="55" w:date="2026-09-24T05:26:08Z"/>
            </w:sdtContent>
          </w:sdt>
        </w:p>
      </w:sdtContent>
    </w:sdt>
    <w:sdt>
      <w:sdtPr>
        <w:id w:val="-1502399504"/>
        <w:tag w:val="goog_rdk_1141"/>
      </w:sdtPr>
      <w:sdtContent>
        <w:p w:rsidR="00000000" w:rsidDel="00000000" w:rsidP="00000000" w:rsidRDefault="00000000" w:rsidRPr="00000000" w14:paraId="000000B9">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rPr>
              </w:rPrChange>
            </w:rPr>
            <w:pPrChange w:author="Gayathri" w:id="0" w:date="2026-09-24T05:13:41Z">
              <w:pPr>
                <w:spacing w:after="280" w:before="280" w:line="240" w:lineRule="auto"/>
              </w:pPr>
            </w:pPrChange>
          </w:pPr>
          <w:sdt>
            <w:sdtPr>
              <w:id w:val="-1945512202"/>
              <w:tag w:val="goog_rdk_1137"/>
            </w:sdtPr>
            <w:sdtContent>
              <w:del w:author="Anonymous" w:id="55" w:date="2026-09-24T05:26:08Z"/>
              <w:sdt>
                <w:sdtPr>
                  <w:id w:val="-118213417"/>
                  <w:tag w:val="goog_rdk_1138"/>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2.1: Fast API </w:delText>
                    </w:r>
                  </w:del>
                </w:sdtContent>
              </w:sdt>
              <w:del w:author="Anonymous" w:id="55" w:date="2026-09-24T05:26:08Z">
                <w:sdt>
                  <w:sdtPr>
                    <w:id w:val="-496134069"/>
                    <w:tag w:val="goog_rdk_113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Instilization</w:delText>
                    </w:r>
                  </w:sdtContent>
                </w:sdt>
                <w:sdt>
                  <w:sdtPr>
                    <w:id w:val="2134092900"/>
                    <w:tag w:val="goog_rdk_114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 and import libraries</w:delText>
                    </w:r>
                  </w:sdtContent>
                </w:sdt>
              </w:del>
            </w:sdtContent>
          </w:sdt>
        </w:p>
      </w:sdtContent>
    </w:sdt>
    <w:sdt>
      <w:sdtPr>
        <w:id w:val="-918315263"/>
        <w:tag w:val="goog_rdk_1147"/>
      </w:sdtPr>
      <w:sdtContent>
        <w:p w:rsidR="00000000" w:rsidDel="00000000" w:rsidP="00000000" w:rsidRDefault="00000000" w:rsidRPr="00000000" w14:paraId="000000BA">
          <w:pPr>
            <w:numPr>
              <w:ilvl w:val="0"/>
              <w:numId w:val="20"/>
            </w:numPr>
            <w:spacing w:after="280" w:before="280" w:line="240" w:lineRule="auto"/>
            <w:ind w:left="720" w:hanging="360"/>
            <w:rPr>
              <w:ins w:author="Veeraragavan" w:id="97" w:date="2026-09-23T05:36:32Z"/>
              <w:del w:author="Anonymous" w:id="55" w:date="2026-09-24T05:26:08Z"/>
              <w:rFonts w:ascii="Cambria" w:cs="Cambria" w:eastAsia="Cambria" w:hAnsi="Cambria"/>
              <w:b w:val="1"/>
              <w:bCs w:val="1"/>
              <w:i w:val="1"/>
              <w:iCs w:val="1"/>
              <w:rPrChange w:author="Kavinilavu" w:id="44" w:date="2026-09-24T05:18:57Z">
                <w:rPr>
                  <w:rFonts w:ascii="Cambria" w:cs="Cambria" w:eastAsia="Cambria" w:hAnsi="Cambria"/>
                  <w:b w:val="1"/>
                  <w:bCs w:val="1"/>
                  <w:u w:val="none"/>
                </w:rPr>
              </w:rPrChange>
            </w:rPr>
            <w:pPrChange w:author="Kavinilavu" w:id="0" w:date="2026-09-24T05:18:57Z">
              <w:pPr>
                <w:numPr>
                  <w:ilvl w:val="0"/>
                  <w:numId w:val="20"/>
                </w:numPr>
                <w:spacing w:after="280" w:before="280" w:line="240" w:lineRule="auto"/>
                <w:ind w:left="720" w:hanging="360"/>
              </w:pPr>
            </w:pPrChange>
          </w:pPr>
          <w:sdt>
            <w:sdtPr>
              <w:id w:val="513534536"/>
              <w:tag w:val="goog_rdk_1142"/>
            </w:sdtPr>
            <w:sdtContent>
              <w:del w:author="Anonymous" w:id="55" w:date="2026-09-24T05:26:08Z"/>
              <w:sdt>
                <w:sdtPr>
                  <w:id w:val="1516528245"/>
                  <w:tag w:val="goog_rdk_114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Import all required libraries for the project</w:delText>
                    </w:r>
                  </w:del>
                </w:sdtContent>
              </w:sdt>
              <w:del w:author="Anonymous" w:id="55" w:date="2026-09-24T05:26:08Z"/>
            </w:sdtContent>
          </w:sdt>
          <w:sdt>
            <w:sdtPr>
              <w:id w:val="-1757937801"/>
              <w:tag w:val="goog_rdk_1144"/>
            </w:sdtPr>
            <w:sdtContent>
              <w:ins w:author="Veeraragavan" w:id="97" w:date="2026-09-23T05:36:32Z">
                <w:sdt>
                  <w:sdtPr>
                    <w:id w:val="-60759209"/>
                    <w:tag w:val="goog_rdk_1145"/>
                  </w:sdtPr>
                  <w:sdtContent>
                    <w:del w:author="Anonymous" w:id="55" w:date="2026-09-24T05:26:08Z"/>
                  </w:sdtContent>
                </w:sdt>
              </w:ins>
              <w:sdt>
                <w:sdtPr>
                  <w:id w:val="-2079612891"/>
                  <w:tag w:val="goog_rdk_1146"/>
                </w:sdtPr>
                <w:sdtContent>
                  <w:ins w:author="Veeraragavan" w:id="97" w:date="2026-09-23T05:36:32Z">
                    <w:del w:author="Anonymous" w:id="55" w:date="2026-09-24T05:26:08Z">
                      <w:r w:rsidDel="00000000" w:rsidR="00000000" w:rsidRPr="00000000">
                        <w:rPr>
                          <w:rtl w:val="0"/>
                        </w:rPr>
                      </w:r>
                    </w:del>
                  </w:ins>
                </w:sdtContent>
              </w:sdt>
              <w:ins w:author="Veeraragavan" w:id="97" w:date="2026-09-23T05:36:32Z">
                <w:del w:author="Anonymous" w:id="55" w:date="2026-09-24T05:26:08Z"/>
              </w:ins>
            </w:sdtContent>
          </w:sdt>
        </w:p>
      </w:sdtContent>
    </w:sdt>
    <w:sdt>
      <w:sdtPr>
        <w:id w:val="-594587609"/>
        <w:tag w:val="goog_rdk_1151"/>
      </w:sdtPr>
      <w:sdtContent>
        <w:p w:rsidR="00000000" w:rsidDel="00000000" w:rsidP="00000000" w:rsidRDefault="00000000" w:rsidRPr="00000000" w14:paraId="000000BB">
          <w:pPr>
            <w:numPr>
              <w:ilvl w:val="0"/>
              <w:numId w:val="20"/>
            </w:numPr>
            <w:spacing w:after="280" w:before="280" w:line="240" w:lineRule="auto"/>
            <w:ind w:left="720" w:hanging="360"/>
            <w:rPr>
              <w:del w:author="Anonymous" w:id="55" w:date="2026-09-24T05:26:08Z"/>
              <w:rFonts w:ascii="Cambria" w:cs="Cambria" w:eastAsia="Cambria" w:hAnsi="Cambria"/>
              <w:b w:val="1"/>
              <w:bCs w:val="1"/>
              <w:i w:val="1"/>
              <w:iCs w:val="1"/>
              <w:rPrChange w:author="Kavinilavu" w:id="44" w:date="2026-09-24T05:18:57Z">
                <w:rPr>
                  <w:rFonts w:ascii="Cambria" w:cs="Cambria" w:eastAsia="Cambria" w:hAnsi="Cambria"/>
                  <w:b w:val="1"/>
                  <w:bCs w:val="1"/>
                  <w:u w:val="none"/>
                </w:rPr>
              </w:rPrChange>
            </w:rPr>
            <w:pPrChange w:author="Kavinilavu" w:id="0" w:date="2026-09-24T05:18:57Z">
              <w:pPr>
                <w:numPr>
                  <w:ilvl w:val="0"/>
                  <w:numId w:val="20"/>
                </w:numPr>
                <w:spacing w:after="280" w:before="280" w:line="240" w:lineRule="auto"/>
                <w:ind w:left="720" w:hanging="360"/>
              </w:pPr>
            </w:pPrChange>
          </w:pPr>
          <w:sdt>
            <w:sdtPr>
              <w:id w:val="655039459"/>
              <w:tag w:val="goog_rdk_1149"/>
            </w:sdtPr>
            <w:sdtContent>
              <w:del w:author="Anonymous" w:id="55" w:date="2026-09-24T05:26:08Z"/>
              <w:sdt>
                <w:sdtPr>
                  <w:id w:val="-796310963"/>
                  <w:tag w:val="goog_rdk_1150"/>
                </w:sdtPr>
                <w:sdtContent>
                  <w:del w:author="Anonymous" w:id="55" w:date="2026-09-24T05:26:08Z">
                    <w:r w:rsidDel="00000000" w:rsidR="00000000" w:rsidRPr="00000000">
                      <w:rPr>
                        <w:rtl w:val="0"/>
                      </w:rPr>
                    </w:r>
                  </w:del>
                </w:sdtContent>
              </w:sdt>
              <w:del w:author="Anonymous" w:id="55" w:date="2026-09-24T05:26:08Z"/>
            </w:sdtContent>
          </w:sdt>
        </w:p>
      </w:sdtContent>
    </w:sdt>
    <w:sdt>
      <w:sdtPr>
        <w:id w:val="2108854637"/>
        <w:tag w:val="goog_rdk_1161"/>
      </w:sdtPr>
      <w:sdtContent>
        <w:p w:rsidR="00000000" w:rsidDel="00000000" w:rsidP="00000000" w:rsidRDefault="00000000" w:rsidRPr="00000000" w14:paraId="000000BC">
          <w:pPr>
            <w:pStyle w:val="Heading1"/>
            <w:spacing w:after="280" w:before="280" w:line="240" w:lineRule="auto"/>
            <w:ind w:left="-1417.3228346456694"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rPr>
              </w:rPrChange>
            </w:rPr>
            <w:pPrChange w:author="Gayathri" w:id="0" w:date="2026-09-24T05:13:41Z">
              <w:pPr>
                <w:spacing w:after="280" w:before="280" w:line="240" w:lineRule="auto"/>
                <w:ind w:left="720" w:firstLine="0"/>
              </w:pPr>
            </w:pPrChange>
          </w:pPr>
          <w:sdt>
            <w:sdtPr>
              <w:id w:val="-677144232"/>
              <w:tag w:val="goog_rdk_1152"/>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rPr>
                    </w:rPrChange>
                  </w:rPr>
                  <w:drawing>
                    <wp:inline distB="114300" distT="114300" distL="114300" distR="114300">
                      <wp:extent cx="5731200" cy="3441700"/>
                      <wp:effectExtent b="0" l="0" r="0" t="0"/>
                      <wp:docPr id="26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441700"/>
                              </a:xfrm>
                              <a:prstGeom prst="rect"/>
                              <a:ln/>
                            </pic:spPr>
                          </pic:pic>
                        </a:graphicData>
                      </a:graphic>
                    </wp:inline>
                  </w:drawing>
                </w:r>
              </w:del>
              <w:sdt>
                <w:sdtPr>
                  <w:id w:val="-616951673"/>
                  <w:tag w:val="goog_rdk_115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 </w:delText>
                      <w:br w:type="textWrapping"/>
                    </w:r>
                  </w:del>
                </w:sdtContent>
              </w:sdt>
              <w:del w:author="Anonymous" w:id="55" w:date="2026-09-24T05:26:08Z"/>
            </w:sdtContent>
          </w:sdt>
          <w:sdt>
            <w:sdtPr>
              <w:id w:val="1411136674"/>
              <w:tag w:val="goog_rdk_1154"/>
            </w:sdtPr>
            <w:sdtContent>
              <w:ins w:author="Swetha K" w:id="98" w:date="2026-09-23T14:36:18Z">
                <w:sdt>
                  <w:sdtPr>
                    <w:id w:val="-182243299"/>
                    <w:tag w:val="goog_rdk_1155"/>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rPr>
                          </w:rPrChange>
                        </w:rPr>
                        <w:drawing>
                          <wp:inline distB="114300" distT="114300" distL="114300" distR="114300">
                            <wp:extent cx="5771550" cy="3149600"/>
                            <wp:effectExtent b="0" l="0" r="0" t="0"/>
                            <wp:docPr id="216" name="image6.png"/>
                            <a:graphic>
                              <a:graphicData uri="http://schemas.openxmlformats.org/drawingml/2006/picture">
                                <pic:pic>
                                  <pic:nvPicPr>
                                    <pic:cNvPr id="0" name="image6.png"/>
                                    <pic:cNvPicPr preferRelativeResize="0"/>
                                  </pic:nvPicPr>
                                  <pic:blipFill>
                                    <a:blip r:embed="rId20"/>
                                    <a:srcRect b="-3836" l="2800" r="5200" t="2625"/>
                                    <a:stretch>
                                      <a:fillRect/>
                                    </a:stretch>
                                  </pic:blipFill>
                                  <pic:spPr>
                                    <a:xfrm>
                                      <a:off x="0" y="0"/>
                                      <a:ext cx="5771550" cy="3149600"/>
                                    </a:xfrm>
                                    <a:prstGeom prst="rect"/>
                                    <a:ln/>
                                  </pic:spPr>
                                </pic:pic>
                              </a:graphicData>
                            </a:graphic>
                          </wp:inline>
                        </w:drawing>
                      </w:r>
                    </w:del>
                  </w:sdtContent>
                </w:sdt>
              </w:ins>
            </w:sdtContent>
          </w:sdt>
          <w:sdt>
            <w:sdtPr>
              <w:id w:val="2063968980"/>
              <w:tag w:val="goog_rdk_1156"/>
            </w:sdtPr>
            <w:sdtContent>
              <w:del w:author="Anonymous" w:id="55" w:date="2026-09-24T05:26:08Z"/>
            </w:sdtContent>
          </w:sdt>
          <w:sdt>
            <w:sdtPr>
              <w:id w:val="-1838963954"/>
              <w:tag w:val="goog_rdk_1157"/>
            </w:sdtPr>
            <w:sdtContent>
              <w:ins w:author="Dark Devil" w:id="99" w:date="2026-09-23T06:59:00Z">
                <w:sdt>
                  <w:sdtPr>
                    <w:id w:val="1200242001"/>
                    <w:tag w:val="goog_rdk_1158"/>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rPr>
                          </w:rPrChange>
                        </w:rPr>
                        <w:drawing>
                          <wp:inline distB="114300" distT="114300" distL="114300" distR="114300">
                            <wp:extent cx="6575925" cy="3581475"/>
                            <wp:effectExtent b="0" l="0" r="0" t="0"/>
                            <wp:docPr id="247" name="image6.png"/>
                            <a:graphic>
                              <a:graphicData uri="http://schemas.openxmlformats.org/drawingml/2006/picture">
                                <pic:pic>
                                  <pic:nvPicPr>
                                    <pic:cNvPr id="0" name="image6.png"/>
                                    <pic:cNvPicPr preferRelativeResize="0"/>
                                  </pic:nvPicPr>
                                  <pic:blipFill>
                                    <a:blip r:embed="rId20"/>
                                    <a:srcRect b="-606" l="0" r="8000" t="-606"/>
                                    <a:stretch>
                                      <a:fillRect/>
                                    </a:stretch>
                                  </pic:blipFill>
                                  <pic:spPr>
                                    <a:xfrm>
                                      <a:off x="0" y="0"/>
                                      <a:ext cx="6575925" cy="3581475"/>
                                    </a:xfrm>
                                    <a:prstGeom prst="rect"/>
                                    <a:ln/>
                                  </pic:spPr>
                                </pic:pic>
                              </a:graphicData>
                            </a:graphic>
                          </wp:inline>
                        </w:drawing>
                      </w:r>
                    </w:del>
                  </w:sdtContent>
                </w:sdt>
              </w:ins>
            </w:sdtContent>
          </w:sdt>
          <w:sdt>
            <w:sdtPr>
              <w:id w:val="-428748422"/>
              <w:tag w:val="goog_rdk_1159"/>
            </w:sdtPr>
            <w:sdtContent>
              <w:del w:author="Anonymous" w:id="55" w:date="2026-09-24T05:26:08Z"/>
              <w:sdt>
                <w:sdtPr>
                  <w:id w:val="1703325833"/>
                  <w:tag w:val="goog_rdk_1160"/>
                </w:sdtPr>
                <w:sdtContent>
                  <w:del w:author="Anonymous" w:id="55" w:date="2026-09-24T05:26:08Z">
                    <w:r w:rsidDel="00000000" w:rsidR="00000000" w:rsidRPr="00000000">
                      <w:rPr>
                        <w:rtl w:val="0"/>
                      </w:rPr>
                    </w:r>
                  </w:del>
                </w:sdtContent>
              </w:sdt>
              <w:del w:author="Anonymous" w:id="55" w:date="2026-09-24T05:26:08Z"/>
            </w:sdtContent>
          </w:sdt>
        </w:p>
      </w:sdtContent>
    </w:sdt>
    <w:sdt>
      <w:sdtPr>
        <w:id w:val="-1704323217"/>
        <w:tag w:val="goog_rdk_1164"/>
      </w:sdtPr>
      <w:sdtContent>
        <w:p w:rsidR="00000000" w:rsidDel="00000000" w:rsidP="00000000" w:rsidRDefault="00000000" w:rsidRPr="00000000" w14:paraId="000000BD">
          <w:pPr>
            <w:numPr>
              <w:ilvl w:val="0"/>
              <w:numId w:val="20"/>
            </w:numPr>
            <w:spacing w:after="280" w:before="28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0"/>
                </w:numPr>
                <w:spacing w:after="280" w:before="280" w:line="240" w:lineRule="auto"/>
                <w:ind w:left="720" w:hanging="360"/>
              </w:pPr>
            </w:pPrChange>
          </w:pPr>
          <w:sdt>
            <w:sdtPr>
              <w:id w:val="-2088648232"/>
              <w:tag w:val="goog_rdk_1162"/>
            </w:sdtPr>
            <w:sdtContent>
              <w:del w:author="Anonymous" w:id="55" w:date="2026-09-24T05:26:08Z"/>
              <w:sdt>
                <w:sdtPr>
                  <w:id w:val="-2068458671"/>
                  <w:tag w:val="goog_rdk_116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Fast API  Initialization </w:delText>
                    </w:r>
                  </w:del>
                </w:sdtContent>
              </w:sdt>
              <w:del w:author="Anonymous" w:id="55" w:date="2026-09-24T05:26:08Z"/>
            </w:sdtContent>
          </w:sdt>
        </w:p>
      </w:sdtContent>
    </w:sdt>
    <w:sdt>
      <w:sdtPr>
        <w:id w:val="531360124"/>
        <w:tag w:val="goog_rdk_1172"/>
      </w:sdtPr>
      <w:sdtContent>
        <w:p w:rsidR="00000000" w:rsidDel="00000000" w:rsidP="00000000" w:rsidRDefault="00000000" w:rsidRPr="00000000" w14:paraId="000000BE">
          <w:pPr>
            <w:pStyle w:val="Heading1"/>
            <w:spacing w:after="280" w:before="28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80" w:before="280" w:line="240" w:lineRule="auto"/>
                <w:ind w:left="720" w:firstLine="0"/>
              </w:pPr>
            </w:pPrChange>
          </w:pPr>
          <w:sdt>
            <w:sdtPr>
              <w:id w:val="-551209615"/>
              <w:tag w:val="goog_rdk_1167"/>
            </w:sdtPr>
            <w:sdtContent>
              <w:ins w:author="Sharan 26" w:id="100" w:date="2026-09-22T19:26:33Z">
                <w:sdt>
                  <w:sdtPr>
                    <w:id w:val="1878815660"/>
                    <w:tag w:val="goog_rdk_1168"/>
                  </w:sdtPr>
                  <w:sdtContent>
                    <w:del w:author="Anonymous" w:id="55" w:date="2026-09-24T05:26:08Z"/>
                  </w:sdtContent>
                </w:sdt>
              </w:ins>
              <w:sdt>
                <w:sdtPr>
                  <w:id w:val="-1065113535"/>
                  <w:tag w:val="goog_rdk_1169"/>
                </w:sdtPr>
                <w:sdtContent>
                  <w:ins w:author="Sharan 26" w:id="100" w:date="2026-09-22T19:26:33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w:delText>
                      </w:r>
                    </w:del>
                  </w:ins>
                </w:sdtContent>
              </w:sdt>
              <w:ins w:author="Sharan 26" w:id="100" w:date="2026-09-22T19:26:33Z">
                <w:del w:author="Anonymous" w:id="55" w:date="2026-09-24T05:26:08Z"/>
              </w:ins>
            </w:sdtContent>
          </w:sdt>
          <w:sdt>
            <w:sdtPr>
              <w:id w:val="42626349"/>
              <w:tag w:val="goog_rdk_1170"/>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181600" cy="1419225"/>
                      <wp:effectExtent b="0" l="0" r="0" t="0"/>
                      <wp:docPr id="26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181600" cy="1419225"/>
                              </a:xfrm>
                              <a:prstGeom prst="rect"/>
                              <a:ln/>
                            </pic:spPr>
                          </pic:pic>
                        </a:graphicData>
                      </a:graphic>
                    </wp:inline>
                  </w:drawing>
                </w:r>
              </w:del>
              <w:sdt>
                <w:sdtPr>
                  <w:id w:val="-1671261193"/>
                  <w:tag w:val="goog_rdk_1171"/>
                </w:sdtPr>
                <w:sdtContent>
                  <w:del w:author="Anonymous" w:id="55" w:date="2026-09-24T05:26:08Z">
                    <w:r w:rsidDel="00000000" w:rsidR="00000000" w:rsidRPr="00000000">
                      <w:rPr>
                        <w:rtl w:val="0"/>
                      </w:rPr>
                    </w:r>
                  </w:del>
                </w:sdtContent>
              </w:sdt>
              <w:del w:author="Anonymous" w:id="55" w:date="2026-09-24T05:26:08Z"/>
            </w:sdtContent>
          </w:sdt>
        </w:p>
      </w:sdtContent>
    </w:sdt>
    <w:sdt>
      <w:sdtPr>
        <w:id w:val="1659453662"/>
        <w:tag w:val="goog_rdk_1175"/>
      </w:sdtPr>
      <w:sdtContent>
        <w:p w:rsidR="00000000" w:rsidDel="00000000" w:rsidP="00000000" w:rsidRDefault="00000000" w:rsidRPr="00000000" w14:paraId="000000BF">
          <w:pPr>
            <w:pStyle w:val="Heading1"/>
            <w:spacing w:after="280" w:before="280" w:line="240" w:lineRule="auto"/>
            <w:ind w:left="720" w:firstLine="0"/>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80" w:before="280" w:line="240" w:lineRule="auto"/>
                <w:ind w:left="720" w:firstLine="0"/>
              </w:pPr>
            </w:pPrChange>
          </w:pPr>
          <w:sdt>
            <w:sdtPr>
              <w:id w:val="-579142281"/>
              <w:tag w:val="goog_rdk_1173"/>
            </w:sdtPr>
            <w:sdtContent>
              <w:del w:author="Anonymous" w:id="55" w:date="2026-09-24T05:26:08Z"/>
              <w:sdt>
                <w:sdtPr>
                  <w:id w:val="1929727024"/>
                  <w:tag w:val="goog_rdk_1174"/>
                </w:sdtPr>
                <w:sdtContent>
                  <w:del w:author="Anonymous" w:id="55" w:date="2026-09-24T05:26:08Z">
                    <w:r w:rsidDel="00000000" w:rsidR="00000000" w:rsidRPr="00000000">
                      <w:rPr>
                        <w:rtl w:val="0"/>
                      </w:rPr>
                    </w:r>
                  </w:del>
                </w:sdtContent>
              </w:sdt>
              <w:del w:author="Anonymous" w:id="55" w:date="2026-09-24T05:26:08Z"/>
            </w:sdtContent>
          </w:sdt>
        </w:p>
      </w:sdtContent>
    </w:sdt>
    <w:sdt>
      <w:sdtPr>
        <w:id w:val="824508012"/>
        <w:tag w:val="goog_rdk_1178"/>
      </w:sdtPr>
      <w:sdtContent>
        <w:p w:rsidR="00000000" w:rsidDel="00000000" w:rsidP="00000000" w:rsidRDefault="00000000" w:rsidRPr="00000000" w14:paraId="000000C0">
          <w:pPr>
            <w:pStyle w:val="Heading1"/>
            <w:spacing w:after="280" w:before="280" w:line="240" w:lineRule="auto"/>
            <w:ind w:left="720" w:firstLine="0"/>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80" w:before="280" w:line="240" w:lineRule="auto"/>
                <w:ind w:left="720" w:firstLine="0"/>
              </w:pPr>
            </w:pPrChange>
          </w:pPr>
          <w:sdt>
            <w:sdtPr>
              <w:id w:val="-1922239156"/>
              <w:tag w:val="goog_rdk_1176"/>
            </w:sdtPr>
            <w:sdtContent>
              <w:del w:author="Anonymous" w:id="55" w:date="2026-09-24T05:26:08Z"/>
              <w:sdt>
                <w:sdtPr>
                  <w:id w:val="-1580064305"/>
                  <w:tag w:val="goog_rdk_1177"/>
                </w:sdtPr>
                <w:sdtContent>
                  <w:del w:author="Anonymous" w:id="55" w:date="2026-09-24T05:26:08Z">
                    <w:r w:rsidDel="00000000" w:rsidR="00000000" w:rsidRPr="00000000">
                      <w:rPr>
                        <w:rtl w:val="0"/>
                      </w:rPr>
                    </w:r>
                  </w:del>
                </w:sdtContent>
              </w:sdt>
              <w:del w:author="Anonymous" w:id="55" w:date="2026-09-24T05:26:08Z"/>
            </w:sdtContent>
          </w:sdt>
        </w:p>
      </w:sdtContent>
    </w:sdt>
    <w:sdt>
      <w:sdtPr>
        <w:id w:val="-449285396"/>
        <w:tag w:val="goog_rdk_1181"/>
      </w:sdtPr>
      <w:sdtContent>
        <w:p w:rsidR="00000000" w:rsidDel="00000000" w:rsidP="00000000" w:rsidRDefault="00000000" w:rsidRPr="00000000" w14:paraId="000000C1">
          <w:pPr>
            <w:pStyle w:val="Heading1"/>
            <w:spacing w:after="280" w:before="280" w:line="240" w:lineRule="auto"/>
            <w:ind w:left="720" w:firstLine="0"/>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80" w:before="280" w:line="240" w:lineRule="auto"/>
                <w:ind w:left="720" w:firstLine="0"/>
              </w:pPr>
            </w:pPrChange>
          </w:pPr>
          <w:sdt>
            <w:sdtPr>
              <w:id w:val="-1762160643"/>
              <w:tag w:val="goog_rdk_1179"/>
            </w:sdtPr>
            <w:sdtContent>
              <w:del w:author="Anonymous" w:id="55" w:date="2026-09-24T05:26:08Z"/>
              <w:sdt>
                <w:sdtPr>
                  <w:id w:val="-1748449163"/>
                  <w:tag w:val="goog_rdk_1180"/>
                </w:sdtPr>
                <w:sdtContent>
                  <w:del w:author="Anonymous" w:id="55" w:date="2026-09-24T05:26:08Z">
                    <w:r w:rsidDel="00000000" w:rsidR="00000000" w:rsidRPr="00000000">
                      <w:rPr>
                        <w:rtl w:val="0"/>
                      </w:rPr>
                    </w:r>
                  </w:del>
                </w:sdtContent>
              </w:sdt>
              <w:del w:author="Anonymous" w:id="55" w:date="2026-09-24T05:26:08Z"/>
            </w:sdtContent>
          </w:sdt>
        </w:p>
      </w:sdtContent>
    </w:sdt>
    <w:sdt>
      <w:sdtPr>
        <w:id w:val="-1489780719"/>
        <w:tag w:val="goog_rdk_1188"/>
      </w:sdtPr>
      <w:sdtContent>
        <w:p w:rsidR="00000000" w:rsidDel="00000000" w:rsidP="00000000" w:rsidRDefault="00000000" w:rsidRPr="00000000" w14:paraId="000000C2">
          <w:pPr>
            <w:pStyle w:val="Heading1"/>
            <w:spacing w:after="280" w:before="28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80" w:before="280" w:line="240" w:lineRule="auto"/>
                <w:ind w:left="720" w:firstLine="0"/>
              </w:pPr>
            </w:pPrChange>
          </w:pPr>
          <w:sdt>
            <w:sdtPr>
              <w:id w:val="376533601"/>
              <w:tag w:val="goog_rdk_1184"/>
            </w:sdtPr>
            <w:sdtContent>
              <w:ins w:author="R. Harish Ragavendran" w:id="101" w:date="2026-09-23T15:51:02Z">
                <w:sdt>
                  <w:sdtPr>
                    <w:id w:val="900071831"/>
                    <w:tag w:val="goog_rdk_1185"/>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181600" cy="1419225"/>
                            <wp:effectExtent b="0" l="0" r="0" t="0"/>
                            <wp:docPr id="15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181600" cy="1419225"/>
                                    </a:xfrm>
                                    <a:prstGeom prst="rect"/>
                                    <a:ln/>
                                  </pic:spPr>
                                </pic:pic>
                              </a:graphicData>
                            </a:graphic>
                          </wp:inline>
                        </w:drawing>
                      </w:r>
                    </w:del>
                  </w:sdtContent>
                </w:sdt>
              </w:ins>
            </w:sdtContent>
          </w:sdt>
          <w:sdt>
            <w:sdtPr>
              <w:id w:val="-2050637205"/>
              <w:tag w:val="goog_rdk_1186"/>
            </w:sdtPr>
            <w:sdtContent>
              <w:del w:author="Anonymous" w:id="55" w:date="2026-09-24T05:26:08Z"/>
              <w:sdt>
                <w:sdtPr>
                  <w:id w:val="1648870160"/>
                  <w:tag w:val="goog_rdk_1187"/>
                </w:sdtPr>
                <w:sdtContent>
                  <w:del w:author="Anonymous" w:id="55" w:date="2026-09-24T05:26:08Z">
                    <w:r w:rsidDel="00000000" w:rsidR="00000000" w:rsidRPr="00000000">
                      <w:rPr>
                        <w:rtl w:val="0"/>
                      </w:rPr>
                    </w:r>
                  </w:del>
                </w:sdtContent>
              </w:sdt>
              <w:del w:author="Anonymous" w:id="55" w:date="2026-09-24T05:26:08Z"/>
            </w:sdtContent>
          </w:sdt>
        </w:p>
      </w:sdtContent>
    </w:sdt>
    <w:sdt>
      <w:sdtPr>
        <w:id w:val="252290919"/>
        <w:tag w:val="goog_rdk_1191"/>
      </w:sdtPr>
      <w:sdtContent>
        <w:p w:rsidR="00000000" w:rsidDel="00000000" w:rsidP="00000000" w:rsidRDefault="00000000" w:rsidRPr="00000000" w14:paraId="000000C3">
          <w:pPr>
            <w:pStyle w:val="Heading1"/>
            <w:spacing w:after="280" w:before="280" w:line="240" w:lineRule="auto"/>
            <w:ind w:left="720" w:firstLine="0"/>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80" w:before="280" w:line="240" w:lineRule="auto"/>
                <w:ind w:left="720" w:firstLine="0"/>
              </w:pPr>
            </w:pPrChange>
          </w:pPr>
          <w:sdt>
            <w:sdtPr>
              <w:id w:val="-678144184"/>
              <w:tag w:val="goog_rdk_1189"/>
            </w:sdtPr>
            <w:sdtContent>
              <w:del w:author="Anonymous" w:id="55" w:date="2026-09-24T05:26:08Z"/>
              <w:sdt>
                <w:sdtPr>
                  <w:id w:val="1116489581"/>
                  <w:tag w:val="goog_rdk_1190"/>
                </w:sdtPr>
                <w:sdtContent>
                  <w:del w:author="Anonymous" w:id="55" w:date="2026-09-24T05:26:08Z">
                    <w:r w:rsidDel="00000000" w:rsidR="00000000" w:rsidRPr="00000000">
                      <w:rPr>
                        <w:rtl w:val="0"/>
                      </w:rPr>
                    </w:r>
                  </w:del>
                </w:sdtContent>
              </w:sdt>
              <w:del w:author="Anonymous" w:id="55" w:date="2026-09-24T05:26:08Z"/>
            </w:sdtContent>
          </w:sdt>
        </w:p>
      </w:sdtContent>
    </w:sdt>
    <w:sdt>
      <w:sdtPr>
        <w:id w:val="-1691003905"/>
        <w:tag w:val="goog_rdk_1194"/>
      </w:sdtPr>
      <w:sdtContent>
        <w:p w:rsidR="00000000" w:rsidDel="00000000" w:rsidP="00000000" w:rsidRDefault="00000000" w:rsidRPr="00000000" w14:paraId="000000C4">
          <w:pPr>
            <w:pStyle w:val="Heading1"/>
            <w:spacing w:after="280" w:before="280" w:line="240" w:lineRule="auto"/>
            <w:ind w:left="720" w:firstLine="0"/>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80" w:before="280" w:line="240" w:lineRule="auto"/>
                <w:ind w:left="720" w:firstLine="0"/>
              </w:pPr>
            </w:pPrChange>
          </w:pPr>
          <w:sdt>
            <w:sdtPr>
              <w:id w:val="1409892907"/>
              <w:tag w:val="goog_rdk_1192"/>
            </w:sdtPr>
            <w:sdtContent>
              <w:del w:author="Anonymous" w:id="55" w:date="2026-09-24T05:26:08Z"/>
              <w:sdt>
                <w:sdtPr>
                  <w:id w:val="-1018700625"/>
                  <w:tag w:val="goog_rdk_1193"/>
                </w:sdtPr>
                <w:sdtContent>
                  <w:del w:author="Anonymous" w:id="55" w:date="2026-09-24T05:26:08Z">
                    <w:r w:rsidDel="00000000" w:rsidR="00000000" w:rsidRPr="00000000">
                      <w:rPr>
                        <w:rtl w:val="0"/>
                      </w:rPr>
                    </w:r>
                  </w:del>
                </w:sdtContent>
              </w:sdt>
              <w:del w:author="Anonymous" w:id="55" w:date="2026-09-24T05:26:08Z"/>
            </w:sdtContent>
          </w:sdt>
        </w:p>
      </w:sdtContent>
    </w:sdt>
    <w:sdt>
      <w:sdtPr>
        <w:id w:val="313874158"/>
        <w:tag w:val="goog_rdk_1197"/>
      </w:sdtPr>
      <w:sdtContent>
        <w:p w:rsidR="00000000" w:rsidDel="00000000" w:rsidP="00000000" w:rsidRDefault="00000000" w:rsidRPr="00000000" w14:paraId="000000C5">
          <w:pPr>
            <w:pStyle w:val="Heading1"/>
            <w:spacing w:after="280" w:before="280" w:line="240" w:lineRule="auto"/>
            <w:ind w:left="720" w:firstLine="0"/>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80" w:before="280" w:line="240" w:lineRule="auto"/>
                <w:ind w:left="720" w:firstLine="0"/>
              </w:pPr>
            </w:pPrChange>
          </w:pPr>
          <w:sdt>
            <w:sdtPr>
              <w:id w:val="-601657385"/>
              <w:tag w:val="goog_rdk_1195"/>
            </w:sdtPr>
            <w:sdtContent>
              <w:del w:author="Anonymous" w:id="55" w:date="2026-09-24T05:26:08Z"/>
              <w:sdt>
                <w:sdtPr>
                  <w:id w:val="913941096"/>
                  <w:tag w:val="goog_rdk_1196"/>
                </w:sdtPr>
                <w:sdtContent>
                  <w:del w:author="Anonymous" w:id="55" w:date="2026-09-24T05:26:08Z">
                    <w:r w:rsidDel="00000000" w:rsidR="00000000" w:rsidRPr="00000000">
                      <w:rPr>
                        <w:rtl w:val="0"/>
                      </w:rPr>
                    </w:r>
                  </w:del>
                </w:sdtContent>
              </w:sdt>
              <w:del w:author="Anonymous" w:id="55" w:date="2026-09-24T05:26:08Z"/>
            </w:sdtContent>
          </w:sdt>
        </w:p>
      </w:sdtContent>
    </w:sdt>
    <w:sdt>
      <w:sdtPr>
        <w:id w:val="1003229943"/>
        <w:tag w:val="goog_rdk_1201"/>
      </w:sdtPr>
      <w:sdtContent>
        <w:p w:rsidR="00000000" w:rsidDel="00000000" w:rsidP="00000000" w:rsidRDefault="00000000" w:rsidRPr="00000000" w14:paraId="000000C6">
          <w:pPr>
            <w:numPr>
              <w:ilvl w:val="0"/>
              <w:numId w:val="20"/>
            </w:numPr>
            <w:spacing w:after="280" w:before="28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u w:val="none"/>
                </w:rPr>
              </w:rPrChange>
            </w:rPr>
            <w:pPrChange w:author="Kavinilavu" w:id="0" w:date="2026-09-24T05:18:57Z">
              <w:pPr>
                <w:numPr>
                  <w:ilvl w:val="0"/>
                  <w:numId w:val="20"/>
                </w:numPr>
                <w:spacing w:after="280" w:before="280" w:line="240" w:lineRule="auto"/>
                <w:ind w:left="720" w:hanging="360"/>
              </w:pPr>
            </w:pPrChange>
          </w:pPr>
          <w:sdt>
            <w:sdtPr>
              <w:id w:val="1388271731"/>
              <w:tag w:val="goog_rdk_1198"/>
            </w:sdtPr>
            <w:sdtContent>
              <w:del w:author="Anonymous" w:id="55" w:date="2026-09-24T05:26:08Z"/>
              <w:sdt>
                <w:sdtPr>
                  <w:id w:val="854215346"/>
                  <w:tag w:val="goog_rdk_119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Load .env environment </w:delText>
                    </w:r>
                  </w:del>
                </w:sdtContent>
              </w:sdt>
              <w:del w:author="Anonymous" w:id="55" w:date="2026-09-24T05:26:08Z">
                <w:sdt>
                  <w:sdtPr>
                    <w:id w:val="-1085001707"/>
                    <w:tag w:val="goog_rdk_1200"/>
                  </w:sdtPr>
                  <w:sdtContent>
                    <w:r w:rsidDel="00000000" w:rsidR="00000000" w:rsidRPr="00000000">
                      <w:rPr>
                        <w:rtl w:val="0"/>
                      </w:rPr>
                    </w:r>
                  </w:sdtContent>
                </w:sdt>
              </w:del>
            </w:sdtContent>
          </w:sdt>
        </w:p>
      </w:sdtContent>
    </w:sdt>
    <w:sdt>
      <w:sdtPr>
        <w:id w:val="2136236697"/>
        <w:tag w:val="goog_rdk_1208"/>
      </w:sdtPr>
      <w:sdtContent>
        <w:p w:rsidR="00000000" w:rsidDel="00000000" w:rsidP="00000000" w:rsidRDefault="00000000" w:rsidRPr="00000000" w14:paraId="000000C7">
          <w:pPr>
            <w:pStyle w:val="Heading1"/>
            <w:spacing w:after="280" w:before="280" w:line="240" w:lineRule="auto"/>
            <w:ind w:left="720" w:right="-1099.7244094488178"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80" w:before="280" w:line="240" w:lineRule="auto"/>
                <w:ind w:left="720" w:firstLine="0"/>
              </w:pPr>
            </w:pPrChange>
          </w:pPr>
          <w:sdt>
            <w:sdtPr>
              <w:id w:val="-961922803"/>
              <w:tag w:val="goog_rdk_1204"/>
            </w:sdtPr>
            <w:sdtContent>
              <w:ins w:author="Kiruba K" w:id="102" w:date="2026-09-22T08:18:03Z">
                <w:sdt>
                  <w:sdtPr>
                    <w:id w:val="-1335985519"/>
                    <w:tag w:val="goog_rdk_1205"/>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u w:val="none"/>
                            </w:rPr>
                          </w:rPrChange>
                        </w:rPr>
                        <w:drawing>
                          <wp:inline distB="114300" distT="114300" distL="114300" distR="114300">
                            <wp:extent cx="5731200" cy="4330700"/>
                            <wp:effectExtent b="0" l="0" r="0" t="0"/>
                            <wp:docPr id="272"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4330700"/>
                                    </a:xfrm>
                                    <a:prstGeom prst="rect"/>
                                    <a:ln/>
                                  </pic:spPr>
                                </pic:pic>
                              </a:graphicData>
                            </a:graphic>
                          </wp:inline>
                        </w:drawing>
                      </w:r>
                    </w:del>
                  </w:sdtContent>
                </w:sdt>
              </w:ins>
            </w:sdtContent>
          </w:sdt>
          <w:sdt>
            <w:sdtPr>
              <w:id w:val="1404955094"/>
              <w:tag w:val="goog_rdk_1206"/>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4330700"/>
                      <wp:effectExtent b="0" l="0" r="0" t="0"/>
                      <wp:docPr id="261"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4330700"/>
                              </a:xfrm>
                              <a:prstGeom prst="rect"/>
                              <a:ln/>
                            </pic:spPr>
                          </pic:pic>
                        </a:graphicData>
                      </a:graphic>
                    </wp:inline>
                  </w:drawing>
                </w:r>
              </w:del>
              <w:sdt>
                <w:sdtPr>
                  <w:id w:val="-1251583993"/>
                  <w:tag w:val="goog_rdk_1207"/>
                </w:sdtPr>
                <w:sdtContent>
                  <w:del w:author="Anonymous" w:id="55" w:date="2026-09-24T05:26:08Z">
                    <w:r w:rsidDel="00000000" w:rsidR="00000000" w:rsidRPr="00000000">
                      <w:rPr>
                        <w:rtl w:val="0"/>
                      </w:rPr>
                    </w:r>
                  </w:del>
                </w:sdtContent>
              </w:sdt>
              <w:del w:author="Anonymous" w:id="55" w:date="2026-09-24T05:26:08Z"/>
            </w:sdtContent>
          </w:sdt>
        </w:p>
      </w:sdtContent>
    </w:sdt>
    <w:sdt>
      <w:sdtPr>
        <w:id w:val="-1099608911"/>
        <w:tag w:val="goog_rdk_1212"/>
      </w:sdtPr>
      <w:sdtContent>
        <w:p w:rsidR="00000000" w:rsidDel="00000000" w:rsidP="00000000" w:rsidRDefault="00000000" w:rsidRPr="00000000" w14:paraId="000000C8">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80" w:before="280" w:line="240" w:lineRule="auto"/>
              </w:pPr>
            </w:pPrChange>
          </w:pPr>
          <w:sdt>
            <w:sdtPr>
              <w:id w:val="1615895831"/>
              <w:tag w:val="goog_rdk_1209"/>
            </w:sdtPr>
            <w:sdtContent>
              <w:del w:author="Anonymous" w:id="55" w:date="2026-09-24T05:26:08Z"/>
              <w:sdt>
                <w:sdtPr>
                  <w:id w:val="-1190260541"/>
                  <w:tag w:val="goog_rdk_1210"/>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2.2: Main Functionality code routings</w:delText>
                      <w:br w:type="textWrapping"/>
                    </w:r>
                  </w:del>
                </w:sdtContent>
              </w:sdt>
              <w:del w:author="Anonymous" w:id="55" w:date="2026-09-24T05:26:08Z">
                <w:sdt>
                  <w:sdtPr>
                    <w:id w:val="1157253631"/>
                    <w:tag w:val="goog_rdk_1211"/>
                  </w:sdtPr>
                  <w:sdtContent>
                    <w:r w:rsidDel="00000000" w:rsidR="00000000" w:rsidRPr="00000000">
                      <w:rPr>
                        <w:rtl w:val="0"/>
                      </w:rPr>
                    </w:r>
                  </w:sdtContent>
                </w:sdt>
              </w:del>
            </w:sdtContent>
          </w:sdt>
        </w:p>
      </w:sdtContent>
    </w:sdt>
    <w:sdt>
      <w:sdtPr>
        <w:id w:val="1404863787"/>
        <w:tag w:val="goog_rdk_1220"/>
      </w:sdtPr>
      <w:sdtContent>
        <w:p w:rsidR="00000000" w:rsidDel="00000000" w:rsidP="00000000" w:rsidRDefault="00000000" w:rsidRPr="00000000" w14:paraId="000000C9">
          <w:pPr>
            <w:numPr>
              <w:ilvl w:val="0"/>
              <w:numId w:val="20"/>
            </w:numPr>
            <w:spacing w:after="240" w:before="24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0"/>
                </w:numPr>
                <w:spacing w:after="240" w:before="240" w:line="240" w:lineRule="auto"/>
                <w:ind w:left="720" w:hanging="360"/>
              </w:pPr>
            </w:pPrChange>
          </w:pPr>
          <w:sdt>
            <w:sdtPr>
              <w:id w:val="2007297177"/>
              <w:tag w:val="goog_rdk_1213"/>
            </w:sdtPr>
            <w:sdtContent>
              <w:del w:author="Anonymous" w:id="55" w:date="2026-09-24T05:26:08Z"/>
              <w:sdt>
                <w:sdtPr>
                  <w:id w:val="-1691305445"/>
                  <w:tag w:val="goog_rdk_121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/generate-home</w:delText>
                    </w:r>
                  </w:del>
                </w:sdtContent>
              </w:sdt>
              <w:del w:author="Anonymous" w:id="55" w:date="2026-09-24T05:26:08Z">
                <w:sdt>
                  <w:sdtPr>
                    <w:id w:val="-1671265045"/>
                    <w:tag w:val="goog_rdk_121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Generates home interior recommendations (furniture, decor, </w:delText>
                    </w:r>
                  </w:sdtContent>
                </w:sdt>
              </w:del>
            </w:sdtContent>
          </w:sdt>
          <w:sdt>
            <w:sdtPr>
              <w:id w:val="1110566357"/>
              <w:tag w:val="goog_rdk_1216"/>
            </w:sdtPr>
            <w:sdtContent>
              <w:ins w:author="Abdhulkalam Azadh" w:id="103" w:date="2026-09-21T12:53:36Z">
                <w:sdt>
                  <w:sdtPr>
                    <w:id w:val="837518829"/>
                    <w:tag w:val="goog_rdk_1217"/>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4330700"/>
                            <wp:effectExtent b="0" l="0" r="0" t="0"/>
                            <wp:docPr id="263"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4330700"/>
                                    </a:xfrm>
                                    <a:prstGeom prst="rect"/>
                                    <a:ln/>
                                  </pic:spPr>
                                </pic:pic>
                              </a:graphicData>
                            </a:graphic>
                          </wp:inline>
                        </w:drawing>
                      </w:r>
                    </w:del>
                  </w:sdtContent>
                </w:sdt>
              </w:ins>
            </w:sdtContent>
          </w:sdt>
          <w:sdt>
            <w:sdtPr>
              <w:id w:val="-1499371720"/>
              <w:tag w:val="goog_rdk_1218"/>
            </w:sdtPr>
            <w:sdtContent>
              <w:del w:author="Anonymous" w:id="55" w:date="2026-09-24T05:26:08Z"/>
              <w:sdt>
                <w:sdtPr>
                  <w:id w:val="-1217857628"/>
                  <w:tag w:val="goog_rdk_121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lighting)</w:delText>
                    </w:r>
                  </w:del>
                </w:sdtContent>
              </w:sdt>
              <w:del w:author="Anonymous" w:id="55" w:date="2026-09-24T05:26:08Z"/>
            </w:sdtContent>
          </w:sdt>
        </w:p>
      </w:sdtContent>
    </w:sdt>
    <w:sdt>
      <w:sdtPr>
        <w:id w:val="-2003378696"/>
        <w:tag w:val="goog_rdk_1223"/>
      </w:sdtPr>
      <w:sdtContent>
        <w:p w:rsidR="00000000" w:rsidDel="00000000" w:rsidP="00000000" w:rsidRDefault="00000000" w:rsidRPr="00000000" w14:paraId="000000CA">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469918360"/>
              <w:tag w:val="goog_rdk_1221"/>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660400"/>
                      <wp:effectExtent b="0" l="0" r="0" t="0"/>
                      <wp:docPr id="264" name="image57.png"/>
                      <a:graphic>
                        <a:graphicData uri="http://schemas.openxmlformats.org/drawingml/2006/picture">
                          <pic:pic>
                            <pic:nvPicPr>
                              <pic:cNvPr id="0" name="image57.png"/>
                              <pic:cNvPicPr preferRelativeResize="0"/>
                            </pic:nvPicPr>
                            <pic:blipFill>
                              <a:blip r:embed="rId23"/>
                              <a:srcRect b="0" l="0" r="0" t="0"/>
                              <a:stretch>
                                <a:fillRect/>
                              </a:stretch>
                            </pic:blipFill>
                            <pic:spPr>
                              <a:xfrm>
                                <a:off x="0" y="0"/>
                                <a:ext cx="5731200" cy="660400"/>
                              </a:xfrm>
                              <a:prstGeom prst="rect"/>
                              <a:ln/>
                            </pic:spPr>
                          </pic:pic>
                        </a:graphicData>
                      </a:graphic>
                    </wp:inline>
                  </w:drawing>
                </w:r>
              </w:del>
              <w:sdt>
                <w:sdtPr>
                  <w:id w:val="-628738989"/>
                  <w:tag w:val="goog_rdk_1222"/>
                </w:sdtPr>
                <w:sdtContent>
                  <w:del w:author="Anonymous" w:id="55" w:date="2026-09-24T05:26:08Z">
                    <w:r w:rsidDel="00000000" w:rsidR="00000000" w:rsidRPr="00000000">
                      <w:rPr>
                        <w:rtl w:val="0"/>
                      </w:rPr>
                    </w:r>
                  </w:del>
                </w:sdtContent>
              </w:sdt>
              <w:del w:author="Anonymous" w:id="55" w:date="2026-09-24T05:26:08Z"/>
            </w:sdtContent>
          </w:sdt>
        </w:p>
      </w:sdtContent>
    </w:sdt>
    <w:sdt>
      <w:sdtPr>
        <w:id w:val="-1555968738"/>
        <w:tag w:val="goog_rdk_1227"/>
      </w:sdtPr>
      <w:sdtContent>
        <w:p w:rsidR="00000000" w:rsidDel="00000000" w:rsidP="00000000" w:rsidRDefault="00000000" w:rsidRPr="00000000" w14:paraId="000000CB">
          <w:pPr>
            <w:numPr>
              <w:ilvl w:val="0"/>
              <w:numId w:val="32"/>
            </w:numPr>
            <w:spacing w:after="240" w:before="240" w:line="240" w:lineRule="auto"/>
            <w:ind w:left="144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u w:val="none"/>
                </w:rPr>
              </w:rPrChange>
            </w:rPr>
            <w:pPrChange w:author="Kavinilavu" w:id="0" w:date="2026-09-24T05:18:57Z">
              <w:pPr>
                <w:numPr>
                  <w:ilvl w:val="0"/>
                  <w:numId w:val="32"/>
                </w:numPr>
                <w:spacing w:after="240" w:before="240" w:line="240" w:lineRule="auto"/>
                <w:ind w:left="1440" w:hanging="360"/>
              </w:pPr>
            </w:pPrChange>
          </w:pPr>
          <w:sdt>
            <w:sdtPr>
              <w:id w:val="381837443"/>
              <w:tag w:val="goog_rdk_1224"/>
            </w:sdtPr>
            <w:sdtContent>
              <w:del w:author="Anonymous" w:id="55" w:date="2026-09-24T05:26:08Z"/>
              <w:sdt>
                <w:sdtPr>
                  <w:id w:val="351480515"/>
                  <w:tag w:val="goog_rdk_1225"/>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get home_recommendations by using the function</w:delText>
                    </w:r>
                  </w:del>
                </w:sdtContent>
              </w:sdt>
              <w:del w:author="Anonymous" w:id="55" w:date="2026-09-24T05:26:08Z">
                <w:sdt>
                  <w:sdtPr>
                    <w:id w:val="1305253456"/>
                    <w:tag w:val="goog_rdk_1226"/>
                  </w:sdtPr>
                  <w:sdtContent>
                    <w:r w:rsidDel="00000000" w:rsidR="00000000" w:rsidRPr="00000000">
                      <w:rPr>
                        <w:rtl w:val="0"/>
                      </w:rPr>
                    </w:r>
                  </w:sdtContent>
                </w:sdt>
              </w:del>
            </w:sdtContent>
          </w:sdt>
        </w:p>
      </w:sdtContent>
    </w:sdt>
    <w:sdt>
      <w:sdtPr>
        <w:id w:val="1866991712"/>
        <w:tag w:val="goog_rdk_1230"/>
      </w:sdtPr>
      <w:sdtContent>
        <w:p w:rsidR="00000000" w:rsidDel="00000000" w:rsidP="00000000" w:rsidRDefault="00000000" w:rsidRPr="00000000" w14:paraId="000000CC">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1304841979"/>
              <w:tag w:val="goog_rdk_1228"/>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3822700"/>
                      <wp:effectExtent b="0" l="0" r="0" t="0"/>
                      <wp:docPr id="265"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731200" cy="3822700"/>
                              </a:xfrm>
                              <a:prstGeom prst="rect"/>
                              <a:ln/>
                            </pic:spPr>
                          </pic:pic>
                        </a:graphicData>
                      </a:graphic>
                    </wp:inline>
                  </w:drawing>
                </w:r>
              </w:del>
              <w:sdt>
                <w:sdtPr>
                  <w:id w:val="747857928"/>
                  <w:tag w:val="goog_rdk_1229"/>
                </w:sdtPr>
                <w:sdtContent>
                  <w:del w:author="Anonymous" w:id="55" w:date="2026-09-24T05:26:08Z">
                    <w:r w:rsidDel="00000000" w:rsidR="00000000" w:rsidRPr="00000000">
                      <w:rPr>
                        <w:rtl w:val="0"/>
                      </w:rPr>
                    </w:r>
                  </w:del>
                </w:sdtContent>
              </w:sdt>
              <w:del w:author="Anonymous" w:id="55" w:date="2026-09-24T05:26:08Z"/>
            </w:sdtContent>
          </w:sdt>
        </w:p>
      </w:sdtContent>
    </w:sdt>
    <w:sdt>
      <w:sdtPr>
        <w:id w:val="1337092054"/>
        <w:tag w:val="goog_rdk_1234"/>
      </w:sdtPr>
      <w:sdtContent>
        <w:p w:rsidR="00000000" w:rsidDel="00000000" w:rsidP="00000000" w:rsidRDefault="00000000" w:rsidRPr="00000000" w14:paraId="000000CD">
          <w:pPr>
            <w:numPr>
              <w:ilvl w:val="0"/>
              <w:numId w:val="36"/>
            </w:numPr>
            <w:spacing w:after="240" w:before="240" w:line="240" w:lineRule="auto"/>
            <w:ind w:left="144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u w:val="none"/>
                </w:rPr>
              </w:rPrChange>
            </w:rPr>
            <w:pPrChange w:author="Kavinilavu" w:id="0" w:date="2026-09-24T05:18:57Z">
              <w:pPr>
                <w:numPr>
                  <w:ilvl w:val="0"/>
                  <w:numId w:val="36"/>
                </w:numPr>
                <w:spacing w:after="240" w:before="240" w:line="240" w:lineRule="auto"/>
                <w:ind w:left="1440" w:hanging="360"/>
              </w:pPr>
            </w:pPrChange>
          </w:pPr>
          <w:sdt>
            <w:sdtPr>
              <w:id w:val="150944697"/>
              <w:tag w:val="goog_rdk_1231"/>
            </w:sdtPr>
            <w:sdtContent>
              <w:del w:author="Anonymous" w:id="55" w:date="2026-09-24T05:26:08Z"/>
              <w:sdt>
                <w:sdtPr>
                  <w:id w:val="1759691173"/>
                  <w:tag w:val="goog_rdk_123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linking the websites like amazon,flipkar,ikea ect…. to get the products</w:delText>
                    </w:r>
                  </w:del>
                </w:sdtContent>
              </w:sdt>
              <w:del w:author="Anonymous" w:id="55" w:date="2026-09-24T05:26:08Z">
                <w:sdt>
                  <w:sdtPr>
                    <w:id w:val="-15691076"/>
                    <w:tag w:val="goog_rdk_1233"/>
                  </w:sdtPr>
                  <w:sdtContent>
                    <w:r w:rsidDel="00000000" w:rsidR="00000000" w:rsidRPr="00000000">
                      <w:rPr>
                        <w:rtl w:val="0"/>
                      </w:rPr>
                    </w:r>
                  </w:sdtContent>
                </w:sdt>
              </w:del>
            </w:sdtContent>
          </w:sdt>
        </w:p>
      </w:sdtContent>
    </w:sdt>
    <w:sdt>
      <w:sdtPr>
        <w:id w:val="1497820278"/>
        <w:tag w:val="goog_rdk_1237"/>
      </w:sdtPr>
      <w:sdtContent>
        <w:p w:rsidR="00000000" w:rsidDel="00000000" w:rsidP="00000000" w:rsidRDefault="00000000" w:rsidRPr="00000000" w14:paraId="000000CE">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787828774"/>
              <w:tag w:val="goog_rdk_1235"/>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3530600"/>
                      <wp:effectExtent b="0" l="0" r="0" t="0"/>
                      <wp:docPr id="26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3530600"/>
                              </a:xfrm>
                              <a:prstGeom prst="rect"/>
                              <a:ln/>
                            </pic:spPr>
                          </pic:pic>
                        </a:graphicData>
                      </a:graphic>
                    </wp:inline>
                  </w:drawing>
                </w:r>
              </w:del>
              <w:sdt>
                <w:sdtPr>
                  <w:id w:val="564488056"/>
                  <w:tag w:val="goog_rdk_1236"/>
                </w:sdtPr>
                <w:sdtContent>
                  <w:del w:author="Anonymous" w:id="55" w:date="2026-09-24T05:26:08Z">
                    <w:r w:rsidDel="00000000" w:rsidR="00000000" w:rsidRPr="00000000">
                      <w:rPr>
                        <w:rtl w:val="0"/>
                      </w:rPr>
                    </w:r>
                  </w:del>
                </w:sdtContent>
              </w:sdt>
              <w:del w:author="Anonymous" w:id="55" w:date="2026-09-24T05:26:08Z"/>
            </w:sdtContent>
          </w:sdt>
        </w:p>
      </w:sdtContent>
    </w:sdt>
    <w:sdt>
      <w:sdtPr>
        <w:id w:val="-1611114984"/>
        <w:tag w:val="goog_rdk_1240"/>
      </w:sdtPr>
      <w:sdtContent>
        <w:p w:rsidR="00000000" w:rsidDel="00000000" w:rsidP="00000000" w:rsidRDefault="00000000" w:rsidRPr="00000000" w14:paraId="000000CF">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21931702"/>
              <w:tag w:val="goog_rdk_1238"/>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1409700"/>
                      <wp:effectExtent b="0" l="0" r="0" t="0"/>
                      <wp:docPr id="268"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5731200" cy="1409700"/>
                              </a:xfrm>
                              <a:prstGeom prst="rect"/>
                              <a:ln/>
                            </pic:spPr>
                          </pic:pic>
                        </a:graphicData>
                      </a:graphic>
                    </wp:inline>
                  </w:drawing>
                </w:r>
              </w:del>
              <w:sdt>
                <w:sdtPr>
                  <w:id w:val="-1105504183"/>
                  <w:tag w:val="goog_rdk_123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br w:type="textWrapping"/>
                    </w:r>
                  </w:del>
                </w:sdtContent>
              </w:sdt>
              <w:del w:author="Anonymous" w:id="55" w:date="2026-09-24T05:26:08Z"/>
            </w:sdtContent>
          </w:sdt>
        </w:p>
      </w:sdtContent>
    </w:sdt>
    <w:sdt>
      <w:sdtPr>
        <w:id w:val="-625709266"/>
        <w:tag w:val="goog_rdk_1244"/>
      </w:sdtPr>
      <w:sdtContent>
        <w:p w:rsidR="00000000" w:rsidDel="00000000" w:rsidP="00000000" w:rsidRDefault="00000000" w:rsidRPr="00000000" w14:paraId="000000D0">
          <w:pPr>
            <w:numPr>
              <w:ilvl w:val="0"/>
              <w:numId w:val="20"/>
            </w:numPr>
            <w:spacing w:after="240" w:before="24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0"/>
                </w:numPr>
                <w:spacing w:after="240" w:before="240" w:line="240" w:lineRule="auto"/>
                <w:ind w:left="720" w:hanging="360"/>
              </w:pPr>
            </w:pPrChange>
          </w:pPr>
          <w:sdt>
            <w:sdtPr>
              <w:id w:val="-684334149"/>
              <w:tag w:val="goog_rdk_1241"/>
            </w:sdtPr>
            <w:sdtContent>
              <w:del w:author="Anonymous" w:id="55" w:date="2026-09-24T05:26:08Z"/>
              <w:sdt>
                <w:sdtPr>
                  <w:id w:val="-1451651551"/>
                  <w:tag w:val="goog_rdk_124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/generate-party</w:delText>
                    </w:r>
                  </w:del>
                </w:sdtContent>
              </w:sdt>
              <w:del w:author="Anonymous" w:id="55" w:date="2026-09-24T05:26:08Z">
                <w:sdt>
                  <w:sdtPr>
                    <w:id w:val="1620514780"/>
                    <w:tag w:val="goog_rdk_124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Suggests catering, venue, and decoration options for events</w:delText>
                    </w:r>
                  </w:sdtContent>
                </w:sdt>
              </w:del>
            </w:sdtContent>
          </w:sdt>
        </w:p>
      </w:sdtContent>
    </w:sdt>
    <w:sdt>
      <w:sdtPr>
        <w:id w:val="-778486373"/>
        <w:tag w:val="goog_rdk_1247"/>
      </w:sdtPr>
      <w:sdtContent>
        <w:p w:rsidR="00000000" w:rsidDel="00000000" w:rsidP="00000000" w:rsidRDefault="00000000" w:rsidRPr="00000000" w14:paraId="000000D1">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1449598121"/>
              <w:tag w:val="goog_rdk_1245"/>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673100"/>
                      <wp:effectExtent b="0" l="0" r="0" t="0"/>
                      <wp:docPr id="269"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5731200" cy="673100"/>
                              </a:xfrm>
                              <a:prstGeom prst="rect"/>
                              <a:ln/>
                            </pic:spPr>
                          </pic:pic>
                        </a:graphicData>
                      </a:graphic>
                    </wp:inline>
                  </w:drawing>
                </w:r>
              </w:del>
              <w:sdt>
                <w:sdtPr>
                  <w:id w:val="66286864"/>
                  <w:tag w:val="goog_rdk_1246"/>
                </w:sdtPr>
                <w:sdtContent>
                  <w:del w:author="Anonymous" w:id="55" w:date="2026-09-24T05:26:08Z">
                    <w:r w:rsidDel="00000000" w:rsidR="00000000" w:rsidRPr="00000000">
                      <w:rPr>
                        <w:rtl w:val="0"/>
                      </w:rPr>
                    </w:r>
                  </w:del>
                </w:sdtContent>
              </w:sdt>
              <w:del w:author="Anonymous" w:id="55" w:date="2026-09-24T05:26:08Z"/>
            </w:sdtContent>
          </w:sdt>
        </w:p>
      </w:sdtContent>
    </w:sdt>
    <w:sdt>
      <w:sdtPr>
        <w:id w:val="-646938358"/>
        <w:tag w:val="goog_rdk_1255"/>
      </w:sdtPr>
      <w:sdtContent>
        <w:p w:rsidR="00000000" w:rsidDel="00000000" w:rsidP="00000000" w:rsidRDefault="00000000" w:rsidRPr="00000000" w14:paraId="000000D2">
          <w:pPr>
            <w:numPr>
              <w:ilvl w:val="0"/>
              <w:numId w:val="32"/>
            </w:numPr>
            <w:spacing w:after="240" w:before="240" w:line="240" w:lineRule="auto"/>
            <w:ind w:left="144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32"/>
                </w:numPr>
                <w:spacing w:after="240" w:before="240" w:line="240" w:lineRule="auto"/>
                <w:ind w:left="1440" w:hanging="360"/>
              </w:pPr>
            </w:pPrChange>
          </w:pPr>
          <w:sdt>
            <w:sdtPr>
              <w:id w:val="58630556"/>
              <w:tag w:val="goog_rdk_1248"/>
            </w:sdtPr>
            <w:sdtContent>
              <w:del w:author="Anonymous" w:id="55" w:date="2026-09-24T05:26:08Z"/>
              <w:sdt>
                <w:sdtPr>
                  <w:id w:val="1883225862"/>
                  <w:tag w:val="goog_rdk_124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get home_recommendations by </w:delText>
                    </w:r>
                  </w:del>
                </w:sdtContent>
              </w:sdt>
              <w:del w:author="Anonymous" w:id="55" w:date="2026-09-24T05:26:08Z"/>
            </w:sdtContent>
          </w:sdt>
          <w:sdt>
            <w:sdtPr>
              <w:id w:val="-1948219475"/>
              <w:tag w:val="goog_rdk_1250"/>
            </w:sdtPr>
            <w:sdtContent>
              <w:ins w:author="Preethi Shanmugam" w:id="104" w:date="2026-09-24T06:11:14Z">
                <w:sdt>
                  <w:sdtPr>
                    <w:id w:val="306457358"/>
                    <w:tag w:val="goog_rdk_1251"/>
                  </w:sdtPr>
                  <w:sdtContent>
                    <w:del w:author="Anonymous" w:id="55" w:date="2026-09-24T05:26:08Z"/>
                  </w:sdtContent>
                </w:sdt>
              </w:ins>
              <w:sdt>
                <w:sdtPr>
                  <w:id w:val="-291353389"/>
                  <w:tag w:val="goog_rdk_1252"/>
                </w:sdtPr>
                <w:sdtContent>
                  <w:ins w:author="Preethi Shanmugam" w:id="104" w:date="2026-09-24T06:11:1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w:delText>
                      </w:r>
                    </w:del>
                  </w:ins>
                </w:sdtContent>
              </w:sdt>
              <w:ins w:author="Preethi Shanmugam" w:id="104" w:date="2026-09-24T06:11:14Z">
                <w:del w:author="Anonymous" w:id="55" w:date="2026-09-24T05:26:08Z"/>
              </w:ins>
            </w:sdtContent>
          </w:sdt>
          <w:sdt>
            <w:sdtPr>
              <w:id w:val="1159195001"/>
              <w:tag w:val="goog_rdk_1253"/>
            </w:sdtPr>
            <w:sdtContent>
              <w:del w:author="Anonymous" w:id="55" w:date="2026-09-24T05:26:08Z"/>
              <w:sdt>
                <w:sdtPr>
                  <w:id w:val="150848469"/>
                  <w:tag w:val="goog_rdk_125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using the function</w:delText>
                    </w:r>
                  </w:del>
                </w:sdtContent>
              </w:sdt>
              <w:del w:author="Anonymous" w:id="55" w:date="2026-09-24T05:26:08Z"/>
            </w:sdtContent>
          </w:sdt>
        </w:p>
      </w:sdtContent>
    </w:sdt>
    <w:sdt>
      <w:sdtPr>
        <w:id w:val="-476258772"/>
        <w:tag w:val="goog_rdk_1258"/>
      </w:sdtPr>
      <w:sdtContent>
        <w:p w:rsidR="00000000" w:rsidDel="00000000" w:rsidP="00000000" w:rsidRDefault="00000000" w:rsidRPr="00000000" w14:paraId="000000D3">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519457699"/>
              <w:tag w:val="goog_rdk_1256"/>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4368800"/>
                      <wp:effectExtent b="0" l="0" r="0" t="0"/>
                      <wp:docPr id="271"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5731200" cy="4368800"/>
                              </a:xfrm>
                              <a:prstGeom prst="rect"/>
                              <a:ln/>
                            </pic:spPr>
                          </pic:pic>
                        </a:graphicData>
                      </a:graphic>
                    </wp:inline>
                  </w:drawing>
                </w:r>
              </w:del>
              <w:sdt>
                <w:sdtPr>
                  <w:id w:val="-733154029"/>
                  <w:tag w:val="goog_rdk_1257"/>
                </w:sdtPr>
                <w:sdtContent>
                  <w:del w:author="Anonymous" w:id="55" w:date="2026-09-24T05:26:08Z">
                    <w:r w:rsidDel="00000000" w:rsidR="00000000" w:rsidRPr="00000000">
                      <w:rPr>
                        <w:rtl w:val="0"/>
                      </w:rPr>
                    </w:r>
                  </w:del>
                </w:sdtContent>
              </w:sdt>
              <w:del w:author="Anonymous" w:id="55" w:date="2026-09-24T05:26:08Z"/>
            </w:sdtContent>
          </w:sdt>
        </w:p>
      </w:sdtContent>
    </w:sdt>
    <w:sdt>
      <w:sdtPr>
        <w:id w:val="-219953885"/>
        <w:tag w:val="goog_rdk_1262"/>
      </w:sdtPr>
      <w:sdtContent>
        <w:p w:rsidR="00000000" w:rsidDel="00000000" w:rsidP="00000000" w:rsidRDefault="00000000" w:rsidRPr="00000000" w14:paraId="000000D4">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1886105301"/>
              <w:tag w:val="goog_rdk_1259"/>
            </w:sdtPr>
            <w:sdtContent>
              <w:del w:author="Anonymous" w:id="55" w:date="2026-09-24T05:26:08Z"/>
              <w:sdt>
                <w:sdtPr>
                  <w:id w:val="-500541814"/>
                  <w:tag w:val="goog_rdk_1260"/>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br w:type="textWrapping"/>
                    </w:r>
                  </w:del>
                </w:sdtContent>
              </w:sd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5016500"/>
                      <wp:effectExtent b="0" l="0" r="0" t="0"/>
                      <wp:docPr id="273"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5731200" cy="5016500"/>
                              </a:xfrm>
                              <a:prstGeom prst="rect"/>
                              <a:ln/>
                            </pic:spPr>
                          </pic:pic>
                        </a:graphicData>
                      </a:graphic>
                    </wp:inline>
                  </w:drawing>
                </w:r>
                <w:sdt>
                  <w:sdtPr>
                    <w:id w:val="-2005936238"/>
                    <w:tag w:val="goog_rdk_1261"/>
                  </w:sdtPr>
                  <w:sdtContent>
                    <w:r w:rsidDel="00000000" w:rsidR="00000000" w:rsidRPr="00000000">
                      <w:rPr>
                        <w:rtl w:val="0"/>
                      </w:rPr>
                    </w:r>
                  </w:sdtContent>
                </w:sdt>
              </w:del>
            </w:sdtContent>
          </w:sdt>
        </w:p>
      </w:sdtContent>
    </w:sdt>
    <w:sdt>
      <w:sdtPr>
        <w:id w:val="-402693484"/>
        <w:tag w:val="goog_rdk_1265"/>
      </w:sdtPr>
      <w:sdtContent>
        <w:p w:rsidR="00000000" w:rsidDel="00000000" w:rsidP="00000000" w:rsidRDefault="00000000" w:rsidRPr="00000000" w14:paraId="000000D5">
          <w:pPr>
            <w:numPr>
              <w:ilvl w:val="0"/>
              <w:numId w:val="36"/>
            </w:numPr>
            <w:spacing w:after="240" w:before="240" w:line="240" w:lineRule="auto"/>
            <w:ind w:left="144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36"/>
                </w:numPr>
                <w:spacing w:after="240" w:before="240" w:line="240" w:lineRule="auto"/>
                <w:ind w:left="1440" w:hanging="360"/>
              </w:pPr>
            </w:pPrChange>
          </w:pPr>
          <w:sdt>
            <w:sdtPr>
              <w:id w:val="-1985140481"/>
              <w:tag w:val="goog_rdk_1263"/>
            </w:sdtPr>
            <w:sdtContent>
              <w:del w:author="Anonymous" w:id="55" w:date="2026-09-24T05:26:08Z"/>
              <w:sdt>
                <w:sdtPr>
                  <w:id w:val="-1534655157"/>
                  <w:tag w:val="goog_rdk_126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linking the websites like amazon,flipkar,ikea ect…. to get the products</w:delText>
                    </w:r>
                  </w:del>
                </w:sdtContent>
              </w:sdt>
              <w:del w:author="Anonymous" w:id="55" w:date="2026-09-24T05:26:08Z"/>
            </w:sdtContent>
          </w:sdt>
        </w:p>
      </w:sdtContent>
    </w:sdt>
    <w:sdt>
      <w:sdtPr>
        <w:id w:val="1031741730"/>
        <w:tag w:val="goog_rdk_1268"/>
      </w:sdtPr>
      <w:sdtContent>
        <w:p w:rsidR="00000000" w:rsidDel="00000000" w:rsidP="00000000" w:rsidRDefault="00000000" w:rsidRPr="00000000" w14:paraId="000000D6">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40" w:before="240" w:line="240" w:lineRule="auto"/>
                <w:ind w:left="720" w:firstLine="0"/>
              </w:pPr>
            </w:pPrChange>
          </w:pPr>
          <w:sdt>
            <w:sdtPr>
              <w:id w:val="1884423455"/>
              <w:tag w:val="goog_rdk_1266"/>
            </w:sdtPr>
            <w:sdtContent>
              <w:del w:author="Anonymous" w:id="55" w:date="2026-09-24T05:26:08Z"/>
              <w:sdt>
                <w:sdtPr>
                  <w:id w:val="-263019299"/>
                  <w:tag w:val="goog_rdk_1267"/>
                </w:sdtPr>
                <w:sdtContent>
                  <w:del w:author="Anonymous" w:id="55" w:date="2026-09-24T05:26:08Z">
                    <w:r w:rsidDel="00000000" w:rsidR="00000000" w:rsidRPr="00000000">
                      <w:rPr>
                        <w:rtl w:val="0"/>
                      </w:rPr>
                    </w:r>
                  </w:del>
                </w:sdtContent>
              </w:sdt>
              <w:del w:author="Anonymous" w:id="55" w:date="2026-09-24T05:26:08Z"/>
            </w:sdtContent>
          </w:sdt>
        </w:p>
      </w:sdtContent>
    </w:sdt>
    <w:sdt>
      <w:sdtPr>
        <w:id w:val="204999425"/>
        <w:tag w:val="goog_rdk_1271"/>
      </w:sdtPr>
      <w:sdtContent>
        <w:p w:rsidR="00000000" w:rsidDel="00000000" w:rsidP="00000000" w:rsidRDefault="00000000" w:rsidRPr="00000000" w14:paraId="000000D7">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1810580286"/>
              <w:tag w:val="goog_rdk_1269"/>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3898900"/>
                      <wp:effectExtent b="0" l="0" r="0" t="0"/>
                      <wp:docPr id="276"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731200" cy="3898900"/>
                              </a:xfrm>
                              <a:prstGeom prst="rect"/>
                              <a:ln/>
                            </pic:spPr>
                          </pic:pic>
                        </a:graphicData>
                      </a:graphic>
                    </wp:inline>
                  </w:drawing>
                </w:r>
              </w:del>
              <w:sdt>
                <w:sdtPr>
                  <w:id w:val="-450006257"/>
                  <w:tag w:val="goog_rdk_1270"/>
                </w:sdtPr>
                <w:sdtContent>
                  <w:del w:author="Anonymous" w:id="55" w:date="2026-09-24T05:26:08Z">
                    <w:r w:rsidDel="00000000" w:rsidR="00000000" w:rsidRPr="00000000">
                      <w:rPr>
                        <w:rtl w:val="0"/>
                      </w:rPr>
                    </w:r>
                  </w:del>
                </w:sdtContent>
              </w:sdt>
              <w:del w:author="Anonymous" w:id="55" w:date="2026-09-24T05:26:08Z"/>
            </w:sdtContent>
          </w:sdt>
        </w:p>
      </w:sdtContent>
    </w:sdt>
    <w:sdt>
      <w:sdtPr>
        <w:id w:val="-62013346"/>
        <w:tag w:val="goog_rdk_1275"/>
      </w:sdtPr>
      <w:sdtContent>
        <w:p w:rsidR="00000000" w:rsidDel="00000000" w:rsidP="00000000" w:rsidRDefault="00000000" w:rsidRPr="00000000" w14:paraId="000000D8">
          <w:pPr>
            <w:numPr>
              <w:ilvl w:val="0"/>
              <w:numId w:val="16"/>
            </w:numPr>
            <w:spacing w:after="240" w:before="240" w:line="240" w:lineRule="auto"/>
            <w:ind w:left="144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u w:val="none"/>
                </w:rPr>
              </w:rPrChange>
            </w:rPr>
            <w:pPrChange w:author="Kavinilavu" w:id="0" w:date="2026-09-24T05:18:57Z">
              <w:pPr>
                <w:numPr>
                  <w:ilvl w:val="0"/>
                  <w:numId w:val="16"/>
                </w:numPr>
                <w:spacing w:after="240" w:before="240" w:line="240" w:lineRule="auto"/>
                <w:ind w:left="1440" w:hanging="360"/>
              </w:pPr>
            </w:pPrChange>
          </w:pPr>
          <w:sdt>
            <w:sdtPr>
              <w:id w:val="-141988847"/>
              <w:tag w:val="goog_rdk_1272"/>
            </w:sdtPr>
            <w:sdtContent>
              <w:del w:author="Anonymous" w:id="55" w:date="2026-09-24T05:26:08Z"/>
              <w:sdt>
                <w:sdtPr>
                  <w:id w:val="-630492464"/>
                  <w:tag w:val="goog_rdk_127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using the if condition to categorize the situation based products </w:delText>
                    </w:r>
                  </w:del>
                </w:sdtContent>
              </w:sdt>
              <w:del w:author="Anonymous" w:id="55" w:date="2026-09-24T05:26:08Z">
                <w:sdt>
                  <w:sdtPr>
                    <w:id w:val="-736458161"/>
                    <w:tag w:val="goog_rdk_1274"/>
                  </w:sdtPr>
                  <w:sdtContent>
                    <w:r w:rsidDel="00000000" w:rsidR="00000000" w:rsidRPr="00000000">
                      <w:rPr>
                        <w:rtl w:val="0"/>
                      </w:rPr>
                    </w:r>
                  </w:sdtContent>
                </w:sdt>
              </w:del>
            </w:sdtContent>
          </w:sdt>
        </w:p>
      </w:sdtContent>
    </w:sdt>
    <w:sdt>
      <w:sdtPr>
        <w:id w:val="458804146"/>
        <w:tag w:val="goog_rdk_1278"/>
      </w:sdtPr>
      <w:sdtContent>
        <w:p w:rsidR="00000000" w:rsidDel="00000000" w:rsidP="00000000" w:rsidRDefault="00000000" w:rsidRPr="00000000" w14:paraId="000000D9">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1289700775"/>
              <w:tag w:val="goog_rdk_1276"/>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3556000"/>
                      <wp:effectExtent b="0" l="0" r="0" t="0"/>
                      <wp:docPr id="233"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731200" cy="3556000"/>
                              </a:xfrm>
                              <a:prstGeom prst="rect"/>
                              <a:ln/>
                            </pic:spPr>
                          </pic:pic>
                        </a:graphicData>
                      </a:graphic>
                    </wp:inline>
                  </w:drawing>
                </w:r>
              </w:del>
              <w:sdt>
                <w:sdtPr>
                  <w:id w:val="627244901"/>
                  <w:tag w:val="goog_rdk_1277"/>
                </w:sdtPr>
                <w:sdtContent>
                  <w:del w:author="Anonymous" w:id="55" w:date="2026-09-24T05:26:08Z">
                    <w:r w:rsidDel="00000000" w:rsidR="00000000" w:rsidRPr="00000000">
                      <w:rPr>
                        <w:rtl w:val="0"/>
                      </w:rPr>
                    </w:r>
                  </w:del>
                </w:sdtContent>
              </w:sdt>
              <w:del w:author="Anonymous" w:id="55" w:date="2026-09-24T05:26:08Z"/>
            </w:sdtContent>
          </w:sdt>
        </w:p>
      </w:sdtContent>
    </w:sdt>
    <w:sdt>
      <w:sdtPr>
        <w:id w:val="1514604902"/>
        <w:tag w:val="goog_rdk_1281"/>
      </w:sdtPr>
      <w:sdtContent>
        <w:p w:rsidR="00000000" w:rsidDel="00000000" w:rsidP="00000000" w:rsidRDefault="00000000" w:rsidRPr="00000000" w14:paraId="000000DA">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864162704"/>
              <w:tag w:val="goog_rdk_1279"/>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2247900"/>
                      <wp:effectExtent b="0" l="0" r="0" t="0"/>
                      <wp:docPr id="234"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5731200" cy="2247900"/>
                              </a:xfrm>
                              <a:prstGeom prst="rect"/>
                              <a:ln/>
                            </pic:spPr>
                          </pic:pic>
                        </a:graphicData>
                      </a:graphic>
                    </wp:inline>
                  </w:drawing>
                </w:r>
              </w:del>
              <w:sdt>
                <w:sdtPr>
                  <w:id w:val="1156589072"/>
                  <w:tag w:val="goog_rdk_1280"/>
                </w:sdtPr>
                <w:sdtContent>
                  <w:del w:author="Anonymous" w:id="55" w:date="2026-09-24T05:26:08Z">
                    <w:r w:rsidDel="00000000" w:rsidR="00000000" w:rsidRPr="00000000">
                      <w:rPr>
                        <w:rtl w:val="0"/>
                      </w:rPr>
                    </w:r>
                  </w:del>
                </w:sdtContent>
              </w:sdt>
              <w:del w:author="Anonymous" w:id="55" w:date="2026-09-24T05:26:08Z"/>
            </w:sdtContent>
          </w:sdt>
        </w:p>
      </w:sdtContent>
    </w:sdt>
    <w:sdt>
      <w:sdtPr>
        <w:id w:val="1210795978"/>
        <w:tag w:val="goog_rdk_1285"/>
      </w:sdtPr>
      <w:sdtContent>
        <w:p w:rsidR="00000000" w:rsidDel="00000000" w:rsidP="00000000" w:rsidRDefault="00000000" w:rsidRPr="00000000" w14:paraId="000000DB">
          <w:pPr>
            <w:numPr>
              <w:ilvl w:val="0"/>
              <w:numId w:val="20"/>
            </w:numPr>
            <w:spacing w:after="0" w:before="24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0"/>
                </w:numPr>
                <w:spacing w:after="0" w:before="240" w:line="240" w:lineRule="auto"/>
                <w:ind w:left="720" w:hanging="360"/>
              </w:pPr>
            </w:pPrChange>
          </w:pPr>
          <w:sdt>
            <w:sdtPr>
              <w:id w:val="1291846784"/>
              <w:tag w:val="goog_rdk_1282"/>
            </w:sdtPr>
            <w:sdtContent>
              <w:del w:author="Anonymous" w:id="55" w:date="2026-09-24T05:26:08Z"/>
              <w:sdt>
                <w:sdtPr>
                  <w:id w:val="-1820950424"/>
                  <w:tag w:val="goog_rdk_128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/generate-jewelry</w:delText>
                    </w:r>
                  </w:del>
                </w:sdtContent>
              </w:sdt>
              <w:del w:author="Anonymous" w:id="55" w:date="2026-09-24T05:26:08Z">
                <w:sdt>
                  <w:sdtPr>
                    <w:id w:val="-11482604"/>
                    <w:tag w:val="goog_rdk_128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Accepts text + image inputs to return style-matched jewelry options.</w:delText>
                    </w:r>
                  </w:sdtContent>
                </w:sdt>
              </w:del>
            </w:sdtContent>
          </w:sdt>
        </w:p>
      </w:sdtContent>
    </w:sdt>
    <w:sdt>
      <w:sdtPr>
        <w:id w:val="2117953423"/>
        <w:tag w:val="goog_rdk_1303"/>
      </w:sdtPr>
      <w:sdtContent>
        <w:p w:rsidR="00000000" w:rsidDel="00000000" w:rsidP="00000000" w:rsidRDefault="00000000" w:rsidRPr="00000000" w14:paraId="000000DC">
          <w:pPr>
            <w:numPr>
              <w:ilvl w:val="0"/>
              <w:numId w:val="20"/>
            </w:numPr>
            <w:shd w:fill="1f1f1f" w:val="clear"/>
            <w:spacing w:after="0" w:before="0" w:line="325.71428571428567"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0"/>
                </w:numPr>
                <w:shd w:fill="1f1f1f" w:val="clear"/>
                <w:spacing w:after="0" w:before="0" w:line="325.71428571428567" w:lineRule="auto"/>
                <w:ind w:left="720" w:hanging="360"/>
              </w:pPr>
            </w:pPrChange>
          </w:pPr>
          <w:sdt>
            <w:sdtPr>
              <w:id w:val="-1290619675"/>
              <w:tag w:val="goog_rdk_1286"/>
            </w:sdtPr>
            <w:sdtContent>
              <w:del w:author="Anonymous" w:id="55" w:date="2026-09-24T05:26:08Z"/>
              <w:sdt>
                <w:sdtPr>
                  <w:id w:val="663152675"/>
                  <w:tag w:val="goog_rdk_1287"/>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569cd6"/>
                            <w:sz w:val="21"/>
                            <w:szCs w:val="21"/>
                          </w:rPr>
                        </w:rPrChange>
                      </w:rPr>
                      <w:delText xml:space="preserve">async</w:delText>
                    </w:r>
                  </w:del>
                </w:sdtContent>
              </w:sdt>
              <w:del w:author="Anonymous" w:id="55" w:date="2026-09-24T05:26:08Z">
                <w:sdt>
                  <w:sdtPr>
                    <w:id w:val="860422827"/>
                    <w:tag w:val="goog_rdk_1288"/>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 </w:delText>
                    </w:r>
                  </w:sdtContent>
                </w:sdt>
                <w:sdt>
                  <w:sdtPr>
                    <w:id w:val="664251724"/>
                    <w:tag w:val="goog_rdk_1289"/>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569cd6"/>
                            <w:sz w:val="21"/>
                            <w:szCs w:val="21"/>
                          </w:rPr>
                        </w:rPrChange>
                      </w:rPr>
                      <w:delText xml:space="preserve">def</w:delText>
                    </w:r>
                  </w:sdtContent>
                </w:sdt>
                <w:sdt>
                  <w:sdtPr>
                    <w:id w:val="-1508893974"/>
                    <w:tag w:val="goog_rdk_1290"/>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 </w:delText>
                    </w:r>
                  </w:sdtContent>
                </w:sdt>
                <w:sdt>
                  <w:sdtPr>
                    <w:id w:val="-2088988225"/>
                    <w:tag w:val="goog_rdk_1291"/>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dcdcaa"/>
                            <w:sz w:val="21"/>
                            <w:szCs w:val="21"/>
                          </w:rPr>
                        </w:rPrChange>
                      </w:rPr>
                      <w:delText xml:space="preserve">jewelry_planne</w:delText>
                    </w:r>
                  </w:sdtContent>
                </w:sdt>
                <w:sdt>
                  <w:sdtPr>
                    <w:id w:val="-1160770448"/>
                    <w:tag w:val="goog_rdk_1292"/>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9cdcfe"/>
                            <w:sz w:val="21"/>
                            <w:szCs w:val="21"/>
                          </w:rPr>
                        </w:rPrChange>
                      </w:rPr>
                      <w:delText xml:space="preserve">r(request</w:delText>
                    </w:r>
                  </w:sdtContent>
                </w:sdt>
                <w:sdt>
                  <w:sdtPr>
                    <w:id w:val="1189137881"/>
                    <w:tag w:val="goog_rdk_1293"/>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4ec9b0"/>
                            <w:sz w:val="21"/>
                            <w:szCs w:val="21"/>
                          </w:rPr>
                        </w:rPrChange>
                      </w:rPr>
                      <w:delText xml:space="preserve">: Reque</w:delText>
                    </w:r>
                  </w:sdtContent>
                </w:sdt>
                <w:sdt>
                  <w:sdtPr>
                    <w:id w:val="-431728808"/>
                    <w:tag w:val="goog_rdk_1294"/>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st</w:delText>
                    </w:r>
                  </w:sdtContent>
                </w:sdt>
                <w:sdt>
                  <w:sdtPr>
                    <w:id w:val="1815096292"/>
                    <w:tag w:val="goog_rdk_1295"/>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9cdcfe"/>
                            <w:sz w:val="21"/>
                            <w:szCs w:val="21"/>
                          </w:rPr>
                        </w:rPrChange>
                      </w:rPr>
                      <w:delText xml:space="preserve">, current_user</w:delText>
                    </w:r>
                  </w:sdtContent>
                </w:sdt>
                <w:sdt>
                  <w:sdtPr>
                    <w:id w:val="-1902338674"/>
                    <w:tag w:val="goog_rdk_1296"/>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4ec9b0"/>
                            <w:sz w:val="21"/>
                            <w:szCs w:val="21"/>
                          </w:rPr>
                        </w:rPrChange>
                      </w:rPr>
                      <w:delText xml:space="preserve">: UserIn</w:delText>
                    </w:r>
                  </w:sdtContent>
                </w:sdt>
                <w:sdt>
                  <w:sdtPr>
                    <w:id w:val="-161692680"/>
                    <w:tag w:val="goog_rdk_1297"/>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DB </w:delText>
                    </w:r>
                  </w:sdtContent>
                </w:sdt>
                <w:sdt>
                  <w:sdtPr>
                    <w:id w:val="1821510018"/>
                    <w:tag w:val="goog_rdk_1298"/>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dcdcaa"/>
                            <w:sz w:val="21"/>
                            <w:szCs w:val="21"/>
                          </w:rPr>
                        </w:rPrChange>
                      </w:rPr>
                      <w:delText xml:space="preserve">= Depen</w:delText>
                    </w:r>
                  </w:sdtContent>
                </w:sdt>
                <w:sdt>
                  <w:sdtPr>
                    <w:id w:val="1781977086"/>
                    <w:tag w:val="goog_rdk_1299"/>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d</w:delText>
                    </w:r>
                  </w:sdtContent>
                </w:sdt>
                <w:sdt>
                  <w:sdtPr>
                    <w:id w:val="-1407405107"/>
                    <w:tag w:val="goog_rdk_1300"/>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dcdcaa"/>
                            <w:sz w:val="21"/>
                            <w:szCs w:val="21"/>
                          </w:rPr>
                        </w:rPrChange>
                      </w:rPr>
                      <w:delText xml:space="preserve">s(get_current_active_us</w:delText>
                    </w:r>
                  </w:sdtContent>
                </w:sdt>
                <w:sdt>
                  <w:sdtPr>
                    <w:id w:val="-1203932470"/>
                    <w:tag w:val="goog_rdk_1301"/>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er)):</w:delText>
                    </w:r>
                  </w:sdtContent>
                </w:sdt>
                <w:sdt>
                  <w:sdtPr>
                    <w:id w:val="1080329964"/>
                    <w:tag w:val="goog_rdk_1302"/>
                  </w:sdtPr>
                  <w:sdtContent>
                    <w:r w:rsidDel="00000000" w:rsidR="00000000" w:rsidRPr="00000000">
                      <w:rPr>
                        <w:rtl w:val="0"/>
                      </w:rPr>
                    </w:r>
                  </w:sdtContent>
                </w:sdt>
              </w:del>
            </w:sdtContent>
          </w:sdt>
        </w:p>
      </w:sdtContent>
    </w:sdt>
    <w:sdt>
      <w:sdtPr>
        <w:id w:val="2088150040"/>
        <w:tag w:val="goog_rdk_1308"/>
      </w:sdtPr>
      <w:sdtContent>
        <w:p w:rsidR="00000000" w:rsidDel="00000000" w:rsidP="00000000" w:rsidRDefault="00000000" w:rsidRPr="00000000" w14:paraId="000000DD">
          <w:pPr>
            <w:numPr>
              <w:ilvl w:val="0"/>
              <w:numId w:val="20"/>
            </w:numPr>
            <w:shd w:fill="1f1f1f" w:val="clear"/>
            <w:spacing w:after="0" w:before="0" w:line="325.71428571428567"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0"/>
                </w:numPr>
                <w:shd w:fill="1f1f1f" w:val="clear"/>
                <w:spacing w:after="0" w:before="0" w:line="325.71428571428567" w:lineRule="auto"/>
                <w:ind w:left="720" w:hanging="360"/>
              </w:pPr>
            </w:pPrChange>
          </w:pPr>
          <w:sdt>
            <w:sdtPr>
              <w:id w:val="-933076521"/>
              <w:tag w:val="goog_rdk_1304"/>
            </w:sdtPr>
            <w:sdtContent>
              <w:del w:author="Anonymous" w:id="55" w:date="2026-09-24T05:26:08Z"/>
              <w:sdt>
                <w:sdtPr>
                  <w:id w:val="-1892243538"/>
                  <w:tag w:val="goog_rdk_1305"/>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    </w:delText>
                    </w:r>
                  </w:del>
                </w:sdtContent>
              </w:sdt>
              <w:del w:author="Anonymous" w:id="55" w:date="2026-09-24T05:26:08Z">
                <w:sdt>
                  <w:sdtPr>
                    <w:id w:val="744263509"/>
                    <w:tag w:val="goog_rdk_1306"/>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e9178"/>
                            <w:sz w:val="21"/>
                            <w:szCs w:val="21"/>
                          </w:rPr>
                        </w:rPrChange>
                      </w:rPr>
                      <w:delText xml:space="preserve">"""Jewelry budget planner page"""</w:delText>
                    </w:r>
                  </w:sdtContent>
                </w:sdt>
                <w:sdt>
                  <w:sdtPr>
                    <w:id w:val="423756029"/>
                    <w:tag w:val="goog_rdk_1307"/>
                  </w:sdtPr>
                  <w:sdtContent>
                    <w:r w:rsidDel="00000000" w:rsidR="00000000" w:rsidRPr="00000000">
                      <w:rPr>
                        <w:rtl w:val="0"/>
                      </w:rPr>
                    </w:r>
                  </w:sdtContent>
                </w:sdt>
              </w:del>
            </w:sdtContent>
          </w:sdt>
        </w:p>
      </w:sdtContent>
    </w:sdt>
    <w:sdt>
      <w:sdtPr>
        <w:id w:val="1448709465"/>
        <w:tag w:val="goog_rdk_1326"/>
      </w:sdtPr>
      <w:sdtContent>
        <w:p w:rsidR="00000000" w:rsidDel="00000000" w:rsidP="00000000" w:rsidRDefault="00000000" w:rsidRPr="00000000" w14:paraId="000000DE">
          <w:pPr>
            <w:numPr>
              <w:ilvl w:val="0"/>
              <w:numId w:val="20"/>
            </w:numPr>
            <w:shd w:fill="1f1f1f" w:val="clear"/>
            <w:spacing w:after="240" w:before="0" w:line="325.71428571428567"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0"/>
                </w:numPr>
                <w:shd w:fill="1f1f1f" w:val="clear"/>
                <w:spacing w:after="240" w:before="0" w:line="325.71428571428567" w:lineRule="auto"/>
                <w:ind w:left="720" w:hanging="360"/>
              </w:pPr>
            </w:pPrChange>
          </w:pPr>
          <w:sdt>
            <w:sdtPr>
              <w:id w:val="1964049318"/>
              <w:tag w:val="goog_rdk_1309"/>
            </w:sdtPr>
            <w:sdtContent>
              <w:del w:author="Anonymous" w:id="55" w:date="2026-09-24T05:26:08Z"/>
              <w:sdt>
                <w:sdtPr>
                  <w:id w:val="-38200643"/>
                  <w:tag w:val="goog_rdk_1310"/>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    </w:delText>
                    </w:r>
                  </w:del>
                </w:sdtContent>
              </w:sdt>
              <w:del w:author="Anonymous" w:id="55" w:date="2026-09-24T05:26:08Z">
                <w:sdt>
                  <w:sdtPr>
                    <w:id w:val="-949335995"/>
                    <w:tag w:val="goog_rdk_1311"/>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586c0"/>
                            <w:sz w:val="21"/>
                            <w:szCs w:val="21"/>
                          </w:rPr>
                        </w:rPrChange>
                      </w:rPr>
                      <w:delText xml:space="preserve">return</w:delText>
                    </w:r>
                  </w:sdtContent>
                </w:sdt>
                <w:sdt>
                  <w:sdtPr>
                    <w:id w:val="-765919182"/>
                    <w:tag w:val="goog_rdk_1312"/>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 </w:delText>
                    </w:r>
                  </w:sdtContent>
                </w:sdt>
                <w:sdt>
                  <w:sdtPr>
                    <w:id w:val="722838598"/>
                    <w:tag w:val="goog_rdk_1313"/>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9cdcfe"/>
                            <w:sz w:val="21"/>
                            <w:szCs w:val="21"/>
                          </w:rPr>
                        </w:rPrChange>
                      </w:rPr>
                      <w:delText xml:space="preserve">templates</w:delText>
                    </w:r>
                  </w:sdtContent>
                </w:sdt>
                <w:sdt>
                  <w:sdtPr>
                    <w:id w:val="1111611591"/>
                    <w:tag w:val="goog_rdk_1314"/>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w:delText>
                    </w:r>
                  </w:sdtContent>
                </w:sdt>
                <w:sdt>
                  <w:sdtPr>
                    <w:id w:val="744551677"/>
                    <w:tag w:val="goog_rdk_1315"/>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dcdcaa"/>
                            <w:sz w:val="21"/>
                            <w:szCs w:val="21"/>
                          </w:rPr>
                        </w:rPrChange>
                      </w:rPr>
                      <w:delText xml:space="preserve">TemplateResponse</w:delText>
                    </w:r>
                  </w:sdtContent>
                </w:sdt>
                <w:sdt>
                  <w:sdtPr>
                    <w:id w:val="2087487583"/>
                    <w:tag w:val="goog_rdk_1316"/>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w:delText>
                    </w:r>
                  </w:sdtContent>
                </w:sdt>
                <w:sdt>
                  <w:sdtPr>
                    <w:id w:val="1088816243"/>
                    <w:tag w:val="goog_rdk_1317"/>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e9178"/>
                            <w:sz w:val="21"/>
                            <w:szCs w:val="21"/>
                          </w:rPr>
                        </w:rPrChange>
                      </w:rPr>
                      <w:delText xml:space="preserve">"jewelry_planner.html"</w:delText>
                    </w:r>
                  </w:sdtContent>
                </w:sdt>
                <w:sdt>
                  <w:sdtPr>
                    <w:id w:val="-2012009435"/>
                    <w:tag w:val="goog_rdk_1318"/>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 {</w:delText>
                    </w:r>
                  </w:sdtContent>
                </w:sdt>
                <w:sdt>
                  <w:sdtPr>
                    <w:id w:val="-1780814576"/>
                    <w:tag w:val="goog_rdk_1319"/>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e9178"/>
                            <w:sz w:val="21"/>
                            <w:szCs w:val="21"/>
                          </w:rPr>
                        </w:rPrChange>
                      </w:rPr>
                      <w:delText xml:space="preserve">"request"</w:delText>
                    </w:r>
                  </w:sdtContent>
                </w:sdt>
                <w:sdt>
                  <w:sdtPr>
                    <w:id w:val="1023499853"/>
                    <w:tag w:val="goog_rdk_1320"/>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9cdcfe"/>
                            <w:sz w:val="21"/>
                            <w:szCs w:val="21"/>
                          </w:rPr>
                        </w:rPrChange>
                      </w:rPr>
                      <w:delText xml:space="preserve">: reque</w:delText>
                    </w:r>
                  </w:sdtContent>
                </w:sdt>
                <w:sdt>
                  <w:sdtPr>
                    <w:id w:val="-48513671"/>
                    <w:tag w:val="goog_rdk_1321"/>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st, </w:delText>
                    </w:r>
                  </w:sdtContent>
                </w:sdt>
                <w:sdt>
                  <w:sdtPr>
                    <w:id w:val="-361290297"/>
                    <w:tag w:val="goog_rdk_1322"/>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e9178"/>
                            <w:sz w:val="21"/>
                            <w:szCs w:val="21"/>
                          </w:rPr>
                        </w:rPrChange>
                      </w:rPr>
                      <w:delText xml:space="preserve">"user"</w:delText>
                    </w:r>
                  </w:sdtContent>
                </w:sdt>
                <w:sdt>
                  <w:sdtPr>
                    <w:id w:val="-954776856"/>
                    <w:tag w:val="goog_rdk_1323"/>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9cdcfe"/>
                            <w:sz w:val="21"/>
                            <w:szCs w:val="21"/>
                          </w:rPr>
                        </w:rPrChange>
                      </w:rPr>
                      <w:delText xml:space="preserve">: current_us</w:delText>
                    </w:r>
                  </w:sdtContent>
                </w:sdt>
                <w:sdt>
                  <w:sdtPr>
                    <w:id w:val="1588925775"/>
                    <w:tag w:val="goog_rdk_1324"/>
                  </w:sdtPr>
                  <w:sdtContent>
                    <w:r w:rsidDel="00000000" w:rsidR="00000000" w:rsidRPr="00000000">
                      <w:rPr>
                        <w:rFonts w:ascii="Calibri" w:cs="Calibri" w:eastAsia="Calibri" w:hAnsi="Calibri"/>
                        <w:strike w:val="1"/>
                        <w:highlight w:val="black"/>
                        <w:u w:val="single"/>
                        <w:rtl w:val="0"/>
                        <w:rPrChange w:author="Sushanth G.k" w:id="3" w:date="2026-09-24T07:06:28Z">
                          <w:rPr>
                            <w:rFonts w:ascii="Courier New" w:cs="Courier New" w:eastAsia="Courier New" w:hAnsi="Courier New"/>
                            <w:color w:val="cccccc"/>
                            <w:sz w:val="21"/>
                            <w:szCs w:val="21"/>
                          </w:rPr>
                        </w:rPrChange>
                      </w:rPr>
                      <w:delText xml:space="preserve">er})</w:delText>
                    </w:r>
                  </w:sdtContent>
                </w:sdt>
                <w:sdt>
                  <w:sdtPr>
                    <w:id w:val="-167567487"/>
                    <w:tag w:val="goog_rdk_1325"/>
                  </w:sdtPr>
                  <w:sdtContent>
                    <w:r w:rsidDel="00000000" w:rsidR="00000000" w:rsidRPr="00000000">
                      <w:rPr>
                        <w:rtl w:val="0"/>
                      </w:rPr>
                    </w:r>
                  </w:sdtContent>
                </w:sdt>
              </w:del>
            </w:sdtContent>
          </w:sdt>
        </w:p>
      </w:sdtContent>
    </w:sdt>
    <w:sdt>
      <w:sdtPr>
        <w:id w:val="1070051847"/>
        <w:tag w:val="goog_rdk_1329"/>
      </w:sdtPr>
      <w:sdtContent>
        <w:p w:rsidR="00000000" w:rsidDel="00000000" w:rsidP="00000000" w:rsidRDefault="00000000" w:rsidRPr="00000000" w14:paraId="000000DF">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40" w:before="240" w:line="240" w:lineRule="auto"/>
                <w:ind w:left="720" w:firstLine="0"/>
              </w:pPr>
            </w:pPrChange>
          </w:pPr>
          <w:sdt>
            <w:sdtPr>
              <w:id w:val="1001774699"/>
              <w:tag w:val="goog_rdk_1327"/>
            </w:sdtPr>
            <w:sdtContent>
              <w:del w:author="Anonymous" w:id="55" w:date="2026-09-24T05:26:08Z"/>
              <w:sdt>
                <w:sdtPr>
                  <w:id w:val="-605719633"/>
                  <w:tag w:val="goog_rdk_1328"/>
                </w:sdtPr>
                <w:sdtContent>
                  <w:del w:author="Anonymous" w:id="55" w:date="2026-09-24T05:26:08Z">
                    <w:r w:rsidDel="00000000" w:rsidR="00000000" w:rsidRPr="00000000">
                      <w:rPr>
                        <w:rtl w:val="0"/>
                      </w:rPr>
                    </w:r>
                  </w:del>
                </w:sdtContent>
              </w:sdt>
              <w:del w:author="Anonymous" w:id="55" w:date="2026-09-24T05:26:08Z"/>
            </w:sdtContent>
          </w:sdt>
        </w:p>
      </w:sdtContent>
    </w:sdt>
    <w:sdt>
      <w:sdtPr>
        <w:id w:val="235420778"/>
        <w:tag w:val="goog_rdk_1332"/>
      </w:sdtPr>
      <w:sdtContent>
        <w:p w:rsidR="00000000" w:rsidDel="00000000" w:rsidP="00000000" w:rsidRDefault="00000000" w:rsidRPr="00000000" w14:paraId="000000E0">
          <w:pPr>
            <w:numPr>
              <w:ilvl w:val="0"/>
              <w:numId w:val="20"/>
            </w:numPr>
            <w:spacing w:after="240" w:before="24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0"/>
                </w:numPr>
                <w:spacing w:after="240" w:before="240" w:line="240" w:lineRule="auto"/>
                <w:ind w:left="720" w:hanging="360"/>
              </w:pPr>
            </w:pPrChange>
          </w:pPr>
          <w:sdt>
            <w:sdtPr>
              <w:id w:val="1418642639"/>
              <w:tag w:val="goog_rdk_1330"/>
            </w:sdtPr>
            <w:sdtContent>
              <w:del w:author="Anonymous" w:id="55" w:date="2026-09-24T05:26:08Z"/>
              <w:sdt>
                <w:sdtPr>
                  <w:id w:val="2099956019"/>
                  <w:tag w:val="goog_rdk_133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get home_recommendations by using the function</w:delText>
                    </w:r>
                  </w:del>
                </w:sdtContent>
              </w:sdt>
              <w:del w:author="Anonymous" w:id="55" w:date="2026-09-24T05:26:08Z"/>
            </w:sdtContent>
          </w:sdt>
        </w:p>
      </w:sdtContent>
    </w:sdt>
    <w:sdt>
      <w:sdtPr>
        <w:id w:val="-1172093309"/>
        <w:tag w:val="goog_rdk_1335"/>
      </w:sdtPr>
      <w:sdtContent>
        <w:p w:rsidR="00000000" w:rsidDel="00000000" w:rsidP="00000000" w:rsidRDefault="00000000" w:rsidRPr="00000000" w14:paraId="000000E1">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rPr>
              </w:rPrChange>
            </w:rPr>
            <w:pPrChange w:author="Gayathri" w:id="0" w:date="2026-09-24T05:13:41Z">
              <w:pPr>
                <w:spacing w:after="280" w:before="280" w:line="240" w:lineRule="auto"/>
              </w:pPr>
            </w:pPrChange>
          </w:pPr>
          <w:sdt>
            <w:sdtPr>
              <w:id w:val="1485765582"/>
              <w:tag w:val="goog_rdk_1333"/>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rPr>
                    </w:rPrChange>
                  </w:rPr>
                  <w:drawing>
                    <wp:inline distB="114300" distT="114300" distL="114300" distR="114300">
                      <wp:extent cx="5731200" cy="3632200"/>
                      <wp:effectExtent b="0" l="0" r="0" t="0"/>
                      <wp:docPr id="235"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3632200"/>
                              </a:xfrm>
                              <a:prstGeom prst="rect"/>
                              <a:ln/>
                            </pic:spPr>
                          </pic:pic>
                        </a:graphicData>
                      </a:graphic>
                    </wp:inline>
                  </w:drawing>
                </w:r>
              </w:del>
              <w:sdt>
                <w:sdtPr>
                  <w:id w:val="-239773265"/>
                  <w:tag w:val="goog_rdk_1334"/>
                </w:sdtPr>
                <w:sdtContent>
                  <w:del w:author="Anonymous" w:id="55" w:date="2026-09-24T05:26:08Z">
                    <w:r w:rsidDel="00000000" w:rsidR="00000000" w:rsidRPr="00000000">
                      <w:rPr>
                        <w:rtl w:val="0"/>
                      </w:rPr>
                    </w:r>
                  </w:del>
                </w:sdtContent>
              </w:sdt>
              <w:del w:author="Anonymous" w:id="55" w:date="2026-09-24T05:26:08Z"/>
            </w:sdtContent>
          </w:sdt>
        </w:p>
      </w:sdtContent>
    </w:sdt>
    <w:sdt>
      <w:sdtPr>
        <w:id w:val="1382544168"/>
        <w:tag w:val="goog_rdk_1338"/>
      </w:sdtPr>
      <w:sdtContent>
        <w:p w:rsidR="00000000" w:rsidDel="00000000" w:rsidP="00000000" w:rsidRDefault="00000000" w:rsidRPr="00000000" w14:paraId="000000E2">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rPr>
              </w:rPrChange>
            </w:rPr>
            <w:pPrChange w:author="Gayathri" w:id="0" w:date="2026-09-24T05:13:41Z">
              <w:pPr>
                <w:spacing w:after="280" w:before="280" w:line="240" w:lineRule="auto"/>
              </w:pPr>
            </w:pPrChange>
          </w:pPr>
          <w:sdt>
            <w:sdtPr>
              <w:id w:val="-232900313"/>
              <w:tag w:val="goog_rdk_1336"/>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rPr>
                    </w:rPrChange>
                  </w:rPr>
                  <w:drawing>
                    <wp:inline distB="114300" distT="114300" distL="114300" distR="114300">
                      <wp:extent cx="5731200" cy="4851400"/>
                      <wp:effectExtent b="0" l="0" r="0" t="0"/>
                      <wp:docPr id="236" name="image53.png"/>
                      <a:graphic>
                        <a:graphicData uri="http://schemas.openxmlformats.org/drawingml/2006/picture">
                          <pic:pic>
                            <pic:nvPicPr>
                              <pic:cNvPr id="0" name="image53.png"/>
                              <pic:cNvPicPr preferRelativeResize="0"/>
                            </pic:nvPicPr>
                            <pic:blipFill>
                              <a:blip r:embed="rId34"/>
                              <a:srcRect b="0" l="0" r="0" t="0"/>
                              <a:stretch>
                                <a:fillRect/>
                              </a:stretch>
                            </pic:blipFill>
                            <pic:spPr>
                              <a:xfrm>
                                <a:off x="0" y="0"/>
                                <a:ext cx="5731200" cy="4851400"/>
                              </a:xfrm>
                              <a:prstGeom prst="rect"/>
                              <a:ln/>
                            </pic:spPr>
                          </pic:pic>
                        </a:graphicData>
                      </a:graphic>
                    </wp:inline>
                  </w:drawing>
                </w:r>
              </w:del>
              <w:sdt>
                <w:sdtPr>
                  <w:id w:val="1696102195"/>
                  <w:tag w:val="goog_rdk_1337"/>
                </w:sdtPr>
                <w:sdtContent>
                  <w:del w:author="Anonymous" w:id="55" w:date="2026-09-24T05:26:08Z">
                    <w:r w:rsidDel="00000000" w:rsidR="00000000" w:rsidRPr="00000000">
                      <w:rPr>
                        <w:rtl w:val="0"/>
                      </w:rPr>
                    </w:r>
                  </w:del>
                </w:sdtContent>
              </w:sdt>
              <w:del w:author="Anonymous" w:id="55" w:date="2026-09-24T05:26:08Z"/>
            </w:sdtContent>
          </w:sdt>
        </w:p>
      </w:sdtContent>
    </w:sdt>
    <w:sdt>
      <w:sdtPr>
        <w:id w:val="-246887233"/>
        <w:tag w:val="goog_rdk_1342"/>
      </w:sdtPr>
      <w:sdtContent>
        <w:p w:rsidR="00000000" w:rsidDel="00000000" w:rsidP="00000000" w:rsidRDefault="00000000" w:rsidRPr="00000000" w14:paraId="000000E3">
          <w:pPr>
            <w:numPr>
              <w:ilvl w:val="0"/>
              <w:numId w:val="21"/>
            </w:numPr>
            <w:spacing w:after="280" w:before="28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u w:val="none"/>
                </w:rPr>
              </w:rPrChange>
            </w:rPr>
            <w:pPrChange w:author="Kavinilavu" w:id="0" w:date="2026-09-24T05:18:57Z">
              <w:pPr>
                <w:numPr>
                  <w:ilvl w:val="0"/>
                  <w:numId w:val="21"/>
                </w:numPr>
                <w:spacing w:after="280" w:before="280" w:line="240" w:lineRule="auto"/>
                <w:ind w:left="720" w:hanging="360"/>
              </w:pPr>
            </w:pPrChange>
          </w:pPr>
          <w:sdt>
            <w:sdtPr>
              <w:id w:val="1636836212"/>
              <w:tag w:val="goog_rdk_1339"/>
            </w:sdtPr>
            <w:sdtContent>
              <w:del w:author="Anonymous" w:id="55" w:date="2026-09-24T05:26:08Z"/>
              <w:sdt>
                <w:sdtPr>
                  <w:id w:val="-1987244707"/>
                  <w:tag w:val="goog_rdk_1340"/>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linking the websites like amazon,flipkar,ikea ect…. to get the products</w:delText>
                    </w:r>
                  </w:del>
                </w:sdtContent>
              </w:sdt>
              <w:del w:author="Anonymous" w:id="55" w:date="2026-09-24T05:26:08Z">
                <w:sdt>
                  <w:sdtPr>
                    <w:id w:val="1086390520"/>
                    <w:tag w:val="goog_rdk_1341"/>
                  </w:sdtPr>
                  <w:sdtContent>
                    <w:r w:rsidDel="00000000" w:rsidR="00000000" w:rsidRPr="00000000">
                      <w:rPr>
                        <w:rtl w:val="0"/>
                      </w:rPr>
                    </w:r>
                  </w:sdtContent>
                </w:sdt>
              </w:del>
            </w:sdtContent>
          </w:sdt>
        </w:p>
      </w:sdtContent>
    </w:sdt>
    <w:sdt>
      <w:sdtPr>
        <w:id w:val="373571825"/>
        <w:tag w:val="goog_rdk_1345"/>
      </w:sdtPr>
      <w:sdtContent>
        <w:p w:rsidR="00000000" w:rsidDel="00000000" w:rsidP="00000000" w:rsidRDefault="00000000" w:rsidRPr="00000000" w14:paraId="000000E4">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rPr>
              </w:rPrChange>
            </w:rPr>
            <w:pPrChange w:author="Gayathri" w:id="0" w:date="2026-09-24T05:13:41Z">
              <w:pPr>
                <w:spacing w:after="280" w:before="280" w:line="240" w:lineRule="auto"/>
              </w:pPr>
            </w:pPrChange>
          </w:pPr>
          <w:sdt>
            <w:sdtPr>
              <w:id w:val="1472574034"/>
              <w:tag w:val="goog_rdk_1343"/>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rPr>
                    </w:rPrChange>
                  </w:rPr>
                  <w:drawing>
                    <wp:inline distB="114300" distT="114300" distL="114300" distR="114300">
                      <wp:extent cx="5731200" cy="2311400"/>
                      <wp:effectExtent b="0" l="0" r="0" t="0"/>
                      <wp:docPr id="237"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731200" cy="2311400"/>
                              </a:xfrm>
                              <a:prstGeom prst="rect"/>
                              <a:ln/>
                            </pic:spPr>
                          </pic:pic>
                        </a:graphicData>
                      </a:graphic>
                    </wp:inline>
                  </w:drawing>
                </w:r>
              </w:del>
              <w:sdt>
                <w:sdtPr>
                  <w:id w:val="1990235954"/>
                  <w:tag w:val="goog_rdk_1344"/>
                </w:sdtPr>
                <w:sdtContent>
                  <w:del w:author="Anonymous" w:id="55" w:date="2026-09-24T05:26:08Z">
                    <w:r w:rsidDel="00000000" w:rsidR="00000000" w:rsidRPr="00000000">
                      <w:rPr>
                        <w:rtl w:val="0"/>
                      </w:rPr>
                    </w:r>
                  </w:del>
                </w:sdtContent>
              </w:sdt>
              <w:del w:author="Anonymous" w:id="55" w:date="2026-09-24T05:26:08Z"/>
            </w:sdtContent>
          </w:sdt>
        </w:p>
      </w:sdtContent>
    </w:sdt>
    <w:sdt>
      <w:sdtPr>
        <w:id w:val="-1605164611"/>
        <w:tag w:val="goog_rdk_1348"/>
      </w:sdtPr>
      <w:sdtContent>
        <w:p w:rsidR="00000000" w:rsidDel="00000000" w:rsidP="00000000" w:rsidRDefault="00000000" w:rsidRPr="00000000" w14:paraId="000000E5">
          <w:pPr>
            <w:pStyle w:val="Heading1"/>
            <w:spacing w:after="280" w:before="28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b w:val="1"/>
                  <w:bCs w:val="1"/>
                </w:rPr>
              </w:rPrChange>
            </w:rPr>
            <w:pPrChange w:author="Gayathri" w:id="0" w:date="2026-09-24T05:13:41Z">
              <w:pPr>
                <w:spacing w:after="280" w:before="280" w:line="240" w:lineRule="auto"/>
              </w:pPr>
            </w:pPrChange>
          </w:pPr>
          <w:sdt>
            <w:sdtPr>
              <w:id w:val="1644447310"/>
              <w:tag w:val="goog_rdk_1346"/>
            </w:sdtPr>
            <w:sdtContent>
              <w:del w:author="Anonymous" w:id="55" w:date="2026-09-24T05:26:08Z"/>
              <w:sdt>
                <w:sdtPr>
                  <w:id w:val="103828483"/>
                  <w:tag w:val="goog_rdk_1347"/>
                </w:sdtPr>
                <w:sdtContent>
                  <w:del w:author="Anonymous" w:id="55" w:date="2026-09-24T05:26:08Z">
                    <w:r w:rsidDel="00000000" w:rsidR="00000000" w:rsidRPr="00000000">
                      <w:rPr>
                        <w:rtl w:val="0"/>
                      </w:rPr>
                    </w:r>
                  </w:del>
                </w:sdtContent>
              </w:sdt>
              <w:del w:author="Anonymous" w:id="55" w:date="2026-09-24T05:26:08Z"/>
            </w:sdtContent>
          </w:sdt>
        </w:p>
      </w:sdtContent>
    </w:sdt>
    <w:sdt>
      <w:sdtPr>
        <w:id w:val="-1247915610"/>
        <w:tag w:val="goog_rdk_1351"/>
      </w:sdtPr>
      <w:sdtContent>
        <w:p w:rsidR="00000000" w:rsidDel="00000000" w:rsidP="00000000" w:rsidRDefault="00000000" w:rsidRPr="00000000" w14:paraId="000000E6">
          <w:pPr>
            <w:pStyle w:val="Heading1"/>
            <w:spacing w:after="280" w:before="28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b w:val="1"/>
                  <w:bCs w:val="1"/>
                </w:rPr>
              </w:rPrChange>
            </w:rPr>
            <w:pPrChange w:author="Gayathri" w:id="0" w:date="2026-09-24T05:13:41Z">
              <w:pPr>
                <w:spacing w:after="280" w:before="280" w:line="240" w:lineRule="auto"/>
              </w:pPr>
            </w:pPrChange>
          </w:pPr>
          <w:sdt>
            <w:sdtPr>
              <w:id w:val="-1424808676"/>
              <w:tag w:val="goog_rdk_1349"/>
            </w:sdtPr>
            <w:sdtContent>
              <w:del w:author="Anonymous" w:id="55" w:date="2026-09-24T05:26:08Z"/>
              <w:sdt>
                <w:sdtPr>
                  <w:id w:val="-875526291"/>
                  <w:tag w:val="goog_rdk_1350"/>
                </w:sdtPr>
                <w:sdtContent>
                  <w:del w:author="Anonymous" w:id="55" w:date="2026-09-24T05:26:08Z">
                    <w:r w:rsidDel="00000000" w:rsidR="00000000" w:rsidRPr="00000000">
                      <w:rPr>
                        <w:rtl w:val="0"/>
                      </w:rPr>
                    </w:r>
                  </w:del>
                </w:sdtContent>
              </w:sdt>
              <w:del w:author="Anonymous" w:id="55" w:date="2026-09-24T05:26:08Z"/>
            </w:sdtContent>
          </w:sdt>
        </w:p>
      </w:sdtContent>
    </w:sdt>
    <w:sdt>
      <w:sdtPr>
        <w:id w:val="1967370944"/>
        <w:tag w:val="goog_rdk_1354"/>
      </w:sdtPr>
      <w:sdtContent>
        <w:p w:rsidR="00000000" w:rsidDel="00000000" w:rsidP="00000000" w:rsidRDefault="00000000" w:rsidRPr="00000000" w14:paraId="000000E7">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80" w:before="280" w:line="240" w:lineRule="auto"/>
              </w:pPr>
            </w:pPrChange>
          </w:pPr>
          <w:sdt>
            <w:sdtPr>
              <w:id w:val="-1543248311"/>
              <w:tag w:val="goog_rdk_1352"/>
            </w:sdtPr>
            <w:sdtContent>
              <w:del w:author="Anonymous" w:id="55" w:date="2026-09-24T05:26:08Z"/>
              <w:sdt>
                <w:sdtPr>
                  <w:id w:val="1424854697"/>
                  <w:tag w:val="goog_rdk_135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br w:type="textWrapping"/>
                    </w:r>
                  </w:del>
                </w:sdtContent>
              </w:sdt>
              <w:del w:author="Anonymous" w:id="55" w:date="2026-09-24T05:26:08Z"/>
            </w:sdtContent>
          </w:sdt>
        </w:p>
      </w:sdtContent>
    </w:sdt>
    <w:sdt>
      <w:sdtPr>
        <w:id w:val="85848681"/>
        <w:tag w:val="goog_rdk_1357"/>
      </w:sdtPr>
      <w:sdtContent>
        <w:p w:rsidR="00000000" w:rsidDel="00000000" w:rsidP="00000000" w:rsidRDefault="00000000" w:rsidRPr="00000000" w14:paraId="000000E8">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rPr>
              </w:rPrChange>
            </w:rPr>
            <w:pPrChange w:author="Gayathri" w:id="0" w:date="2026-09-24T05:13:41Z">
              <w:pPr>
                <w:spacing w:after="280" w:before="280" w:line="240" w:lineRule="auto"/>
              </w:pPr>
            </w:pPrChange>
          </w:pPr>
          <w:sdt>
            <w:sdtPr>
              <w:id w:val="-1378505495"/>
              <w:tag w:val="goog_rdk_1355"/>
            </w:sdtPr>
            <w:sdtContent>
              <w:del w:author="Anonymous" w:id="55" w:date="2026-09-24T05:26:08Z"/>
              <w:sdt>
                <w:sdtPr>
                  <w:id w:val="-1134851362"/>
                  <w:tag w:val="goog_rdk_135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2.3: Login and Register page routings</w:delText>
                      <w:br w:type="textWrapping"/>
                    </w:r>
                  </w:del>
                </w:sdtContent>
              </w:sdt>
              <w:del w:author="Anonymous" w:id="55" w:date="2026-09-24T05:26:08Z"/>
            </w:sdtContent>
          </w:sdt>
        </w:p>
      </w:sdtContent>
    </w:sdt>
    <w:sdt>
      <w:sdtPr>
        <w:id w:val="2131321804"/>
        <w:tag w:val="goog_rdk_1360"/>
      </w:sdtPr>
      <w:sdtContent>
        <w:p w:rsidR="00000000" w:rsidDel="00000000" w:rsidP="00000000" w:rsidRDefault="00000000" w:rsidRPr="00000000" w14:paraId="000000E9">
          <w:pPr>
            <w:numPr>
              <w:ilvl w:val="0"/>
              <w:numId w:val="22"/>
            </w:numPr>
            <w:spacing w:after="240" w:before="24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2"/>
                </w:numPr>
                <w:spacing w:after="240" w:before="240" w:line="240" w:lineRule="auto"/>
                <w:ind w:left="720" w:hanging="360"/>
              </w:pPr>
            </w:pPrChange>
          </w:pPr>
          <w:sdt>
            <w:sdtPr>
              <w:id w:val="1046808921"/>
              <w:tag w:val="goog_rdk_1358"/>
            </w:sdtPr>
            <w:sdtContent>
              <w:del w:author="Anonymous" w:id="55" w:date="2026-09-24T05:26:08Z"/>
              <w:sdt>
                <w:sdtPr>
                  <w:id w:val="1602132878"/>
                  <w:tag w:val="goog_rdk_135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Login page </w:delText>
                    </w:r>
                  </w:del>
                </w:sdtContent>
              </w:sdt>
              <w:del w:author="Anonymous" w:id="55" w:date="2026-09-24T05:26:08Z"/>
            </w:sdtContent>
          </w:sdt>
        </w:p>
      </w:sdtContent>
    </w:sdt>
    <w:sdt>
      <w:sdtPr>
        <w:id w:val="-1485564443"/>
        <w:tag w:val="goog_rdk_1364"/>
      </w:sdtPr>
      <w:sdtContent>
        <w:p w:rsidR="00000000" w:rsidDel="00000000" w:rsidP="00000000" w:rsidRDefault="00000000" w:rsidRPr="00000000" w14:paraId="000000EA">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1840813907"/>
              <w:tag w:val="goog_rdk_1361"/>
            </w:sdtPr>
            <w:sdtContent>
              <w:del w:author="Anonymous" w:id="55" w:date="2026-09-24T05:26:08Z"/>
              <w:sdt>
                <w:sdtPr>
                  <w:id w:val="-1817117417"/>
                  <w:tag w:val="goog_rdk_136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b w:val="1"/>
                            <w:bCs w:val="1"/>
                            <w:color w:val="188038"/>
                          </w:rPr>
                        </w:rPrChange>
                      </w:rPr>
                      <w:delText xml:space="preserve">/login</w:delText>
                    </w:r>
                  </w:del>
                </w:sdtContent>
              </w:sdt>
              <w:del w:author="Anonymous" w:id="55" w:date="2026-09-24T05:26:08Z">
                <w:sdt>
                  <w:sdtPr>
                    <w:id w:val="1629589821"/>
                    <w:tag w:val="goog_rdk_136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Authenticates user credentials and initiates a session upon successful login.</w:delText>
                    </w:r>
                  </w:sdtContent>
                </w:sdt>
              </w:del>
            </w:sdtContent>
          </w:sdt>
        </w:p>
      </w:sdtContent>
    </w:sdt>
    <w:sdt>
      <w:sdtPr>
        <w:id w:val="383568372"/>
        <w:tag w:val="goog_rdk_1367"/>
      </w:sdtPr>
      <w:sdtContent>
        <w:p w:rsidR="00000000" w:rsidDel="00000000" w:rsidP="00000000" w:rsidRDefault="00000000" w:rsidRPr="00000000" w14:paraId="000000EB">
          <w:pPr>
            <w:pStyle w:val="Heading1"/>
            <w:spacing w:after="240" w:before="240" w:line="240" w:lineRule="auto"/>
            <w:ind w:left="720" w:firstLine="0"/>
            <w:rPr>
              <w:del w:author="Anonymous" w:id="55" w:date="2026-09-24T05:26:08Z"/>
              <w:rFonts w:ascii="Cambria" w:cs="Cambria" w:eastAsia="Cambria" w:hAnsi="Cambria"/>
              <w:b w:val="1"/>
              <w:bCs w:val="1"/>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1067006754"/>
              <w:tag w:val="goog_rdk_1365"/>
            </w:sdtPr>
            <w:sdtContent>
              <w:del w:author="Anonymous" w:id="55" w:date="2026-09-24T05:26:08Z">
                <w:r w:rsidDel="00000000" w:rsidR="00000000" w:rsidRPr="00000000">
                  <w:rPr>
                    <w:rFonts w:ascii="Cambria" w:cs="Cambria" w:eastAsia="Cambria" w:hAnsi="Cambria"/>
                    <w:b w:val="1"/>
                    <w:bCs w:val="1"/>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2235200"/>
                      <wp:effectExtent b="0" l="0" r="0" t="0"/>
                      <wp:docPr id="238"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5731200" cy="2235200"/>
                              </a:xfrm>
                              <a:prstGeom prst="rect"/>
                              <a:ln/>
                            </pic:spPr>
                          </pic:pic>
                        </a:graphicData>
                      </a:graphic>
                    </wp:inline>
                  </w:drawing>
                </w:r>
              </w:del>
              <w:sdt>
                <w:sdtPr>
                  <w:id w:val="-1700292896"/>
                  <w:tag w:val="goog_rdk_1366"/>
                </w:sdtPr>
                <w:sdtContent>
                  <w:del w:author="Anonymous" w:id="55" w:date="2026-09-24T05:26:08Z">
                    <w:r w:rsidDel="00000000" w:rsidR="00000000" w:rsidRPr="00000000">
                      <w:rPr>
                        <w:rFonts w:ascii="Cambria" w:cs="Cambria" w:eastAsia="Cambria" w:hAnsi="Cambria"/>
                        <w:b w:val="1"/>
                        <w:bCs w:val="1"/>
                        <w:strike w:val="1"/>
                        <w:highlight w:val="black"/>
                        <w:u w:val="single"/>
                        <w:rtl w:val="0"/>
                        <w:rPrChange w:author="Sushanth G.k" w:id="3" w:date="2026-09-24T07:06:28Z">
                          <w:rPr>
                            <w:rFonts w:ascii="Cambria" w:cs="Cambria" w:eastAsia="Cambria" w:hAnsi="Cambria"/>
                          </w:rPr>
                        </w:rPrChange>
                      </w:rPr>
                      <w:br w:type="textWrapping"/>
                    </w:r>
                  </w:del>
                </w:sdtContent>
              </w:sdt>
              <w:del w:author="Anonymous" w:id="55" w:date="2026-09-24T05:26:08Z"/>
            </w:sdtContent>
          </w:sdt>
        </w:p>
      </w:sdtContent>
    </w:sdt>
    <w:sdt>
      <w:sdtPr>
        <w:id w:val="1163381896"/>
        <w:tag w:val="goog_rdk_1370"/>
      </w:sdtPr>
      <w:sdtContent>
        <w:p w:rsidR="00000000" w:rsidDel="00000000" w:rsidP="00000000" w:rsidRDefault="00000000" w:rsidRPr="00000000" w14:paraId="000000EC">
          <w:pPr>
            <w:pStyle w:val="Heading3"/>
            <w:numPr>
              <w:ilvl w:val="0"/>
              <w:numId w:val="22"/>
            </w:numPr>
            <w:spacing w:after="240" w:before="240" w:line="240" w:lineRule="auto"/>
            <w:ind w:left="720" w:hanging="360"/>
            <w:rPr>
              <w:del w:author="Anonymous" w:id="55" w:date="2026-09-24T05:26:08Z"/>
              <w:rPrChange w:author="Mangala Nayaki" w:id="105" w:date="2026-09-24T05:38:53Z">
                <w:rPr>
                  <w:rFonts w:ascii="Cambria" w:cs="Cambria" w:eastAsia="Cambria" w:hAnsi="Cambria"/>
                </w:rPr>
              </w:rPrChange>
            </w:rPr>
            <w:pPrChange w:author="Mangala Nayaki" w:id="0" w:date="2026-09-24T05:38:53Z">
              <w:pPr>
                <w:numPr>
                  <w:ilvl w:val="0"/>
                  <w:numId w:val="22"/>
                </w:numPr>
                <w:spacing w:after="240" w:before="240" w:line="240" w:lineRule="auto"/>
                <w:ind w:left="720" w:hanging="360"/>
              </w:pPr>
            </w:pPrChange>
          </w:pPr>
          <w:sdt>
            <w:sdtPr>
              <w:id w:val="1080194739"/>
              <w:tag w:val="goog_rdk_1368"/>
            </w:sdtPr>
            <w:sdtContent>
              <w:del w:author="Anonymous" w:id="55" w:date="2026-09-24T05:26:08Z"/>
              <w:sdt>
                <w:sdtPr>
                  <w:id w:val="-586750541"/>
                  <w:tag w:val="goog_rdk_1369"/>
                </w:sdtPr>
                <w:sdtContent>
                  <w:del w:author="Anonymous" w:id="55" w:date="2026-09-24T05:26:08Z">
                    <w:r w:rsidDel="00000000" w:rsidR="00000000" w:rsidRPr="00000000">
                      <w:rPr>
                        <w:strike w:val="1"/>
                        <w:u w:val="single"/>
                        <w:rtl w:val="0"/>
                        <w:rPrChange w:author="Sushanth G.k" w:id="3" w:date="2026-09-24T07:06:28Z">
                          <w:rPr>
                            <w:rFonts w:ascii="Cambria" w:cs="Cambria" w:eastAsia="Cambria" w:hAnsi="Cambria"/>
                          </w:rPr>
                        </w:rPrChange>
                      </w:rPr>
                      <w:delText xml:space="preserve">Register Page</w:delText>
                    </w:r>
                  </w:del>
                </w:sdtContent>
              </w:sdt>
              <w:del w:author="Anonymous" w:id="55" w:date="2026-09-24T05:26:08Z"/>
            </w:sdtContent>
          </w:sdt>
        </w:p>
      </w:sdtContent>
    </w:sdt>
    <w:sdt>
      <w:sdtPr>
        <w:id w:val="-1372890336"/>
        <w:tag w:val="goog_rdk_1374"/>
      </w:sdtPr>
      <w:sdtContent>
        <w:p w:rsidR="00000000" w:rsidDel="00000000" w:rsidP="00000000" w:rsidRDefault="00000000" w:rsidRPr="00000000" w14:paraId="000000ED">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821511879"/>
              <w:tag w:val="goog_rdk_1371"/>
            </w:sdtPr>
            <w:sdtContent>
              <w:del w:author="Anonymous" w:id="55" w:date="2026-09-24T05:26:08Z"/>
              <w:sdt>
                <w:sdtPr>
                  <w:id w:val="623895026"/>
                  <w:tag w:val="goog_rdk_137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b w:val="1"/>
                            <w:bCs w:val="1"/>
                            <w:color w:val="188038"/>
                          </w:rPr>
                        </w:rPrChange>
                      </w:rPr>
                      <w:delText xml:space="preserve">/register</w:delText>
                    </w:r>
                  </w:del>
                </w:sdtContent>
              </w:sdt>
              <w:del w:author="Anonymous" w:id="55" w:date="2026-09-24T05:26:08Z">
                <w:sdt>
                  <w:sdtPr>
                    <w:id w:val="681384513"/>
                    <w:tag w:val="goog_rdk_137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Handles new user registration by accepting and securely storing user credentials.</w:delText>
                    </w:r>
                  </w:sdtContent>
                </w:sdt>
              </w:del>
            </w:sdtContent>
          </w:sdt>
        </w:p>
      </w:sdtContent>
    </w:sdt>
    <w:sdt>
      <w:sdtPr>
        <w:id w:val="-988318197"/>
        <w:tag w:val="goog_rdk_1377"/>
      </w:sdtPr>
      <w:sdtContent>
        <w:p w:rsidR="00000000" w:rsidDel="00000000" w:rsidP="00000000" w:rsidRDefault="00000000" w:rsidRPr="00000000" w14:paraId="000000EE">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1050115295"/>
              <w:tag w:val="goog_rdk_1375"/>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2209800"/>
                      <wp:effectExtent b="0" l="0" r="0" t="0"/>
                      <wp:docPr id="239" name="image48.png"/>
                      <a:graphic>
                        <a:graphicData uri="http://schemas.openxmlformats.org/drawingml/2006/picture">
                          <pic:pic>
                            <pic:nvPicPr>
                              <pic:cNvPr id="0" name="image48.png"/>
                              <pic:cNvPicPr preferRelativeResize="0"/>
                            </pic:nvPicPr>
                            <pic:blipFill>
                              <a:blip r:embed="rId37"/>
                              <a:srcRect b="0" l="0" r="0" t="0"/>
                              <a:stretch>
                                <a:fillRect/>
                              </a:stretch>
                            </pic:blipFill>
                            <pic:spPr>
                              <a:xfrm>
                                <a:off x="0" y="0"/>
                                <a:ext cx="5731200" cy="2209800"/>
                              </a:xfrm>
                              <a:prstGeom prst="rect"/>
                              <a:ln/>
                            </pic:spPr>
                          </pic:pic>
                        </a:graphicData>
                      </a:graphic>
                    </wp:inline>
                  </w:drawing>
                </w:r>
              </w:del>
              <w:sdt>
                <w:sdtPr>
                  <w:id w:val="1260882390"/>
                  <w:tag w:val="goog_rdk_137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br w:type="textWrapping"/>
                    </w:r>
                  </w:del>
                </w:sdtContent>
              </w:sdt>
              <w:del w:author="Anonymous" w:id="55" w:date="2026-09-24T05:26:08Z"/>
            </w:sdtContent>
          </w:sdt>
        </w:p>
      </w:sdtContent>
    </w:sdt>
    <w:sdt>
      <w:sdtPr>
        <w:id w:val="-251893017"/>
        <w:tag w:val="goog_rdk_1380"/>
      </w:sdtPr>
      <w:sdtContent>
        <w:p w:rsidR="00000000" w:rsidDel="00000000" w:rsidP="00000000" w:rsidRDefault="00000000" w:rsidRPr="00000000" w14:paraId="000000EF">
          <w:pPr>
            <w:numPr>
              <w:ilvl w:val="0"/>
              <w:numId w:val="22"/>
            </w:numPr>
            <w:spacing w:after="240" w:before="240" w:line="240" w:lineRule="auto"/>
            <w:ind w:left="720" w:hanging="360"/>
            <w:rPr>
              <w:del w:author="Anonymous" w:id="55" w:date="2026-09-24T05:26:08Z"/>
              <w:rFonts w:ascii="Cambria" w:cs="Cambria" w:eastAsia="Cambria" w:hAnsi="Cambria"/>
              <w:i w:val="1"/>
              <w:iCs w:val="1"/>
              <w:rPrChange w:author="Kavinilavu" w:id="44" w:date="2026-09-24T05:18:57Z">
                <w:rPr>
                  <w:rFonts w:ascii="Cambria" w:cs="Cambria" w:eastAsia="Cambria" w:hAnsi="Cambria"/>
                </w:rPr>
              </w:rPrChange>
            </w:rPr>
            <w:pPrChange w:author="Kavinilavu" w:id="0" w:date="2026-09-24T05:18:57Z">
              <w:pPr>
                <w:numPr>
                  <w:ilvl w:val="0"/>
                  <w:numId w:val="22"/>
                </w:numPr>
                <w:spacing w:after="240" w:before="240" w:line="240" w:lineRule="auto"/>
                <w:ind w:left="720" w:hanging="360"/>
              </w:pPr>
            </w:pPrChange>
          </w:pPr>
          <w:sdt>
            <w:sdtPr>
              <w:id w:val="1930296936"/>
              <w:tag w:val="goog_rdk_1378"/>
            </w:sdtPr>
            <w:sdtContent>
              <w:del w:author="Anonymous" w:id="55" w:date="2026-09-24T05:26:08Z"/>
              <w:sdt>
                <w:sdtPr>
                  <w:id w:val="837156661"/>
                  <w:tag w:val="goog_rdk_137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Logout Page</w:delText>
                    </w:r>
                  </w:del>
                </w:sdtContent>
              </w:sdt>
              <w:del w:author="Anonymous" w:id="55" w:date="2026-09-24T05:26:08Z"/>
            </w:sdtContent>
          </w:sdt>
        </w:p>
      </w:sdtContent>
    </w:sdt>
    <w:sdt>
      <w:sdtPr>
        <w:id w:val="-1277156550"/>
        <w:tag w:val="goog_rdk_1384"/>
      </w:sdtPr>
      <w:sdtContent>
        <w:p w:rsidR="00000000" w:rsidDel="00000000" w:rsidP="00000000" w:rsidRDefault="00000000" w:rsidRPr="00000000" w14:paraId="000000F0">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376855650"/>
              <w:tag w:val="goog_rdk_1381"/>
            </w:sdtPr>
            <w:sdtContent>
              <w:del w:author="Anonymous" w:id="55" w:date="2026-09-24T05:26:08Z"/>
              <w:sdt>
                <w:sdtPr>
                  <w:id w:val="1242939758"/>
                  <w:tag w:val="goog_rdk_138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b w:val="1"/>
                            <w:bCs w:val="1"/>
                            <w:color w:val="188038"/>
                          </w:rPr>
                        </w:rPrChange>
                      </w:rPr>
                      <w:delText xml:space="preserve">/logout</w:delText>
                    </w:r>
                  </w:del>
                </w:sdtContent>
              </w:sdt>
              <w:del w:author="Anonymous" w:id="55" w:date="2026-09-24T05:26:08Z">
                <w:sdt>
                  <w:sdtPr>
                    <w:id w:val="-1306370476"/>
                    <w:tag w:val="goog_rdk_138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Terminates the current user session and redirects to the login page.</w:delText>
                    </w:r>
                  </w:sdtContent>
                </w:sdt>
              </w:del>
            </w:sdtContent>
          </w:sdt>
        </w:p>
      </w:sdtContent>
    </w:sdt>
    <w:sdt>
      <w:sdtPr>
        <w:id w:val="264630075"/>
        <w:tag w:val="goog_rdk_1387"/>
      </w:sdtPr>
      <w:sdtContent>
        <w:p w:rsidR="00000000" w:rsidDel="00000000" w:rsidP="00000000" w:rsidRDefault="00000000" w:rsidRPr="00000000" w14:paraId="000000F1">
          <w:pPr>
            <w:pStyle w:val="Heading1"/>
            <w:spacing w:after="240" w:before="240" w:lin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ind w:left="720" w:firstLine="0"/>
              </w:pPr>
            </w:pPrChange>
          </w:pPr>
          <w:sdt>
            <w:sdtPr>
              <w:id w:val="1168302760"/>
              <w:tag w:val="goog_rdk_1385"/>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731200" cy="3454400"/>
                      <wp:effectExtent b="0" l="0" r="0" t="0"/>
                      <wp:docPr id="240"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31200" cy="3454400"/>
                              </a:xfrm>
                              <a:prstGeom prst="rect"/>
                              <a:ln/>
                            </pic:spPr>
                          </pic:pic>
                        </a:graphicData>
                      </a:graphic>
                    </wp:inline>
                  </w:drawing>
                </w:r>
              </w:del>
              <w:sdt>
                <w:sdtPr>
                  <w:id w:val="-1647026113"/>
                  <w:tag w:val="goog_rdk_138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br w:type="textWrapping"/>
                    </w:r>
                  </w:del>
                </w:sdtContent>
              </w:sdt>
              <w:del w:author="Anonymous" w:id="55" w:date="2026-09-24T05:26:08Z"/>
            </w:sdtContent>
          </w:sdt>
        </w:p>
      </w:sdtContent>
    </w:sdt>
    <w:sdt>
      <w:sdtPr>
        <w:id w:val="695366693"/>
        <w:tag w:val="goog_rdk_1390"/>
      </w:sdtPr>
      <w:sdtContent>
        <w:p w:rsidR="00000000" w:rsidDel="00000000" w:rsidP="00000000" w:rsidRDefault="00000000" w:rsidRPr="00000000" w14:paraId="000000F2">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rPr>
              </w:rPrChange>
            </w:rPr>
            <w:pPrChange w:author="Gayathri" w:id="0" w:date="2026-09-24T05:13:41Z">
              <w:pPr>
                <w:spacing w:after="280" w:before="280" w:line="240" w:lineRule="auto"/>
              </w:pPr>
            </w:pPrChange>
          </w:pPr>
          <w:sdt>
            <w:sdtPr>
              <w:id w:val="-1485001396"/>
              <w:tag w:val="goog_rdk_1388"/>
            </w:sdtPr>
            <w:sdtContent>
              <w:del w:author="Anonymous" w:id="55" w:date="2026-09-24T05:26:08Z"/>
              <w:sdt>
                <w:sdtPr>
                  <w:id w:val="-1666052609"/>
                  <w:tag w:val="goog_rdk_138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Activity 2.4: Ensure modular code structure</w:delText>
                    </w:r>
                  </w:del>
                </w:sdtContent>
              </w:sdt>
              <w:del w:author="Anonymous" w:id="55" w:date="2026-09-24T05:26:08Z"/>
            </w:sdtContent>
          </w:sdt>
        </w:p>
      </w:sdtContent>
    </w:sdt>
    <w:sdt>
      <w:sdtPr>
        <w:id w:val="-462278560"/>
        <w:tag w:val="goog_rdk_1395"/>
      </w:sdtPr>
      <w:sdtContent>
        <w:p w:rsidR="00000000" w:rsidDel="00000000" w:rsidP="00000000" w:rsidRDefault="00000000" w:rsidRPr="00000000" w14:paraId="000000F3">
          <w:pPr>
            <w:numPr>
              <w:ilvl w:val="0"/>
              <w:numId w:val="23"/>
            </w:numPr>
            <w:spacing w:after="240" w:before="240" w:line="240" w:lineRule="auto"/>
            <w:ind w:left="720" w:hanging="360"/>
            <w:rPr>
              <w:del w:author="Anonymous" w:id="55" w:date="2026-09-24T05:26:08Z"/>
              <w:i w:val="1"/>
              <w:iCs w:val="1"/>
              <w:sz w:val="24"/>
              <w:szCs w:val="24"/>
              <w:rPrChange w:author="Kavinilavu" w:id="44" w:date="2026-09-24T05:18:57Z">
                <w:rPr>
                  <w:sz w:val="24"/>
                  <w:szCs w:val="24"/>
                  <w:u w:val="none"/>
                </w:rPr>
              </w:rPrChange>
            </w:rPr>
            <w:pPrChange w:author="Kavinilavu" w:id="0" w:date="2026-09-24T05:18:57Z">
              <w:pPr>
                <w:numPr>
                  <w:ilvl w:val="0"/>
                  <w:numId w:val="23"/>
                </w:numPr>
                <w:spacing w:after="240" w:before="240" w:line="240" w:lineRule="auto"/>
                <w:ind w:left="720" w:hanging="360"/>
              </w:pPr>
            </w:pPrChange>
          </w:pPr>
          <w:sdt>
            <w:sdtPr>
              <w:id w:val="2019238022"/>
              <w:tag w:val="goog_rdk_1391"/>
            </w:sdtPr>
            <w:sdtContent>
              <w:del w:author="Anonymous" w:id="55" w:date="2026-09-24T05:26:08Z"/>
              <w:sdt>
                <w:sdtPr>
                  <w:id w:val="-1760271468"/>
                  <w:tag w:val="goog_rdk_139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b w:val="1"/>
                            <w:bCs w:val="1"/>
                            <w:color w:val="188038"/>
                            <w:sz w:val="24"/>
                            <w:szCs w:val="24"/>
                          </w:rPr>
                        </w:rPrChange>
                      </w:rPr>
                      <w:delText xml:space="preserve">/token</w:delText>
                    </w:r>
                  </w:del>
                </w:sdtContent>
              </w:sdt>
              <w:del w:author="Anonymous" w:id="55" w:date="2026-09-24T05:26:08Z">
                <w:sdt>
                  <w:sdtPr>
                    <w:id w:val="1340488822"/>
                    <w:tag w:val="goog_rdk_139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Issues a secure JWT token after successful authentication, enabling authorized access to protected API routes.</w:delText>
                    </w:r>
                  </w:sdtContent>
                </w:sdt>
                <w:sdt>
                  <w:sdtPr>
                    <w:id w:val="-473033038"/>
                    <w:tag w:val="goog_rdk_1394"/>
                  </w:sdtPr>
                  <w:sdtContent>
                    <w:r w:rsidDel="00000000" w:rsidR="00000000" w:rsidRPr="00000000">
                      <w:rPr>
                        <w:rtl w:val="0"/>
                      </w:rPr>
                    </w:r>
                  </w:sdtContent>
                </w:sdt>
              </w:del>
            </w:sdtContent>
          </w:sdt>
        </w:p>
      </w:sdtContent>
    </w:sdt>
    <w:sdt>
      <w:sdtPr>
        <w:id w:val="44189232"/>
        <w:tag w:val="goog_rdk_1398"/>
      </w:sdtPr>
      <w:sdtContent>
        <w:p w:rsidR="00000000" w:rsidDel="00000000" w:rsidP="00000000" w:rsidRDefault="00000000" w:rsidRPr="00000000" w14:paraId="000000F4">
          <w:pPr>
            <w:pStyle w:val="Heading1"/>
            <w:spacing w:after="280" w:before="280" w:line="240" w:lineRule="auto"/>
            <w:jc w:val="center"/>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510781267"/>
              <w:tag w:val="goog_rdk_1396"/>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734050" cy="3801677"/>
                      <wp:effectExtent b="0" l="0" r="0" t="0"/>
                      <wp:docPr id="241" name="image52.png"/>
                      <a:graphic>
                        <a:graphicData uri="http://schemas.openxmlformats.org/drawingml/2006/picture">
                          <pic:pic>
                            <pic:nvPicPr>
                              <pic:cNvPr id="0" name="image52.png"/>
                              <pic:cNvPicPr preferRelativeResize="0"/>
                            </pic:nvPicPr>
                            <pic:blipFill>
                              <a:blip r:embed="rId39"/>
                              <a:srcRect b="0" l="0" r="0" t="0"/>
                              <a:stretch>
                                <a:fillRect/>
                              </a:stretch>
                            </pic:blipFill>
                            <pic:spPr>
                              <a:xfrm>
                                <a:off x="0" y="0"/>
                                <a:ext cx="5734050" cy="3801677"/>
                              </a:xfrm>
                              <a:prstGeom prst="rect"/>
                              <a:ln/>
                            </pic:spPr>
                          </pic:pic>
                        </a:graphicData>
                      </a:graphic>
                    </wp:inline>
                  </w:drawing>
                </w:r>
              </w:del>
              <w:sdt>
                <w:sdtPr>
                  <w:id w:val="68621346"/>
                  <w:tag w:val="goog_rdk_1397"/>
                </w:sdtPr>
                <w:sdtContent>
                  <w:del w:author="Anonymous" w:id="55" w:date="2026-09-24T05:26:08Z">
                    <w:r w:rsidDel="00000000" w:rsidR="00000000" w:rsidRPr="00000000">
                      <w:rPr>
                        <w:rtl w:val="0"/>
                      </w:rPr>
                    </w:r>
                  </w:del>
                </w:sdtContent>
              </w:sdt>
              <w:del w:author="Anonymous" w:id="55" w:date="2026-09-24T05:26:08Z"/>
            </w:sdtContent>
          </w:sdt>
        </w:p>
      </w:sdtContent>
    </w:sdt>
    <w:sdt>
      <w:sdtPr>
        <w:id w:val="-737986003"/>
        <w:tag w:val="goog_rdk_1401"/>
      </w:sdtPr>
      <w:sdtContent>
        <w:p w:rsidR="00000000" w:rsidDel="00000000" w:rsidP="00000000" w:rsidRDefault="00000000" w:rsidRPr="00000000" w14:paraId="000000F5">
          <w:pPr>
            <w:pStyle w:val="Heading1"/>
            <w:spacing w:after="280" w:before="280" w:line="240" w:lineRule="auto"/>
            <w:jc w:val="center"/>
            <w:rPr>
              <w:del w:author="Anonymous" w:id="55" w:date="2026-09-24T05:26:08Z"/>
              <w:rFonts w:ascii="Calibri" w:cs="Calibri" w:eastAsia="Calibri" w:hAnsi="Calibri"/>
              <w:strike w:val="1"/>
              <w:color w:val="a61c00"/>
              <w:highlight w:val="black"/>
              <w:u w:val="single"/>
              <w:rPrChange w:author="Anonymous" w:id="106" w:date="2026-09-24T06:15:53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1031054445"/>
              <w:tag w:val="goog_rdk_1399"/>
            </w:sdtPr>
            <w:sdtContent>
              <w:del w:author="Anonymous" w:id="55" w:date="2026-09-24T05:26:08Z"/>
              <w:sdt>
                <w:sdtPr>
                  <w:id w:val="-1018807515"/>
                  <w:tag w:val="goog_rdk_1400"/>
                </w:sdtPr>
                <w:sdtContent>
                  <w:del w:author="Anonymous" w:id="55" w:date="2026-09-24T05:26:08Z">
                    <w:r w:rsidDel="00000000" w:rsidR="00000000" w:rsidRPr="00000000">
                      <w:rPr>
                        <w:rtl w:val="0"/>
                      </w:rPr>
                    </w:r>
                  </w:del>
                </w:sdtContent>
              </w:sdt>
              <w:del w:author="Anonymous" w:id="55" w:date="2026-09-24T05:26:08Z"/>
            </w:sdtContent>
          </w:sdt>
        </w:p>
      </w:sdtContent>
    </w:sdt>
    <w:sdt>
      <w:sdtPr>
        <w:id w:val="-431793600"/>
        <w:tag w:val="goog_rdk_1406"/>
      </w:sdtPr>
      <w:sdtContent>
        <w:p w:rsidR="00000000" w:rsidDel="00000000" w:rsidP="00000000" w:rsidRDefault="00000000" w:rsidRPr="00000000" w14:paraId="000000F6">
          <w:pPr>
            <w:numPr>
              <w:ilvl w:val="0"/>
              <w:numId w:val="19"/>
            </w:numPr>
            <w:spacing w:after="0" w:before="280" w:line="240" w:lineRule="auto"/>
            <w:ind w:left="720" w:hanging="360"/>
            <w:rPr>
              <w:del w:author="Anonymous" w:id="55" w:date="2026-09-24T05:26:08Z"/>
              <w:i w:val="1"/>
              <w:iCs w:val="1"/>
              <w:sz w:val="24"/>
              <w:szCs w:val="24"/>
              <w:rPrChange w:author="Kavinilavu" w:id="44" w:date="2026-09-24T05:18:57Z">
                <w:rPr>
                  <w:sz w:val="24"/>
                  <w:szCs w:val="24"/>
                  <w:u w:val="none"/>
                </w:rPr>
              </w:rPrChange>
            </w:rPr>
            <w:pPrChange w:author="Kavinilavu" w:id="0" w:date="2026-09-24T05:18:57Z">
              <w:pPr>
                <w:numPr>
                  <w:ilvl w:val="0"/>
                  <w:numId w:val="19"/>
                </w:numPr>
                <w:spacing w:after="0" w:before="280" w:line="240" w:lineRule="auto"/>
                <w:ind w:left="720" w:hanging="360"/>
              </w:pPr>
            </w:pPrChange>
          </w:pPr>
          <w:sdt>
            <w:sdtPr>
              <w:id w:val="-1675516159"/>
              <w:tag w:val="goog_rdk_1402"/>
            </w:sdtPr>
            <w:sdtContent>
              <w:del w:author="Anonymous" w:id="55" w:date="2026-09-24T05:26:08Z"/>
              <w:sdt>
                <w:sdtPr>
                  <w:id w:val="1159869443"/>
                  <w:tag w:val="goog_rdk_140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b w:val="1"/>
                            <w:bCs w:val="1"/>
                            <w:color w:val="188038"/>
                            <w:sz w:val="24"/>
                            <w:szCs w:val="24"/>
                          </w:rPr>
                        </w:rPrChange>
                      </w:rPr>
                      <w:delText xml:space="preserve">/session-info</w:delText>
                    </w:r>
                  </w:del>
                </w:sdtContent>
              </w:sdt>
              <w:del w:author="Anonymous" w:id="55" w:date="2026-09-24T05:26:08Z">
                <w:sdt>
                  <w:sdtPr>
                    <w:id w:val="1456510947"/>
                    <w:tag w:val="goog_rdk_140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Retrieves metadata about the current user session, such as user ID and login status.</w:delText>
                    </w:r>
                  </w:sdtContent>
                </w:sdt>
                <w:sdt>
                  <w:sdtPr>
                    <w:id w:val="-1515538839"/>
                    <w:tag w:val="goog_rdk_1405"/>
                  </w:sdtPr>
                  <w:sdtContent>
                    <w:r w:rsidDel="00000000" w:rsidR="00000000" w:rsidRPr="00000000">
                      <w:rPr>
                        <w:rtl w:val="0"/>
                      </w:rPr>
                    </w:r>
                  </w:sdtContent>
                </w:sdt>
              </w:del>
            </w:sdtContent>
          </w:sdt>
        </w:p>
      </w:sdtContent>
    </w:sdt>
    <w:sdt>
      <w:sdtPr>
        <w:id w:val="-1772608047"/>
        <w:tag w:val="goog_rdk_1411"/>
      </w:sdtPr>
      <w:sdtContent>
        <w:p w:rsidR="00000000" w:rsidDel="00000000" w:rsidP="00000000" w:rsidRDefault="00000000" w:rsidRPr="00000000" w14:paraId="000000F7">
          <w:pPr>
            <w:numPr>
              <w:ilvl w:val="0"/>
              <w:numId w:val="19"/>
            </w:numPr>
            <w:spacing w:after="280" w:before="0" w:line="240" w:lineRule="auto"/>
            <w:ind w:left="720" w:hanging="360"/>
            <w:rPr>
              <w:del w:author="Anonymous" w:id="55" w:date="2026-09-24T05:26:08Z"/>
              <w:i w:val="1"/>
              <w:iCs w:val="1"/>
              <w:sz w:val="24"/>
              <w:szCs w:val="24"/>
              <w:rPrChange w:author="Kavinilavu" w:id="44" w:date="2026-09-24T05:18:57Z">
                <w:rPr>
                  <w:sz w:val="24"/>
                  <w:szCs w:val="24"/>
                  <w:u w:val="none"/>
                </w:rPr>
              </w:rPrChange>
            </w:rPr>
            <w:pPrChange w:author="Kavinilavu" w:id="0" w:date="2026-09-24T05:18:57Z">
              <w:pPr>
                <w:numPr>
                  <w:ilvl w:val="0"/>
                  <w:numId w:val="19"/>
                </w:numPr>
                <w:spacing w:after="280" w:before="0" w:line="240" w:lineRule="auto"/>
                <w:ind w:left="720" w:hanging="360"/>
              </w:pPr>
            </w:pPrChange>
          </w:pPr>
          <w:sdt>
            <w:sdtPr>
              <w:id w:val="677961421"/>
              <w:tag w:val="goog_rdk_1407"/>
            </w:sdtPr>
            <w:sdtContent>
              <w:del w:author="Anonymous" w:id="55" w:date="2026-09-24T05:26:08Z"/>
              <w:sdt>
                <w:sdtPr>
                  <w:id w:val="-2130814682"/>
                  <w:tag w:val="goog_rdk_1408"/>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b w:val="1"/>
                            <w:bCs w:val="1"/>
                            <w:color w:val="188038"/>
                            <w:sz w:val="24"/>
                            <w:szCs w:val="24"/>
                          </w:rPr>
                        </w:rPrChange>
                      </w:rPr>
                      <w:delText xml:space="preserve">/session-data</w:delText>
                    </w:r>
                  </w:del>
                </w:sdtContent>
              </w:sdt>
              <w:del w:author="Anonymous" w:id="55" w:date="2026-09-24T05:26:08Z">
                <w:sdt>
                  <w:sdtPr>
                    <w:id w:val="-19044717"/>
                    <w:tag w:val="goog_rdk_140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Returns detailed session-specific data used for personalization and recommendation tracking.</w:delText>
                    </w:r>
                  </w:sdtContent>
                </w:sdt>
                <w:sdt>
                  <w:sdtPr>
                    <w:id w:val="2022318947"/>
                    <w:tag w:val="goog_rdk_1410"/>
                  </w:sdtPr>
                  <w:sdtContent>
                    <w:r w:rsidDel="00000000" w:rsidR="00000000" w:rsidRPr="00000000">
                      <w:rPr>
                        <w:rtl w:val="0"/>
                      </w:rPr>
                    </w:r>
                  </w:sdtContent>
                </w:sdt>
              </w:del>
            </w:sdtContent>
          </w:sdt>
        </w:p>
      </w:sdtContent>
    </w:sdt>
    <w:sdt>
      <w:sdtPr>
        <w:id w:val="-526875249"/>
        <w:tag w:val="goog_rdk_1414"/>
      </w:sdtPr>
      <w:sdtContent>
        <w:p w:rsidR="00000000" w:rsidDel="00000000" w:rsidP="00000000" w:rsidRDefault="00000000" w:rsidRPr="00000000" w14:paraId="000000F8">
          <w:pPr>
            <w:pStyle w:val="Heading1"/>
            <w:spacing w:after="280" w:before="2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80" w:before="280" w:line="240" w:lineRule="auto"/>
              </w:pPr>
            </w:pPrChange>
          </w:pPr>
          <w:sdt>
            <w:sdtPr>
              <w:id w:val="1913040664"/>
              <w:tag w:val="goog_rdk_1412"/>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drawing>
                    <wp:inline distB="114300" distT="114300" distL="114300" distR="114300">
                      <wp:extent cx="5731200" cy="3708400"/>
                      <wp:effectExtent b="0" l="0" r="0" t="0"/>
                      <wp:docPr id="242"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731200" cy="3708400"/>
                              </a:xfrm>
                              <a:prstGeom prst="rect"/>
                              <a:ln/>
                            </pic:spPr>
                          </pic:pic>
                        </a:graphicData>
                      </a:graphic>
                    </wp:inline>
                  </w:drawing>
                </w:r>
              </w:del>
              <w:sdt>
                <w:sdtPr>
                  <w:id w:val="868882644"/>
                  <w:tag w:val="goog_rdk_1413"/>
                </w:sdtPr>
                <w:sdtContent>
                  <w:del w:author="Anonymous" w:id="55" w:date="2026-09-24T05:26:08Z">
                    <w:r w:rsidDel="00000000" w:rsidR="00000000" w:rsidRPr="00000000">
                      <w:rPr>
                        <w:rtl w:val="0"/>
                      </w:rPr>
                    </w:r>
                  </w:del>
                </w:sdtContent>
              </w:sdt>
              <w:del w:author="Anonymous" w:id="55" w:date="2026-09-24T05:26:08Z"/>
            </w:sdtContent>
          </w:sdt>
        </w:p>
      </w:sdtContent>
    </w:sdt>
    <w:sdt>
      <w:sdtPr>
        <w:id w:val="2076694411"/>
        <w:tag w:val="goog_rdk_1417"/>
      </w:sdtPr>
      <w:sdtContent>
        <w:p w:rsidR="00000000" w:rsidDel="00000000" w:rsidP="00000000" w:rsidRDefault="00000000" w:rsidRPr="00000000" w14:paraId="000000F9">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31597786"/>
              <w:tag w:val="goog_rdk_1415"/>
            </w:sdtPr>
            <w:sdtContent>
              <w:del w:author="Anonymous" w:id="55" w:date="2026-09-24T05:26:08Z"/>
              <w:sdt>
                <w:sdtPr>
                  <w:id w:val="1454071630"/>
                  <w:tag w:val="goog_rdk_1416"/>
                </w:sdtPr>
                <w:sdtContent>
                  <w:del w:author="Anonymous" w:id="55" w:date="2026-09-24T05:26:08Z">
                    <w:r w:rsidDel="00000000" w:rsidR="00000000" w:rsidRPr="00000000">
                      <w:rPr>
                        <w:rtl w:val="0"/>
                      </w:rPr>
                    </w:r>
                  </w:del>
                </w:sdtContent>
              </w:sdt>
              <w:del w:author="Anonymous" w:id="55" w:date="2026-09-24T05:26:08Z"/>
            </w:sdtContent>
          </w:sdt>
        </w:p>
      </w:sdtContent>
    </w:sdt>
    <w:sdt>
      <w:sdtPr>
        <w:id w:val="-1960209908"/>
        <w:tag w:val="goog_rdk_1420"/>
      </w:sdtPr>
      <w:sdtContent>
        <w:p w:rsidR="00000000" w:rsidDel="00000000" w:rsidP="00000000" w:rsidRDefault="00000000" w:rsidRPr="00000000" w14:paraId="000000FA">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26815876"/>
              <w:tag w:val="goog_rdk_1418"/>
            </w:sdtPr>
            <w:sdtContent>
              <w:del w:author="Anonymous" w:id="55" w:date="2026-09-24T05:26:08Z"/>
              <w:sdt>
                <w:sdtPr>
                  <w:id w:val="839176445"/>
                  <w:tag w:val="goog_rdk_1419"/>
                </w:sdtPr>
                <w:sdtContent>
                  <w:del w:author="Anonymous" w:id="55" w:date="2026-09-24T05:26:08Z">
                    <w:r w:rsidDel="00000000" w:rsidR="00000000" w:rsidRPr="00000000">
                      <w:rPr>
                        <w:rtl w:val="0"/>
                      </w:rPr>
                    </w:r>
                  </w:del>
                </w:sdtContent>
              </w:sdt>
              <w:del w:author="Anonymous" w:id="55" w:date="2026-09-24T05:26:08Z"/>
            </w:sdtContent>
          </w:sdt>
        </w:p>
      </w:sdtContent>
    </w:sdt>
    <w:sdt>
      <w:sdtPr>
        <w:id w:val="-1349043261"/>
        <w:tag w:val="goog_rdk_1426"/>
      </w:sdtPr>
      <w:sdtContent>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7" w:date="2026-09-22T00:15:29Z"/>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635289897"/>
              <w:tag w:val="goog_rdk_1423"/>
            </w:sdtPr>
            <w:sdtContent>
              <w:ins w:author="Pradeep" w:id="107" w:date="2026-09-22T00:15:29Z">
                <w:sdt>
                  <w:sdtPr>
                    <w:id w:val="-178064834"/>
                    <w:tag w:val="goog_rdk_1424"/>
                  </w:sdtPr>
                  <w:sdtContent>
                    <w:del w:author="Anonymous" w:id="55" w:date="2026-09-24T05:26:08Z"/>
                  </w:sdtContent>
                </w:sdt>
              </w:ins>
              <w:sdt>
                <w:sdtPr>
                  <w:id w:val="-978629771"/>
                  <w:tag w:val="goog_rdk_1425"/>
                </w:sdtPr>
                <w:sdtContent>
                  <w:ins w:author="Pradeep" w:id="107" w:date="2026-09-22T00:15:29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Built actual project functionality</w:delText>
                      </w:r>
                    </w:del>
                  </w:ins>
                </w:sdtContent>
              </w:sdt>
              <w:ins w:author="Pradeep" w:id="107" w:date="2026-09-22T00:15:29Z">
                <w:del w:author="Anonymous" w:id="55" w:date="2026-09-24T05:26:08Z"/>
              </w:ins>
            </w:sdtContent>
          </w:sdt>
        </w:p>
      </w:sdtContent>
    </w:sdt>
    <w:sdt>
      <w:sdtPr>
        <w:id w:val="-765376558"/>
        <w:tag w:val="goog_rdk_1434"/>
      </w:sdtPr>
      <w:sdtContent>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Anonymous" w:id="55" w:date="2026-09-24T05:26:08Z"/>
              <w:i w:val="1"/>
              <w:iCs w:val="1"/>
              <w:rPrChange w:author="Kavinilavu" w:id="44" w:date="2026-09-24T05:18:57Z">
                <w:rPr>
                  <w:rFonts w:ascii="Cambria" w:cs="Cambria" w:eastAsia="Cambria" w:hAnsi="Cambria"/>
                  <w:sz w:val="24"/>
                  <w:szCs w:val="24"/>
                </w:rPr>
              </w:rPrChange>
            </w:rPr>
            <w:pPrChange w:author="Kavinilavu" w:id="0" w:date="2026-09-24T05:18:57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22612"/>
              <w:tag w:val="goog_rdk_1427"/>
            </w:sdtPr>
            <w:sdtContent>
              <w:ins w:author="Pradeep" w:id="107" w:date="2026-09-22T00:15:29Z">
                <w:sdt>
                  <w:sdtPr>
                    <w:id w:val="-1105266148"/>
                    <w:tag w:val="goog_rdk_1428"/>
                  </w:sdtPr>
                  <w:sdtContent>
                    <w:del w:author="Anonymous" w:id="55" w:date="2026-09-24T05:26:08Z"/>
                  </w:sdtContent>
                </w:sdt>
              </w:ins>
              <w:sdt>
                <w:sdtPr>
                  <w:id w:val="1066838881"/>
                  <w:tag w:val="goog_rdk_1429"/>
                </w:sdtPr>
                <w:sdtContent>
                  <w:ins w:author="Pradeep" w:id="107" w:date="2026-09-22T00:15:29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Home,Party,jewelry-each have </w:delText>
                      </w:r>
                    </w:del>
                  </w:ins>
                </w:sdtContent>
              </w:sdt>
              <w:ins w:author="Pradeep" w:id="107" w:date="2026-09-22T00:15:29Z">
                <w:del w:author="Anonymous" w:id="55" w:date="2026-09-24T05:26:08Z">
                  <w:sdt>
                    <w:sdtPr>
                      <w:id w:val="-895775554"/>
                      <w:tag w:val="goog_rdk_143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separate</w:delText>
                      </w:r>
                    </w:sdtContent>
                  </w:sdt>
                  <w:sdt>
                    <w:sdtPr>
                      <w:id w:val="-857496532"/>
                      <w:tag w:val="goog_rdk_143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logic</w:delText>
                      </w:r>
                    </w:sdtContent>
                  </w:sdt>
                </w:del>
              </w:ins>
            </w:sdtContent>
          </w:sdt>
          <w:sdt>
            <w:sdtPr>
              <w:id w:val="-625178737"/>
              <w:tag w:val="goog_rdk_1432"/>
            </w:sdtPr>
            <w:sdtContent>
              <w:del w:author="Anonymous" w:id="55" w:date="2026-09-24T05:26:08Z"/>
              <w:sdt>
                <w:sdtPr>
                  <w:id w:val="1191838129"/>
                  <w:tag w:val="goog_rdk_1433"/>
                </w:sdtPr>
                <w:sdtContent>
                  <w:del w:author="Anonymous" w:id="55" w:date="2026-09-24T05:26:08Z">
                    <w:r w:rsidDel="00000000" w:rsidR="00000000" w:rsidRPr="00000000">
                      <w:rPr>
                        <w:rtl w:val="0"/>
                      </w:rPr>
                    </w:r>
                  </w:del>
                </w:sdtContent>
              </w:sdt>
              <w:del w:author="Anonymous" w:id="55" w:date="2026-09-24T05:26:08Z"/>
            </w:sdtContent>
          </w:sdt>
        </w:p>
      </w:sdtContent>
    </w:sdt>
    <w:sdt>
      <w:sdtPr>
        <w:id w:val="2104918954"/>
        <w:tag w:val="goog_rdk_1444"/>
      </w:sdtPr>
      <w:sdtContent>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8" w:date="2026-09-22T00:17:14Z"/>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005731364"/>
              <w:tag w:val="goog_rdk_1437"/>
            </w:sdtPr>
            <w:sdtContent>
              <w:ins w:author="Pradeep" w:id="107" w:date="2026-09-22T00:15:29Z">
                <w:sdt>
                  <w:sdtPr>
                    <w:id w:val="1378611969"/>
                    <w:tag w:val="goog_rdk_1438"/>
                  </w:sdtPr>
                  <w:sdtContent>
                    <w:del w:author="Anonymous" w:id="55" w:date="2026-09-24T05:26:08Z"/>
                  </w:sdtContent>
                </w:sdt>
              </w:ins>
              <w:sdt>
                <w:sdtPr>
                  <w:id w:val="-1406575955"/>
                  <w:tag w:val="goog_rdk_1439"/>
                </w:sdtPr>
                <w:sdtContent>
                  <w:ins w:author="Pradeep" w:id="107" w:date="2026-09-22T00:15:29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Codes are given</w:delText>
                      </w:r>
                    </w:del>
                  </w:ins>
                </w:sdtContent>
              </w:sdt>
              <w:ins w:author="Pradeep" w:id="107" w:date="2026-09-22T00:15:29Z">
                <w:del w:author="Anonymous" w:id="55" w:date="2026-09-24T05:26:08Z"/>
              </w:ins>
            </w:sdtContent>
          </w:sdt>
          <w:sdt>
            <w:sdtPr>
              <w:id w:val="-1000386375"/>
              <w:tag w:val="goog_rdk_1440"/>
            </w:sdtPr>
            <w:sdtContent>
              <w:del w:author="Anonymous" w:id="55" w:date="2026-09-24T05:26:08Z"/>
            </w:sdtContent>
          </w:sdt>
          <w:sdt>
            <w:sdtPr>
              <w:id w:val="1579371844"/>
              <w:tag w:val="goog_rdk_1441"/>
            </w:sdtPr>
            <w:sdtContent>
              <w:ins w:author="Pradeep" w:id="108" w:date="2026-09-22T00:17:14Z">
                <w:sdt>
                  <w:sdtPr>
                    <w:id w:val="-805978391"/>
                    <w:tag w:val="goog_rdk_1442"/>
                  </w:sdtPr>
                  <w:sdtContent>
                    <w:del w:author="Anonymous" w:id="55" w:date="2026-09-24T05:26:08Z"/>
                  </w:sdtContent>
                </w:sdt>
              </w:ins>
              <w:sdt>
                <w:sdtPr>
                  <w:id w:val="-1168970505"/>
                  <w:tag w:val="goog_rdk_1443"/>
                </w:sdtPr>
                <w:sdtContent>
                  <w:ins w:author="Pradeep" w:id="108" w:date="2026-09-22T00:17:14Z">
                    <w:del w:author="Anonymous" w:id="55" w:date="2026-09-24T05:26:08Z">
                      <w:r w:rsidDel="00000000" w:rsidR="00000000" w:rsidRPr="00000000">
                        <w:rPr>
                          <w:rtl w:val="0"/>
                        </w:rPr>
                      </w:r>
                    </w:del>
                  </w:ins>
                </w:sdtContent>
              </w:sdt>
              <w:ins w:author="Pradeep" w:id="108" w:date="2026-09-22T00:17:14Z">
                <w:del w:author="Anonymous" w:id="55" w:date="2026-09-24T05:26:08Z"/>
              </w:ins>
            </w:sdtContent>
          </w:sdt>
        </w:p>
      </w:sdtContent>
    </w:sdt>
    <w:sdt>
      <w:sdtPr>
        <w:id w:val="1913683819"/>
        <w:tag w:val="goog_rdk_1448"/>
      </w:sdtPr>
      <w:sdtContent>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8" w:date="2026-09-22T00:17:14Z"/>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384700382"/>
              <w:tag w:val="goog_rdk_1445"/>
            </w:sdtPr>
            <w:sdtContent>
              <w:ins w:author="Pradeep" w:id="108" w:date="2026-09-22T00:17:14Z">
                <w:sdt>
                  <w:sdtPr>
                    <w:id w:val="-1431470213"/>
                    <w:tag w:val="goog_rdk_1446"/>
                  </w:sdtPr>
                  <w:sdtContent>
                    <w:del w:author="Anonymous" w:id="55" w:date="2026-09-24T05:26:08Z"/>
                  </w:sdtContent>
                </w:sdt>
              </w:ins>
              <w:sdt>
                <w:sdtPr>
                  <w:id w:val="940462561"/>
                  <w:tag w:val="goog_rdk_1447"/>
                </w:sdtPr>
                <w:sdtContent>
                  <w:ins w:author="Pradeep" w:id="108" w:date="2026-09-22T00:17:1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Routings-What can execute according to the request</w:delText>
                      </w:r>
                    </w:del>
                  </w:ins>
                </w:sdtContent>
              </w:sdt>
              <w:ins w:author="Pradeep" w:id="108" w:date="2026-09-22T00:17:14Z">
                <w:del w:author="Anonymous" w:id="55" w:date="2026-09-24T05:26:08Z"/>
              </w:ins>
            </w:sdtContent>
          </w:sdt>
        </w:p>
      </w:sdtContent>
    </w:sdt>
    <w:sdt>
      <w:sdtPr>
        <w:id w:val="-1389473935"/>
        <w:tag w:val="goog_rdk_1452"/>
      </w:sdtPr>
      <w:sdtContent>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8" w:date="2026-09-22T00:17:14Z"/>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281609898"/>
              <w:tag w:val="goog_rdk_1449"/>
            </w:sdtPr>
            <w:sdtContent>
              <w:ins w:author="Pradeep" w:id="108" w:date="2026-09-22T00:17:14Z">
                <w:sdt>
                  <w:sdtPr>
                    <w:id w:val="-1452135283"/>
                    <w:tag w:val="goog_rdk_1450"/>
                  </w:sdtPr>
                  <w:sdtContent>
                    <w:del w:author="Anonymous" w:id="55" w:date="2026-09-24T05:26:08Z"/>
                  </w:sdtContent>
                </w:sdt>
              </w:ins>
              <w:sdt>
                <w:sdtPr>
                  <w:id w:val="452207064"/>
                  <w:tag w:val="goog_rdk_1451"/>
                </w:sdtPr>
                <w:sdtContent>
                  <w:ins w:author="Pradeep" w:id="108" w:date="2026-09-22T00:17:1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Login page-Existing user</w:delText>
                      </w:r>
                    </w:del>
                  </w:ins>
                </w:sdtContent>
              </w:sdt>
              <w:ins w:author="Pradeep" w:id="108" w:date="2026-09-22T00:17:14Z">
                <w:del w:author="Anonymous" w:id="55" w:date="2026-09-24T05:26:08Z"/>
              </w:ins>
            </w:sdtContent>
          </w:sdt>
        </w:p>
      </w:sdtContent>
    </w:sdt>
    <w:sdt>
      <w:sdtPr>
        <w:id w:val="-1926488182"/>
        <w:tag w:val="goog_rdk_1456"/>
      </w:sdtPr>
      <w:sdtContent>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8" w:date="2026-09-22T00:17:14Z"/>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092879364"/>
              <w:tag w:val="goog_rdk_1453"/>
            </w:sdtPr>
            <w:sdtContent>
              <w:ins w:author="Pradeep" w:id="108" w:date="2026-09-22T00:17:14Z">
                <w:sdt>
                  <w:sdtPr>
                    <w:id w:val="1766041498"/>
                    <w:tag w:val="goog_rdk_1454"/>
                  </w:sdtPr>
                  <w:sdtContent>
                    <w:del w:author="Anonymous" w:id="55" w:date="2026-09-24T05:26:08Z"/>
                  </w:sdtContent>
                </w:sdt>
              </w:ins>
              <w:sdt>
                <w:sdtPr>
                  <w:id w:val="-1410106982"/>
                  <w:tag w:val="goog_rdk_1455"/>
                </w:sdtPr>
                <w:sdtContent>
                  <w:ins w:author="Pradeep" w:id="108" w:date="2026-09-22T00:17:1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Register page-New user</w:delText>
                      </w:r>
                    </w:del>
                  </w:ins>
                </w:sdtContent>
              </w:sdt>
              <w:ins w:author="Pradeep" w:id="108" w:date="2026-09-22T00:17:14Z">
                <w:del w:author="Anonymous" w:id="55" w:date="2026-09-24T05:26:08Z"/>
              </w:ins>
            </w:sdtContent>
          </w:sdt>
        </w:p>
      </w:sdtContent>
    </w:sdt>
    <w:sdt>
      <w:sdtPr>
        <w:id w:val="-240828217"/>
        <w:tag w:val="goog_rdk_1462"/>
      </w:sdtPr>
      <w:sdtContent>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Anonymous" w:id="55" w:date="2026-09-24T05:26:08Z"/>
              <w:i w:val="1"/>
              <w:iCs w:val="1"/>
              <w:rPrChange w:author="Kavinilavu" w:id="44" w:date="2026-09-24T05:18:57Z">
                <w:rPr>
                  <w:rFonts w:ascii="Cambria" w:cs="Cambria" w:eastAsia="Cambria" w:hAnsi="Cambria"/>
                  <w:sz w:val="24"/>
                  <w:szCs w:val="24"/>
                </w:rPr>
              </w:rPrChange>
            </w:rPr>
            <w:pPrChange w:author="Kavinilavu" w:id="0" w:date="2026-09-24T05:18:57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67024536"/>
              <w:tag w:val="goog_rdk_1457"/>
            </w:sdtPr>
            <w:sdtContent>
              <w:ins w:author="Pradeep" w:id="108" w:date="2026-09-22T00:17:14Z">
                <w:sdt>
                  <w:sdtPr>
                    <w:id w:val="315372420"/>
                    <w:tag w:val="goog_rdk_1458"/>
                  </w:sdtPr>
                  <w:sdtContent>
                    <w:del w:author="Anonymous" w:id="55" w:date="2026-09-24T05:26:08Z"/>
                  </w:sdtContent>
                </w:sdt>
              </w:ins>
              <w:sdt>
                <w:sdtPr>
                  <w:id w:val="-2050466363"/>
                  <w:tag w:val="goog_rdk_1459"/>
                </w:sdtPr>
                <w:sdtContent>
                  <w:ins w:author="Pradeep" w:id="108" w:date="2026-09-22T00:17:1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Logout page-End the current session</w:delText>
                      </w:r>
                    </w:del>
                  </w:ins>
                </w:sdtContent>
              </w:sdt>
              <w:ins w:author="Pradeep" w:id="108" w:date="2026-09-22T00:17:14Z">
                <w:del w:author="Anonymous" w:id="55" w:date="2026-09-24T05:26:08Z"/>
              </w:ins>
            </w:sdtContent>
          </w:sdt>
          <w:sdt>
            <w:sdtPr>
              <w:id w:val="640451368"/>
              <w:tag w:val="goog_rdk_1460"/>
            </w:sdtPr>
            <w:sdtContent>
              <w:del w:author="Anonymous" w:id="55" w:date="2026-09-24T05:26:08Z"/>
              <w:sdt>
                <w:sdtPr>
                  <w:id w:val="-1257079588"/>
                  <w:tag w:val="goog_rdk_1461"/>
                </w:sdtPr>
                <w:sdtContent>
                  <w:del w:author="Anonymous" w:id="55" w:date="2026-09-24T05:26:08Z">
                    <w:r w:rsidDel="00000000" w:rsidR="00000000" w:rsidRPr="00000000">
                      <w:rPr>
                        <w:rtl w:val="0"/>
                      </w:rPr>
                    </w:r>
                  </w:del>
                </w:sdtContent>
              </w:sdt>
              <w:del w:author="Anonymous" w:id="55" w:date="2026-09-24T05:26:08Z"/>
            </w:sdtContent>
          </w:sdt>
        </w:p>
      </w:sdtContent>
    </w:sdt>
    <w:sdt>
      <w:sdtPr>
        <w:id w:val="323275562"/>
        <w:tag w:val="goog_rdk_1470"/>
      </w:sdtPr>
      <w:sdtContent>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Anonymous" w:id="55" w:date="2026-09-24T05:26:08Z"/>
              <w:i w:val="1"/>
              <w:iCs w:val="1"/>
              <w:rPrChange w:author="Kavinilavu" w:id="44" w:date="2026-09-24T05:18:57Z">
                <w:rPr>
                  <w:rFonts w:ascii="Cambria" w:cs="Cambria" w:eastAsia="Cambria" w:hAnsi="Cambria"/>
                  <w:sz w:val="24"/>
                  <w:szCs w:val="24"/>
                </w:rPr>
              </w:rPrChange>
            </w:rPr>
            <w:pPrChange w:author="Kavinilavu" w:id="0" w:date="2026-09-24T05:18:57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13524201"/>
              <w:tag w:val="goog_rdk_1465"/>
            </w:sdtPr>
            <w:sdtContent>
              <w:ins w:author="Pradeep" w:id="108" w:date="2026-09-22T00:17:14Z">
                <w:sdt>
                  <w:sdtPr>
                    <w:id w:val="548925593"/>
                    <w:tag w:val="goog_rdk_1466"/>
                  </w:sdtPr>
                  <w:sdtContent>
                    <w:del w:author="Anonymous" w:id="55" w:date="2026-09-24T05:26:08Z"/>
                  </w:sdtContent>
                </w:sdt>
              </w:ins>
              <w:sdt>
                <w:sdtPr>
                  <w:id w:val="1863905587"/>
                  <w:tag w:val="goog_rdk_1467"/>
                </w:sdtPr>
                <w:sdtContent>
                  <w:ins w:author="Pradeep" w:id="108" w:date="2026-09-22T00:17:1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JWT token-We can access protected APLs(authorised access)</w:delText>
                      </w:r>
                    </w:del>
                  </w:ins>
                </w:sdtContent>
              </w:sdt>
              <w:ins w:author="Pradeep" w:id="108" w:date="2026-09-22T00:17:14Z">
                <w:del w:author="Anonymous" w:id="55" w:date="2026-09-24T05:26:08Z"/>
              </w:ins>
            </w:sdtContent>
          </w:sdt>
          <w:sdt>
            <w:sdtPr>
              <w:id w:val="499838849"/>
              <w:tag w:val="goog_rdk_1468"/>
            </w:sdtPr>
            <w:sdtContent>
              <w:del w:author="Anonymous" w:id="55" w:date="2026-09-24T05:26:08Z"/>
              <w:sdt>
                <w:sdtPr>
                  <w:id w:val="1181428185"/>
                  <w:tag w:val="goog_rdk_1469"/>
                </w:sdtPr>
                <w:sdtContent>
                  <w:del w:author="Anonymous" w:id="55" w:date="2026-09-24T05:26:08Z">
                    <w:r w:rsidDel="00000000" w:rsidR="00000000" w:rsidRPr="00000000">
                      <w:rPr>
                        <w:rtl w:val="0"/>
                      </w:rPr>
                    </w:r>
                  </w:del>
                </w:sdtContent>
              </w:sdt>
              <w:del w:author="Anonymous" w:id="55" w:date="2026-09-24T05:26:08Z"/>
            </w:sdtContent>
          </w:sdt>
        </w:p>
      </w:sdtContent>
    </w:sdt>
    <w:sdt>
      <w:sdtPr>
        <w:id w:val="-840869616"/>
        <w:tag w:val="goog_rdk_1473"/>
      </w:sdtPr>
      <w:sdtContent>
        <w:p w:rsidR="00000000" w:rsidDel="00000000" w:rsidP="00000000" w:rsidRDefault="00000000" w:rsidRPr="00000000" w14:paraId="00000103">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136272895"/>
              <w:tag w:val="goog_rdk_1471"/>
            </w:sdtPr>
            <w:sdtContent>
              <w:del w:author="Anonymous" w:id="55" w:date="2026-09-24T05:26:08Z"/>
              <w:sdt>
                <w:sdtPr>
                  <w:id w:val="-610238617"/>
                  <w:tag w:val="goog_rdk_1472"/>
                </w:sdtPr>
                <w:sdtContent>
                  <w:del w:author="Anonymous" w:id="55" w:date="2026-09-24T05:26:08Z">
                    <w:r w:rsidDel="00000000" w:rsidR="00000000" w:rsidRPr="00000000">
                      <w:rPr>
                        <w:rtl w:val="0"/>
                      </w:rPr>
                    </w:r>
                  </w:del>
                </w:sdtContent>
              </w:sdt>
              <w:del w:author="Anonymous" w:id="55" w:date="2026-09-24T05:26:08Z"/>
            </w:sdtContent>
          </w:sdt>
        </w:p>
      </w:sdtContent>
    </w:sdt>
    <w:sdt>
      <w:sdtPr>
        <w:id w:val="-1583359721"/>
        <w:tag w:val="goog_rdk_1476"/>
      </w:sdtPr>
      <w:sdtContent>
        <w:p w:rsidR="00000000" w:rsidDel="00000000" w:rsidP="00000000" w:rsidRDefault="00000000" w:rsidRPr="00000000" w14:paraId="00000104">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63888598"/>
              <w:tag w:val="goog_rdk_1474"/>
            </w:sdtPr>
            <w:sdtContent>
              <w:del w:author="Anonymous" w:id="55" w:date="2026-09-24T05:26:08Z"/>
              <w:sdt>
                <w:sdtPr>
                  <w:id w:val="993214796"/>
                  <w:tag w:val="goog_rdk_1475"/>
                </w:sdtPr>
                <w:sdtContent>
                  <w:del w:author="Anonymous" w:id="55" w:date="2026-09-24T05:26:08Z">
                    <w:r w:rsidDel="00000000" w:rsidR="00000000" w:rsidRPr="00000000">
                      <w:rPr>
                        <w:rtl w:val="0"/>
                      </w:rPr>
                    </w:r>
                  </w:del>
                </w:sdtContent>
              </w:sdt>
              <w:del w:author="Anonymous" w:id="55" w:date="2026-09-24T05:26:08Z"/>
            </w:sdtContent>
          </w:sdt>
        </w:p>
      </w:sdtContent>
    </w:sdt>
    <w:sdt>
      <w:sdtPr>
        <w:id w:val="1151023946"/>
        <w:tag w:val="goog_rdk_1479"/>
      </w:sdtPr>
      <w:sdtContent>
        <w:p w:rsidR="00000000" w:rsidDel="00000000" w:rsidP="00000000" w:rsidRDefault="00000000" w:rsidRPr="00000000" w14:paraId="00000105">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44299479"/>
              <w:tag w:val="goog_rdk_1477"/>
            </w:sdtPr>
            <w:sdtContent>
              <w:del w:author="Anonymous" w:id="55" w:date="2026-09-24T05:26:08Z"/>
              <w:sdt>
                <w:sdtPr>
                  <w:id w:val="616504040"/>
                  <w:tag w:val="goog_rdk_1478"/>
                </w:sdtPr>
                <w:sdtContent>
                  <w:del w:author="Anonymous" w:id="55" w:date="2026-09-24T05:26:08Z">
                    <w:r w:rsidDel="00000000" w:rsidR="00000000" w:rsidRPr="00000000">
                      <w:rPr>
                        <w:rtl w:val="0"/>
                      </w:rPr>
                    </w:r>
                  </w:del>
                </w:sdtContent>
              </w:sdt>
              <w:del w:author="Anonymous" w:id="55" w:date="2026-09-24T05:26:08Z"/>
            </w:sdtContent>
          </w:sdt>
        </w:p>
      </w:sdtContent>
    </w:sdt>
    <w:sdt>
      <w:sdtPr>
        <w:id w:val="-58560796"/>
        <w:tag w:val="goog_rdk_1482"/>
      </w:sdtPr>
      <w:sdtContent>
        <w:p w:rsidR="00000000" w:rsidDel="00000000" w:rsidP="00000000" w:rsidRDefault="00000000" w:rsidRPr="00000000" w14:paraId="00000106">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34010781"/>
              <w:tag w:val="goog_rdk_1480"/>
            </w:sdtPr>
            <w:sdtContent>
              <w:del w:author="Anonymous" w:id="55" w:date="2026-09-24T05:26:08Z"/>
              <w:sdt>
                <w:sdtPr>
                  <w:id w:val="-2049733315"/>
                  <w:tag w:val="goog_rdk_1481"/>
                </w:sdtPr>
                <w:sdtContent>
                  <w:del w:author="Anonymous" w:id="55" w:date="2026-09-24T05:26:08Z">
                    <w:r w:rsidDel="00000000" w:rsidR="00000000" w:rsidRPr="00000000">
                      <w:rPr>
                        <w:rtl w:val="0"/>
                      </w:rPr>
                    </w:r>
                  </w:del>
                </w:sdtContent>
              </w:sdt>
              <w:del w:author="Anonymous" w:id="55" w:date="2026-09-24T05:26:08Z"/>
            </w:sdtContent>
          </w:sdt>
        </w:p>
      </w:sdtContent>
    </w:sdt>
    <w:sdt>
      <w:sdtPr>
        <w:id w:val="-737165484"/>
        <w:tag w:val="goog_rdk_1485"/>
      </w:sdtPr>
      <w:sdtContent>
        <w:p w:rsidR="00000000" w:rsidDel="00000000" w:rsidP="00000000" w:rsidRDefault="00000000" w:rsidRPr="00000000" w14:paraId="00000107">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69197313"/>
              <w:tag w:val="goog_rdk_1483"/>
            </w:sdtPr>
            <w:sdtContent>
              <w:del w:author="Anonymous" w:id="55" w:date="2026-09-24T05:26:08Z"/>
              <w:sdt>
                <w:sdtPr>
                  <w:id w:val="1898349649"/>
                  <w:tag w:val="goog_rdk_1484"/>
                </w:sdtPr>
                <w:sdtContent>
                  <w:del w:author="Anonymous" w:id="55" w:date="2026-09-24T05:26:08Z">
                    <w:r w:rsidDel="00000000" w:rsidR="00000000" w:rsidRPr="00000000">
                      <w:rPr>
                        <w:rtl w:val="0"/>
                      </w:rPr>
                    </w:r>
                  </w:del>
                </w:sdtContent>
              </w:sdt>
              <w:del w:author="Anonymous" w:id="55" w:date="2026-09-24T05:26:08Z"/>
            </w:sdtContent>
          </w:sdt>
        </w:p>
      </w:sdtContent>
    </w:sdt>
    <w:sdt>
      <w:sdtPr>
        <w:id w:val="-2141241571"/>
        <w:tag w:val="goog_rdk_1488"/>
      </w:sdtPr>
      <w:sdtContent>
        <w:p w:rsidR="00000000" w:rsidDel="00000000" w:rsidP="00000000" w:rsidRDefault="00000000" w:rsidRPr="00000000" w14:paraId="00000108">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85618294"/>
              <w:tag w:val="goog_rdk_1486"/>
            </w:sdtPr>
            <w:sdtContent>
              <w:del w:author="Anonymous" w:id="55" w:date="2026-09-24T05:26:08Z"/>
              <w:sdt>
                <w:sdtPr>
                  <w:id w:val="1557462354"/>
                  <w:tag w:val="goog_rdk_1487"/>
                </w:sdtPr>
                <w:sdtContent>
                  <w:del w:author="Anonymous" w:id="55" w:date="2026-09-24T05:26:08Z">
                    <w:r w:rsidDel="00000000" w:rsidR="00000000" w:rsidRPr="00000000">
                      <w:rPr>
                        <w:rtl w:val="0"/>
                      </w:rPr>
                    </w:r>
                  </w:del>
                </w:sdtContent>
              </w:sdt>
              <w:del w:author="Anonymous" w:id="55" w:date="2026-09-24T05:26:08Z"/>
            </w:sdtContent>
          </w:sdt>
        </w:p>
      </w:sdtContent>
    </w:sdt>
    <w:sdt>
      <w:sdtPr>
        <w:id w:val="-856275534"/>
        <w:tag w:val="goog_rdk_1491"/>
      </w:sdtPr>
      <w:sdtContent>
        <w:p w:rsidR="00000000" w:rsidDel="00000000" w:rsidP="00000000" w:rsidRDefault="00000000" w:rsidRPr="00000000" w14:paraId="00000109">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770198989"/>
              <w:tag w:val="goog_rdk_1489"/>
            </w:sdtPr>
            <w:sdtContent>
              <w:del w:author="Anonymous" w:id="55" w:date="2026-09-24T05:26:08Z"/>
              <w:sdt>
                <w:sdtPr>
                  <w:id w:val="-1788626814"/>
                  <w:tag w:val="goog_rdk_1490"/>
                </w:sdtPr>
                <w:sdtContent>
                  <w:del w:author="Anonymous" w:id="55" w:date="2026-09-24T05:26:08Z">
                    <w:r w:rsidDel="00000000" w:rsidR="00000000" w:rsidRPr="00000000">
                      <w:rPr>
                        <w:rtl w:val="0"/>
                      </w:rPr>
                    </w:r>
                  </w:del>
                </w:sdtContent>
              </w:sdt>
              <w:del w:author="Anonymous" w:id="55" w:date="2026-09-24T05:26:08Z"/>
            </w:sdtContent>
          </w:sdt>
        </w:p>
      </w:sdtContent>
    </w:sdt>
    <w:sdt>
      <w:sdtPr>
        <w:id w:val="-1383203910"/>
        <w:tag w:val="goog_rdk_1494"/>
      </w:sdtPr>
      <w:sdtContent>
        <w:p w:rsidR="00000000" w:rsidDel="00000000" w:rsidP="00000000" w:rsidRDefault="00000000" w:rsidRPr="00000000" w14:paraId="0000010A">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14300681"/>
              <w:tag w:val="goog_rdk_1492"/>
            </w:sdtPr>
            <w:sdtContent>
              <w:del w:author="Anonymous" w:id="55" w:date="2026-09-24T05:26:08Z"/>
              <w:sdt>
                <w:sdtPr>
                  <w:id w:val="393346902"/>
                  <w:tag w:val="goog_rdk_1493"/>
                </w:sdtPr>
                <w:sdtContent>
                  <w:del w:author="Anonymous" w:id="55" w:date="2026-09-24T05:26:08Z">
                    <w:r w:rsidDel="00000000" w:rsidR="00000000" w:rsidRPr="00000000">
                      <w:rPr>
                        <w:rtl w:val="0"/>
                      </w:rPr>
                    </w:r>
                  </w:del>
                </w:sdtContent>
              </w:sdt>
              <w:del w:author="Anonymous" w:id="55" w:date="2026-09-24T05:26:08Z"/>
            </w:sdtContent>
          </w:sdt>
        </w:p>
      </w:sdtContent>
    </w:sdt>
    <w:sdt>
      <w:sdtPr>
        <w:id w:val="619902767"/>
        <w:tag w:val="goog_rdk_1497"/>
      </w:sdtPr>
      <w:sdtContent>
        <w:p w:rsidR="00000000" w:rsidDel="00000000" w:rsidP="00000000" w:rsidRDefault="00000000" w:rsidRPr="00000000" w14:paraId="0000010B">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45401913"/>
              <w:tag w:val="goog_rdk_1495"/>
            </w:sdtPr>
            <w:sdtContent>
              <w:del w:author="Anonymous" w:id="55" w:date="2026-09-24T05:26:08Z"/>
              <w:sdt>
                <w:sdtPr>
                  <w:id w:val="-1907328901"/>
                  <w:tag w:val="goog_rdk_1496"/>
                </w:sdtPr>
                <w:sdtContent>
                  <w:del w:author="Anonymous" w:id="55" w:date="2026-09-24T05:26:08Z">
                    <w:r w:rsidDel="00000000" w:rsidR="00000000" w:rsidRPr="00000000">
                      <w:rPr>
                        <w:rtl w:val="0"/>
                      </w:rPr>
                    </w:r>
                  </w:del>
                </w:sdtContent>
              </w:sdt>
              <w:del w:author="Anonymous" w:id="55" w:date="2026-09-24T05:26:08Z"/>
            </w:sdtContent>
          </w:sdt>
        </w:p>
      </w:sdtContent>
    </w:sdt>
    <w:sdt>
      <w:sdtPr>
        <w:id w:val="143386610"/>
        <w:tag w:val="goog_rdk_1500"/>
      </w:sdtPr>
      <w:sdtContent>
        <w:p w:rsidR="00000000" w:rsidDel="00000000" w:rsidP="00000000" w:rsidRDefault="00000000" w:rsidRPr="00000000" w14:paraId="0000010C">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70292644"/>
              <w:tag w:val="goog_rdk_1498"/>
            </w:sdtPr>
            <w:sdtContent>
              <w:del w:author="Anonymous" w:id="55" w:date="2026-09-24T05:26:08Z"/>
              <w:sdt>
                <w:sdtPr>
                  <w:id w:val="166595639"/>
                  <w:tag w:val="goog_rdk_1499"/>
                </w:sdtPr>
                <w:sdtContent>
                  <w:del w:author="Anonymous" w:id="55" w:date="2026-09-24T05:26:08Z">
                    <w:r w:rsidDel="00000000" w:rsidR="00000000" w:rsidRPr="00000000">
                      <w:rPr>
                        <w:rtl w:val="0"/>
                      </w:rPr>
                    </w:r>
                  </w:del>
                </w:sdtContent>
              </w:sdt>
              <w:del w:author="Anonymous" w:id="55" w:date="2026-09-24T05:26:08Z"/>
            </w:sdtContent>
          </w:sdt>
        </w:p>
      </w:sdtContent>
    </w:sdt>
    <w:sdt>
      <w:sdtPr>
        <w:id w:val="1213813844"/>
        <w:tag w:val="goog_rdk_1503"/>
      </w:sdtPr>
      <w:sdtContent>
        <w:p w:rsidR="00000000" w:rsidDel="00000000" w:rsidP="00000000" w:rsidRDefault="00000000" w:rsidRPr="00000000" w14:paraId="0000010D">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49427931"/>
              <w:tag w:val="goog_rdk_1501"/>
            </w:sdtPr>
            <w:sdtContent>
              <w:del w:author="Anonymous" w:id="55" w:date="2026-09-24T05:26:08Z"/>
              <w:sdt>
                <w:sdtPr>
                  <w:id w:val="449632605"/>
                  <w:tag w:val="goog_rdk_1502"/>
                </w:sdtPr>
                <w:sdtContent>
                  <w:del w:author="Anonymous" w:id="55" w:date="2026-09-24T05:26:08Z">
                    <w:r w:rsidDel="00000000" w:rsidR="00000000" w:rsidRPr="00000000">
                      <w:rPr>
                        <w:rtl w:val="0"/>
                      </w:rPr>
                    </w:r>
                  </w:del>
                </w:sdtContent>
              </w:sdt>
              <w:del w:author="Anonymous" w:id="55" w:date="2026-09-24T05:26:08Z"/>
            </w:sdtContent>
          </w:sdt>
        </w:p>
      </w:sdtContent>
    </w:sdt>
    <w:sdt>
      <w:sdtPr>
        <w:id w:val="-880777697"/>
        <w:tag w:val="goog_rdk_1506"/>
      </w:sdtPr>
      <w:sdtContent>
        <w:p w:rsidR="00000000" w:rsidDel="00000000" w:rsidP="00000000" w:rsidRDefault="00000000" w:rsidRPr="00000000" w14:paraId="0000010E">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16817230"/>
              <w:tag w:val="goog_rdk_1504"/>
            </w:sdtPr>
            <w:sdtContent>
              <w:del w:author="Anonymous" w:id="55" w:date="2026-09-24T05:26:08Z"/>
              <w:sdt>
                <w:sdtPr>
                  <w:id w:val="1727084813"/>
                  <w:tag w:val="goog_rdk_1505"/>
                </w:sdtPr>
                <w:sdtContent>
                  <w:del w:author="Anonymous" w:id="55" w:date="2026-09-24T05:26:08Z">
                    <w:r w:rsidDel="00000000" w:rsidR="00000000" w:rsidRPr="00000000">
                      <w:rPr>
                        <w:rtl w:val="0"/>
                      </w:rPr>
                    </w:r>
                  </w:del>
                </w:sdtContent>
              </w:sdt>
              <w:del w:author="Anonymous" w:id="55" w:date="2026-09-24T05:26:08Z"/>
            </w:sdtContent>
          </w:sdt>
        </w:p>
      </w:sdtContent>
    </w:sdt>
    <w:sdt>
      <w:sdtPr>
        <w:id w:val="565364313"/>
        <w:tag w:val="goog_rdk_1509"/>
      </w:sdtPr>
      <w:sdtContent>
        <w:p w:rsidR="00000000" w:rsidDel="00000000" w:rsidP="00000000" w:rsidRDefault="00000000" w:rsidRPr="00000000" w14:paraId="0000010F">
          <w:pPr>
            <w:pStyle w:val="Heading1"/>
            <w:spacing w:after="160"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1823768050"/>
              <w:tag w:val="goog_rdk_1507"/>
            </w:sdtPr>
            <w:sdtContent>
              <w:del w:author="Anonymous" w:id="55" w:date="2026-09-24T05:26:08Z"/>
              <w:sdt>
                <w:sdtPr>
                  <w:id w:val="1996280990"/>
                  <w:tag w:val="goog_rdk_1508"/>
                </w:sdtPr>
                <w:sdtContent>
                  <w:del w:author="Anonymous" w:id="55" w:date="2026-09-24T05:26:08Z">
                    <w:r w:rsidDel="00000000" w:rsidR="00000000" w:rsidRPr="00000000">
                      <w:rPr>
                        <w:rtl w:val="0"/>
                      </w:rPr>
                    </w:r>
                  </w:del>
                </w:sdtContent>
              </w:sdt>
              <w:del w:author="Anonymous" w:id="55" w:date="2026-09-24T05:26:08Z"/>
            </w:sdtContent>
          </w:sdt>
        </w:p>
      </w:sdtContent>
    </w:sdt>
    <w:sdt>
      <w:sdtPr>
        <w:id w:val="1107659307"/>
        <w:tag w:val="goog_rdk_1512"/>
      </w:sdtPr>
      <w:sdtContent>
        <w:p w:rsidR="00000000" w:rsidDel="00000000" w:rsidP="00000000" w:rsidRDefault="00000000" w:rsidRPr="00000000" w14:paraId="00000110">
          <w:pPr>
            <w:pStyle w:val="Heading1"/>
            <w:spacing w:after="160"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2140557328"/>
              <w:tag w:val="goog_rdk_1510"/>
            </w:sdtPr>
            <w:sdtContent>
              <w:del w:author="Anonymous" w:id="55" w:date="2026-09-24T05:26:08Z"/>
              <w:sdt>
                <w:sdtPr>
                  <w:id w:val="1860683721"/>
                  <w:tag w:val="goog_rdk_1511"/>
                </w:sdtPr>
                <w:sdtContent>
                  <w:del w:author="Anonymous" w:id="55" w:date="2026-09-24T05:26:08Z">
                    <w:r w:rsidDel="00000000" w:rsidR="00000000" w:rsidRPr="00000000">
                      <w:rPr>
                        <w:rtl w:val="0"/>
                      </w:rPr>
                    </w:r>
                  </w:del>
                </w:sdtContent>
              </w:sdt>
              <w:del w:author="Anonymous" w:id="55" w:date="2026-09-24T05:26:08Z"/>
            </w:sdtContent>
          </w:sdt>
        </w:p>
      </w:sdtContent>
    </w:sdt>
    <w:sdt>
      <w:sdtPr>
        <w:id w:val="1342779103"/>
        <w:tag w:val="goog_rdk_1515"/>
      </w:sdtPr>
      <w:sdtContent>
        <w:p w:rsidR="00000000" w:rsidDel="00000000" w:rsidP="00000000" w:rsidRDefault="00000000" w:rsidRPr="00000000" w14:paraId="00000111">
          <w:pPr>
            <w:pStyle w:val="Heading1"/>
            <w:spacing w:after="160"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827496660"/>
              <w:tag w:val="goog_rdk_1513"/>
            </w:sdtPr>
            <w:sdtContent>
              <w:del w:author="Anonymous" w:id="55" w:date="2026-09-24T05:26:08Z"/>
              <w:sdt>
                <w:sdtPr>
                  <w:id w:val="-1576413163"/>
                  <w:tag w:val="goog_rdk_1514"/>
                </w:sdtPr>
                <w:sdtContent>
                  <w:del w:author="Anonymous" w:id="55" w:date="2026-09-24T05:26:08Z">
                    <w:r w:rsidDel="00000000" w:rsidR="00000000" w:rsidRPr="00000000">
                      <w:rPr>
                        <w:rtl w:val="0"/>
                      </w:rPr>
                    </w:r>
                  </w:del>
                </w:sdtContent>
              </w:sdt>
              <w:del w:author="Anonymous" w:id="55" w:date="2026-09-24T05:26:08Z"/>
            </w:sdtContent>
          </w:sdt>
        </w:p>
      </w:sdtContent>
    </w:sdt>
    <w:sdt>
      <w:sdtPr>
        <w:id w:val="-681028041"/>
        <w:tag w:val="goog_rdk_1520"/>
      </w:sdtPr>
      <w:sdtContent>
        <w:p w:rsidR="00000000" w:rsidDel="00000000" w:rsidP="00000000" w:rsidRDefault="00000000" w:rsidRPr="00000000" w14:paraId="00000112">
          <w:pPr>
            <w:pStyle w:val="Heading1"/>
            <w:keepNext w:val="0"/>
            <w:keepLines w:val="0"/>
            <w:spacing w:after="80" w:lineRule="auto"/>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color w:val="000000"/>
                  <w:sz w:val="24"/>
                  <w:szCs w:val="24"/>
                </w:rPr>
              </w:rPrChange>
            </w:rPr>
            <w:pPrChange w:author="Gayathri" w:id="0" w:date="2026-09-24T05:13:41Z">
              <w:pPr>
                <w:pStyle w:val="Heading2"/>
                <w:keepNext w:val="0"/>
                <w:keepLines w:val="0"/>
                <w:spacing w:after="80" w:before="360" w:lineRule="auto"/>
                <w:jc w:val="both"/>
              </w:pPr>
            </w:pPrChange>
          </w:pPr>
          <w:sdt>
            <w:sdtPr>
              <w:id w:val="-634530825"/>
              <w:tag w:val="goog_rdk_1516"/>
            </w:sdtPr>
            <w:sdtContent>
              <w:del w:author="Anonymous" w:id="55" w:date="2026-09-24T05:26:08Z"/>
              <w:sdt>
                <w:sdtPr>
                  <w:id w:val="1986377394"/>
                  <w:tag w:val="goog_rdk_1517"/>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000000"/>
                            <w:sz w:val="24"/>
                            <w:szCs w:val="24"/>
                          </w:rPr>
                        </w:rPrChange>
                      </w:rPr>
                      <w:delText xml:space="preserve">MILESTONE 3: Backend – FastAPI Integration (</w:delText>
                    </w:r>
                  </w:del>
                </w:sdtContent>
              </w:sdt>
              <w:del w:author="Anonymous" w:id="55" w:date="2026-09-24T05:26:08Z">
                <w:bookmarkStart w:colFirst="0" w:colLast="0" w:name="_heading=h.5fww8z4ywnzx" w:id="29"/>
                <w:bookmarkEnd w:id="29"/>
                <w:sdt>
                  <w:sdtPr>
                    <w:id w:val="944899997"/>
                    <w:tag w:val="goog_rdk_151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188038"/>
                            <w:sz w:val="24"/>
                            <w:szCs w:val="24"/>
                          </w:rPr>
                        </w:rPrChange>
                      </w:rPr>
                      <w:delText xml:space="preserve">main.py</w:delText>
                    </w:r>
                  </w:sdtContent>
                </w:sdt>
                <w:sdt>
                  <w:sdtPr>
                    <w:id w:val="-399202502"/>
                    <w:tag w:val="goog_rdk_151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000000"/>
                            <w:sz w:val="24"/>
                            <w:szCs w:val="24"/>
                          </w:rPr>
                        </w:rPrChange>
                      </w:rPr>
                      <w:delText xml:space="preserve">)</w:delText>
                    </w:r>
                  </w:sdtContent>
                </w:sdt>
              </w:del>
            </w:sdtContent>
          </w:sdt>
        </w:p>
      </w:sdtContent>
    </w:sdt>
    <w:sdt>
      <w:sdtPr>
        <w:id w:val="614552706"/>
        <w:tag w:val="goog_rdk_1527"/>
      </w:sdtPr>
      <w:sdtContent>
        <w:p w:rsidR="00000000" w:rsidDel="00000000" w:rsidP="00000000" w:rsidRDefault="00000000" w:rsidRPr="00000000" w14:paraId="00000113">
          <w:pPr>
            <w:pStyle w:val="Heading1"/>
            <w:spacing w:after="240" w:before="240" w:lineRule="auto"/>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Rule="auto"/>
                <w:jc w:val="both"/>
              </w:pPr>
            </w:pPrChange>
          </w:pPr>
          <w:sdt>
            <w:sdtPr>
              <w:id w:val="1991186401"/>
              <w:tag w:val="goog_rdk_1521"/>
            </w:sdtPr>
            <w:sdtContent>
              <w:del w:author="Anonymous" w:id="55" w:date="2026-09-24T05:26:08Z"/>
              <w:sdt>
                <w:sdtPr>
                  <w:id w:val="-990546120"/>
                  <w:tag w:val="goog_rdk_152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This milestone focuses on implementing the FastAPI-powered backend for </w:delText>
                    </w:r>
                  </w:del>
                </w:sdtContent>
              </w:sdt>
              <w:del w:author="Anonymous" w:id="55" w:date="2026-09-24T05:26:08Z">
                <w:sdt>
                  <w:sdtPr>
                    <w:id w:val="150138375"/>
                    <w:tag w:val="goog_rdk_152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PocketSmart AI</w:delText>
                    </w:r>
                  </w:sdtContent>
                </w:sdt>
                <w:sdt>
                  <w:sdtPr>
                    <w:id w:val="-1936830704"/>
                    <w:tag w:val="goog_rdk_152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It acts as the bridge between the frontend interface and the Gemini-based AI recommendation engine defined in </w:delText>
                    </w:r>
                  </w:sdtContent>
                </w:sdt>
                <w:sdt>
                  <w:sdtPr>
                    <w:id w:val="1875909990"/>
                    <w:tag w:val="goog_rdk_152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color w:val="188038"/>
                          </w:rPr>
                        </w:rPrChange>
                      </w:rPr>
                      <w:delText xml:space="preserve">gemini_utils.py</w:delText>
                    </w:r>
                  </w:sdtContent>
                </w:sdt>
                <w:sdt>
                  <w:sdtPr>
                    <w:id w:val="-1510547218"/>
                    <w:tag w:val="goog_rdk_152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delText>
                    </w:r>
                  </w:sdtContent>
                </w:sdt>
              </w:del>
            </w:sdtContent>
          </w:sdt>
        </w:p>
      </w:sdtContent>
    </w:sdt>
    <w:sdt>
      <w:sdtPr>
        <w:id w:val="-897599508"/>
        <w:tag w:val="goog_rdk_1530"/>
      </w:sdtPr>
      <w:sdtContent>
        <w:p w:rsidR="00000000" w:rsidDel="00000000" w:rsidP="00000000" w:rsidRDefault="00000000" w:rsidRPr="00000000" w14:paraId="00000114">
          <w:pPr>
            <w:numPr>
              <w:ilvl w:val="0"/>
              <w:numId w:val="27"/>
            </w:numPr>
            <w:spacing w:after="0" w:before="240" w:lineRule="auto"/>
            <w:ind w:left="720" w:hanging="360"/>
            <w:rPr>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rPr>
              </w:rPrChange>
            </w:rPr>
            <w:pPrChange w:author="Kavinilavu" w:id="0" w:date="2026-09-24T05:18:57Z">
              <w:pPr>
                <w:numPr>
                  <w:ilvl w:val="0"/>
                  <w:numId w:val="27"/>
                </w:numPr>
                <w:spacing w:after="0" w:before="240" w:lineRule="auto"/>
                <w:ind w:left="720" w:hanging="360"/>
              </w:pPr>
            </w:pPrChange>
          </w:pPr>
          <w:sdt>
            <w:sdtPr>
              <w:id w:val="1167558271"/>
              <w:tag w:val="goog_rdk_1528"/>
            </w:sdtPr>
            <w:sdtContent>
              <w:del w:author="Anonymous" w:id="55" w:date="2026-09-24T05:26:08Z"/>
              <w:sdt>
                <w:sdtPr>
                  <w:id w:val="1131552991"/>
                  <w:tag w:val="goog_rdk_152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Activity 3.1: Define FastAPI Routes</w:delText>
                      <w:br w:type="textWrapping"/>
                    </w:r>
                  </w:del>
                </w:sdtContent>
              </w:sdt>
              <w:del w:author="Anonymous" w:id="55" w:date="2026-09-24T05:26:08Z"/>
            </w:sdtContent>
          </w:sdt>
        </w:p>
      </w:sdtContent>
    </w:sdt>
    <w:sdt>
      <w:sdtPr>
        <w:id w:val="-1029572417"/>
        <w:tag w:val="goog_rdk_1536"/>
      </w:sdtPr>
      <w:sdtContent>
        <w:p w:rsidR="00000000" w:rsidDel="00000000" w:rsidP="00000000" w:rsidRDefault="00000000" w:rsidRPr="00000000" w14:paraId="00000115">
          <w:pPr>
            <w:numPr>
              <w:ilvl w:val="1"/>
              <w:numId w:val="27"/>
            </w:numPr>
            <w:spacing w:after="240" w:before="0" w:lineRule="auto"/>
            <w:ind w:left="1440" w:hanging="360"/>
            <w:rPr>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rPr>
              </w:rPrChange>
            </w:rPr>
            <w:pPrChange w:author="Kavinilavu" w:id="0" w:date="2026-09-24T05:18:57Z">
              <w:pPr>
                <w:numPr>
                  <w:ilvl w:val="1"/>
                  <w:numId w:val="27"/>
                </w:numPr>
                <w:spacing w:after="240" w:before="0" w:lineRule="auto"/>
                <w:ind w:left="1440" w:hanging="360"/>
              </w:pPr>
            </w:pPrChange>
          </w:pPr>
          <w:sdt>
            <w:sdtPr>
              <w:id w:val="1175488449"/>
              <w:tag w:val="goog_rdk_1531"/>
            </w:sdtPr>
            <w:sdtContent>
              <w:del w:author="Anonymous" w:id="55" w:date="2026-09-24T05:26:08Z"/>
              <w:sdt>
                <w:sdtPr>
                  <w:id w:val="-1080444070"/>
                  <w:tag w:val="goog_rdk_153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Home Planner (</w:delText>
                    </w:r>
                  </w:del>
                </w:sdtContent>
              </w:sdt>
              <w:del w:author="Anonymous" w:id="55" w:date="2026-09-24T05:26:08Z">
                <w:sdt>
                  <w:sdtPr>
                    <w:id w:val="-1466532513"/>
                    <w:tag w:val="goog_rdk_1533"/>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sz w:val="24"/>
                            <w:szCs w:val="24"/>
                          </w:rPr>
                        </w:rPrChange>
                      </w:rPr>
                      <w:delText xml:space="preserve">/generate-home</w:delText>
                    </w:r>
                  </w:sdtContent>
                </w:sdt>
                <w:sdt>
                  <w:sdtPr>
                    <w:id w:val="1151335985"/>
                    <w:tag w:val="goog_rdk_153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Accepts home-related preferences and budget to return tailored product suggestions.</w:delText>
                    </w:r>
                  </w:sdtContent>
                </w:sdt>
                <w:sdt>
                  <w:sdtPr>
                    <w:id w:val="-1942747919"/>
                    <w:tag w:val="goog_rdk_1535"/>
                  </w:sdtPr>
                  <w:sdtContent>
                    <w:r w:rsidDel="00000000" w:rsidR="00000000" w:rsidRPr="00000000">
                      <w:rPr>
                        <w:rtl w:val="0"/>
                      </w:rPr>
                    </w:r>
                  </w:sdtContent>
                </w:sdt>
              </w:del>
            </w:sdtContent>
          </w:sdt>
        </w:p>
      </w:sdtContent>
    </w:sdt>
    <w:sdt>
      <w:sdtPr>
        <w:id w:val="783061317"/>
        <w:tag w:val="goog_rdk_1539"/>
      </w:sdtPr>
      <w:sdtContent>
        <w:p w:rsidR="00000000" w:rsidDel="00000000" w:rsidP="00000000" w:rsidRDefault="00000000" w:rsidRPr="00000000" w14:paraId="00000116">
          <w:pPr>
            <w:pStyle w:val="Heading1"/>
            <w:spacing w:after="240" w:before="240" w:lineRule="auto"/>
            <w:ind w:left="144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40" w:before="240" w:lineRule="auto"/>
                <w:ind w:left="1440" w:firstLine="0"/>
              </w:pPr>
            </w:pPrChange>
          </w:pPr>
          <w:sdt>
            <w:sdtPr>
              <w:id w:val="-1799191589"/>
              <w:tag w:val="goog_rdk_1537"/>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695950" cy="5114925"/>
                      <wp:effectExtent b="0" l="0" r="0" t="0"/>
                      <wp:docPr id="177"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695950" cy="5114925"/>
                              </a:xfrm>
                              <a:prstGeom prst="rect"/>
                              <a:ln/>
                            </pic:spPr>
                          </pic:pic>
                        </a:graphicData>
                      </a:graphic>
                    </wp:inline>
                  </w:drawing>
                </w:r>
              </w:del>
              <w:sdt>
                <w:sdtPr>
                  <w:id w:val="540149877"/>
                  <w:tag w:val="goog_rdk_1538"/>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br w:type="textWrapping"/>
                    </w:r>
                  </w:del>
                </w:sdtContent>
              </w:sdt>
              <w:del w:author="Anonymous" w:id="55" w:date="2026-09-24T05:26:08Z"/>
            </w:sdtContent>
          </w:sdt>
        </w:p>
      </w:sdtContent>
    </w:sdt>
    <w:sdt>
      <w:sdtPr>
        <w:id w:val="-2046516302"/>
        <w:tag w:val="goog_rdk_1545"/>
      </w:sdtPr>
      <w:sdtContent>
        <w:p w:rsidR="00000000" w:rsidDel="00000000" w:rsidP="00000000" w:rsidRDefault="00000000" w:rsidRPr="00000000" w14:paraId="00000117">
          <w:pPr>
            <w:numPr>
              <w:ilvl w:val="1"/>
              <w:numId w:val="27"/>
            </w:numPr>
            <w:spacing w:after="0" w:before="240" w:lineRule="auto"/>
            <w:ind w:left="1440" w:hanging="360"/>
            <w:rPr>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rPr>
              </w:rPrChange>
            </w:rPr>
            <w:pPrChange w:author="Kavinilavu" w:id="0" w:date="2026-09-24T05:18:57Z">
              <w:pPr>
                <w:numPr>
                  <w:ilvl w:val="1"/>
                  <w:numId w:val="27"/>
                </w:numPr>
                <w:spacing w:after="0" w:before="240" w:lineRule="auto"/>
                <w:ind w:left="1440" w:hanging="360"/>
              </w:pPr>
            </w:pPrChange>
          </w:pPr>
          <w:sdt>
            <w:sdtPr>
              <w:id w:val="696463779"/>
              <w:tag w:val="goog_rdk_1540"/>
            </w:sdtPr>
            <w:sdtContent>
              <w:del w:author="Anonymous" w:id="55" w:date="2026-09-24T05:26:08Z"/>
              <w:sdt>
                <w:sdtPr>
                  <w:id w:val="-1388196563"/>
                  <w:tag w:val="goog_rdk_154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Party Planner (</w:delText>
                    </w:r>
                  </w:del>
                </w:sdtContent>
              </w:sdt>
              <w:del w:author="Anonymous" w:id="55" w:date="2026-09-24T05:26:08Z">
                <w:sdt>
                  <w:sdtPr>
                    <w:id w:val="-1506149735"/>
                    <w:tag w:val="goog_rdk_1542"/>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sz w:val="24"/>
                            <w:szCs w:val="24"/>
                          </w:rPr>
                        </w:rPrChange>
                      </w:rPr>
                      <w:delText xml:space="preserve">/generate-party</w:delText>
                    </w:r>
                  </w:sdtContent>
                </w:sdt>
                <w:sdt>
                  <w:sdtPr>
                    <w:id w:val="1858434832"/>
                    <w:tag w:val="goog_rdk_154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Processes party details and guest count to recommend venue, food, and decoration items.</w:delText>
                      <w:br w:type="textWrapping"/>
                    </w:r>
                  </w:sdtContent>
                </w:sdt>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619750" cy="4600575"/>
                      <wp:effectExtent b="0" l="0" r="0" t="0"/>
                      <wp:docPr id="178"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5619750" cy="4600575"/>
                              </a:xfrm>
                              <a:prstGeom prst="rect"/>
                              <a:ln/>
                            </pic:spPr>
                          </pic:pic>
                        </a:graphicData>
                      </a:graphic>
                    </wp:inline>
                  </w:drawing>
                </w:r>
                <w:sdt>
                  <w:sdtPr>
                    <w:id w:val="1472020897"/>
                    <w:tag w:val="goog_rdk_1544"/>
                  </w:sdtPr>
                  <w:sdtContent>
                    <w:r w:rsidDel="00000000" w:rsidR="00000000" w:rsidRPr="00000000">
                      <w:rPr>
                        <w:rtl w:val="0"/>
                      </w:rPr>
                    </w:r>
                  </w:sdtContent>
                </w:sdt>
              </w:del>
            </w:sdtContent>
          </w:sdt>
        </w:p>
      </w:sdtContent>
    </w:sdt>
    <w:sdt>
      <w:sdtPr>
        <w:id w:val="-960483464"/>
        <w:tag w:val="goog_rdk_1551"/>
      </w:sdtPr>
      <w:sdtContent>
        <w:p w:rsidR="00000000" w:rsidDel="00000000" w:rsidP="00000000" w:rsidRDefault="00000000" w:rsidRPr="00000000" w14:paraId="00000118">
          <w:pPr>
            <w:numPr>
              <w:ilvl w:val="1"/>
              <w:numId w:val="27"/>
            </w:numPr>
            <w:spacing w:after="240" w:before="0" w:lineRule="auto"/>
            <w:ind w:left="1440" w:hanging="360"/>
            <w:rPr>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rPr>
              </w:rPrChange>
            </w:rPr>
            <w:pPrChange w:author="Kavinilavu" w:id="0" w:date="2026-09-24T05:18:57Z">
              <w:pPr>
                <w:numPr>
                  <w:ilvl w:val="1"/>
                  <w:numId w:val="27"/>
                </w:numPr>
                <w:spacing w:after="240" w:before="0" w:lineRule="auto"/>
                <w:ind w:left="1440" w:hanging="360"/>
              </w:pPr>
            </w:pPrChange>
          </w:pPr>
          <w:sdt>
            <w:sdtPr>
              <w:id w:val="1780826864"/>
              <w:tag w:val="goog_rdk_1546"/>
            </w:sdtPr>
            <w:sdtContent>
              <w:del w:author="Anonymous" w:id="55" w:date="2026-09-24T05:26:08Z"/>
              <w:sdt>
                <w:sdtPr>
                  <w:id w:val="-571272697"/>
                  <w:tag w:val="goog_rdk_1547"/>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Jewelry Planner (</w:delText>
                    </w:r>
                  </w:del>
                </w:sdtContent>
              </w:sdt>
              <w:del w:author="Anonymous" w:id="55" w:date="2026-09-24T05:26:08Z">
                <w:sdt>
                  <w:sdtPr>
                    <w:id w:val="276142022"/>
                    <w:tag w:val="goog_rdk_1548"/>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sz w:val="24"/>
                            <w:szCs w:val="24"/>
                          </w:rPr>
                        </w:rPrChange>
                      </w:rPr>
                      <w:delText xml:space="preserve">/generate-jewelry</w:delText>
                    </w:r>
                  </w:sdtContent>
                </w:sdt>
                <w:sdt>
                  <w:sdtPr>
                    <w:id w:val="461453157"/>
                    <w:tag w:val="goog_rdk_154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Uses text and optional image inputs to suggest jewelry based on outfit and occasion.</w:delText>
                    </w:r>
                  </w:sdtContent>
                </w:sdt>
                <w:sdt>
                  <w:sdtPr>
                    <w:id w:val="290138525"/>
                    <w:tag w:val="goog_rdk_1550"/>
                  </w:sdtPr>
                  <w:sdtContent>
                    <w:r w:rsidDel="00000000" w:rsidR="00000000" w:rsidRPr="00000000">
                      <w:rPr>
                        <w:rtl w:val="0"/>
                      </w:rPr>
                    </w:r>
                  </w:sdtContent>
                </w:sdt>
              </w:del>
            </w:sdtContent>
          </w:sdt>
        </w:p>
      </w:sdtContent>
    </w:sdt>
    <w:sdt>
      <w:sdtPr>
        <w:id w:val="-2074629007"/>
        <w:tag w:val="goog_rdk_1554"/>
      </w:sdtPr>
      <w:sdtContent>
        <w:p w:rsidR="00000000" w:rsidDel="00000000" w:rsidP="00000000" w:rsidRDefault="00000000" w:rsidRPr="00000000" w14:paraId="00000119">
          <w:pPr>
            <w:pStyle w:val="Heading1"/>
            <w:spacing w:after="240" w:before="240" w:lineRule="auto"/>
            <w:ind w:left="144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40" w:before="240" w:lineRule="auto"/>
                <w:ind w:left="1440" w:firstLine="0"/>
              </w:pPr>
            </w:pPrChange>
          </w:pPr>
          <w:sdt>
            <w:sdtPr>
              <w:id w:val="-1672566128"/>
              <w:tag w:val="goog_rdk_1552"/>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524500" cy="8534400"/>
                      <wp:effectExtent b="0" l="0" r="0" t="0"/>
                      <wp:docPr id="179"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524500" cy="8534400"/>
                              </a:xfrm>
                              <a:prstGeom prst="rect"/>
                              <a:ln/>
                            </pic:spPr>
                          </pic:pic>
                        </a:graphicData>
                      </a:graphic>
                    </wp:inline>
                  </w:drawing>
                </w:r>
              </w:del>
              <w:sdt>
                <w:sdtPr>
                  <w:id w:val="694139815"/>
                  <w:tag w:val="goog_rdk_1553"/>
                </w:sdtPr>
                <w:sdtContent>
                  <w:del w:author="Anonymous" w:id="55" w:date="2026-09-24T05:26:08Z">
                    <w:r w:rsidDel="00000000" w:rsidR="00000000" w:rsidRPr="00000000">
                      <w:rPr>
                        <w:rtl w:val="0"/>
                      </w:rPr>
                    </w:r>
                  </w:del>
                </w:sdtContent>
              </w:sdt>
              <w:del w:author="Anonymous" w:id="55" w:date="2026-09-24T05:26:08Z"/>
            </w:sdtContent>
          </w:sdt>
        </w:p>
      </w:sdtContent>
    </w:sdt>
    <w:sdt>
      <w:sdtPr>
        <w:id w:val="70871102"/>
        <w:tag w:val="goog_rdk_1557"/>
      </w:sdtPr>
      <w:sdtContent>
        <w:p w:rsidR="00000000" w:rsidDel="00000000" w:rsidP="00000000" w:rsidRDefault="00000000" w:rsidRPr="00000000" w14:paraId="0000011A">
          <w:pPr>
            <w:pStyle w:val="Heading1"/>
            <w:spacing w:after="240" w:before="240" w:lineRule="auto"/>
            <w:ind w:left="144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240" w:before="240" w:lineRule="auto"/>
                <w:ind w:left="1440" w:firstLine="0"/>
              </w:pPr>
            </w:pPrChange>
          </w:pPr>
          <w:sdt>
            <w:sdtPr>
              <w:id w:val="-279834737"/>
              <w:tag w:val="goog_rdk_1555"/>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4162425" cy="3286125"/>
                      <wp:effectExtent b="0" l="0" r="0" t="0"/>
                      <wp:docPr id="180"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4162425" cy="3286125"/>
                              </a:xfrm>
                              <a:prstGeom prst="rect"/>
                              <a:ln/>
                            </pic:spPr>
                          </pic:pic>
                        </a:graphicData>
                      </a:graphic>
                    </wp:inline>
                  </w:drawing>
                </w:r>
              </w:del>
              <w:sdt>
                <w:sdtPr>
                  <w:id w:val="738145547"/>
                  <w:tag w:val="goog_rdk_155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br w:type="textWrapping"/>
                    </w:r>
                  </w:del>
                </w:sdtContent>
              </w:sdt>
              <w:del w:author="Anonymous" w:id="55" w:date="2026-09-24T05:26:08Z"/>
            </w:sdtContent>
          </w:sdt>
        </w:p>
      </w:sdtContent>
    </w:sdt>
    <w:sdt>
      <w:sdtPr>
        <w:id w:val="1225340817"/>
        <w:tag w:val="goog_rdk_1569"/>
      </w:sdtPr>
      <w:sdtContent>
        <w:p w:rsidR="00000000" w:rsidDel="00000000" w:rsidP="00000000" w:rsidRDefault="00000000" w:rsidRPr="00000000" w14:paraId="0000011B">
          <w:pPr>
            <w:numPr>
              <w:ilvl w:val="1"/>
              <w:numId w:val="27"/>
            </w:numPr>
            <w:spacing w:after="0" w:before="240" w:lineRule="auto"/>
            <w:ind w:left="1440" w:hanging="360"/>
            <w:rPr>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rPr>
              </w:rPrChange>
            </w:rPr>
            <w:pPrChange w:author="Kavinilavu" w:id="0" w:date="2026-09-24T05:18:57Z">
              <w:pPr>
                <w:numPr>
                  <w:ilvl w:val="1"/>
                  <w:numId w:val="27"/>
                </w:numPr>
                <w:spacing w:after="0" w:before="240" w:lineRule="auto"/>
                <w:ind w:left="1440" w:hanging="360"/>
              </w:pPr>
            </w:pPrChange>
          </w:pPr>
          <w:sdt>
            <w:sdtPr>
              <w:id w:val="-947755891"/>
              <w:tag w:val="goog_rdk_1558"/>
            </w:sdtPr>
            <w:sdtContent>
              <w:del w:author="Anonymous" w:id="55" w:date="2026-09-24T05:26:08Z"/>
              <w:sdt>
                <w:sdtPr>
                  <w:id w:val="-355639407"/>
                  <w:tag w:val="goog_rdk_155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User Auth (</w:delText>
                    </w:r>
                  </w:del>
                </w:sdtContent>
              </w:sdt>
              <w:del w:author="Anonymous" w:id="55" w:date="2026-09-24T05:26:08Z">
                <w:sdt>
                  <w:sdtPr>
                    <w:id w:val="-1889199198"/>
                    <w:tag w:val="goog_rdk_1560"/>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sz w:val="24"/>
                            <w:szCs w:val="24"/>
                          </w:rPr>
                        </w:rPrChange>
                      </w:rPr>
                      <w:delText xml:space="preserve">/register</w:delText>
                    </w:r>
                  </w:sdtContent>
                </w:sdt>
                <w:sdt>
                  <w:sdtPr>
                    <w:id w:val="256110506"/>
                    <w:tag w:val="goog_rdk_156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w:delText>
                    </w:r>
                  </w:sdtContent>
                </w:sdt>
                <w:sdt>
                  <w:sdtPr>
                    <w:id w:val="-1162776941"/>
                    <w:tag w:val="goog_rdk_1562"/>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sz w:val="24"/>
                            <w:szCs w:val="24"/>
                          </w:rPr>
                        </w:rPrChange>
                      </w:rPr>
                      <w:delText xml:space="preserve">/login</w:delText>
                    </w:r>
                  </w:sdtContent>
                </w:sdt>
                <w:sdt>
                  <w:sdtPr>
                    <w:id w:val="1886716098"/>
                    <w:tag w:val="goog_rdk_156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w:delText>
                    </w:r>
                  </w:sdtContent>
                </w:sdt>
                <w:sdt>
                  <w:sdtPr>
                    <w:id w:val="-1796517108"/>
                    <w:tag w:val="goog_rdk_1564"/>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sz w:val="24"/>
                            <w:szCs w:val="24"/>
                          </w:rPr>
                        </w:rPrChange>
                      </w:rPr>
                      <w:delText xml:space="preserve">/logout</w:delText>
                    </w:r>
                  </w:sdtContent>
                </w:sdt>
                <w:sdt>
                  <w:sdtPr>
                    <w:id w:val="233634459"/>
                    <w:tag w:val="goog_rdk_156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w:delText>
                    </w:r>
                  </w:sdtContent>
                </w:sdt>
                <w:sdt>
                  <w:sdtPr>
                    <w:id w:val="1357096754"/>
                    <w:tag w:val="goog_rdk_1566"/>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sz w:val="24"/>
                            <w:szCs w:val="24"/>
                          </w:rPr>
                        </w:rPrChange>
                      </w:rPr>
                      <w:delText xml:space="preserve">/token</w:delText>
                    </w:r>
                  </w:sdtContent>
                </w:sdt>
                <w:sdt>
                  <w:sdtPr>
                    <w:id w:val="1794432309"/>
                    <w:tag w:val="goog_rdk_156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Manages user registration, authentication, and session control.</w:delText>
                      <w:br w:type="textWrapping"/>
                    </w:r>
                  </w:sdtContent>
                </w:sdt>
                <w:sdt>
                  <w:sdtPr>
                    <w:id w:val="-979374162"/>
                    <w:tag w:val="goog_rdk_1568"/>
                  </w:sdtPr>
                  <w:sdtContent>
                    <w:r w:rsidDel="00000000" w:rsidR="00000000" w:rsidRPr="00000000">
                      <w:rPr>
                        <w:rtl w:val="0"/>
                      </w:rPr>
                    </w:r>
                  </w:sdtContent>
                </w:sdt>
              </w:del>
            </w:sdtContent>
          </w:sdt>
        </w:p>
      </w:sdtContent>
    </w:sdt>
    <w:sdt>
      <w:sdtPr>
        <w:id w:val="-1959124686"/>
        <w:tag w:val="goog_rdk_1577"/>
      </w:sdtPr>
      <w:sdtContent>
        <w:p w:rsidR="00000000" w:rsidDel="00000000" w:rsidP="00000000" w:rsidRDefault="00000000" w:rsidRPr="00000000" w14:paraId="0000011C">
          <w:pPr>
            <w:numPr>
              <w:ilvl w:val="1"/>
              <w:numId w:val="27"/>
            </w:numPr>
            <w:spacing w:after="0" w:before="0" w:lineRule="auto"/>
            <w:ind w:left="1440" w:hanging="360"/>
            <w:rPr>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rPr>
              </w:rPrChange>
            </w:rPr>
            <w:pPrChange w:author="Kavinilavu" w:id="0" w:date="2026-09-24T05:18:57Z">
              <w:pPr>
                <w:numPr>
                  <w:ilvl w:val="1"/>
                  <w:numId w:val="27"/>
                </w:numPr>
                <w:spacing w:after="0" w:before="0" w:lineRule="auto"/>
                <w:ind w:left="1440" w:hanging="360"/>
              </w:pPr>
            </w:pPrChange>
          </w:pPr>
          <w:sdt>
            <w:sdtPr>
              <w:id w:val="1163675169"/>
              <w:tag w:val="goog_rdk_1570"/>
            </w:sdtPr>
            <w:sdtContent>
              <w:del w:author="Anonymous" w:id="55" w:date="2026-09-24T05:26:08Z"/>
              <w:sdt>
                <w:sdtPr>
                  <w:id w:val="-1261710702"/>
                  <w:tag w:val="goog_rdk_157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Session Info (</w:delText>
                    </w:r>
                  </w:del>
                </w:sdtContent>
              </w:sdt>
              <w:del w:author="Anonymous" w:id="55" w:date="2026-09-24T05:26:08Z">
                <w:sdt>
                  <w:sdtPr>
                    <w:id w:val="-997648580"/>
                    <w:tag w:val="goog_rdk_1572"/>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sz w:val="24"/>
                            <w:szCs w:val="24"/>
                          </w:rPr>
                        </w:rPrChange>
                      </w:rPr>
                      <w:delText xml:space="preserve">/session-info</w:delText>
                    </w:r>
                  </w:sdtContent>
                </w:sdt>
                <w:sdt>
                  <w:sdtPr>
                    <w:id w:val="1479149387"/>
                    <w:tag w:val="goog_rdk_157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w:delText>
                    </w:r>
                  </w:sdtContent>
                </w:sdt>
                <w:sdt>
                  <w:sdtPr>
                    <w:id w:val="-111592222"/>
                    <w:tag w:val="goog_rdk_1574"/>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sz w:val="24"/>
                            <w:szCs w:val="24"/>
                          </w:rPr>
                        </w:rPrChange>
                      </w:rPr>
                      <w:delText xml:space="preserve">/session-data</w:delText>
                    </w:r>
                  </w:sdtContent>
                </w:sdt>
                <w:sdt>
                  <w:sdtPr>
                    <w:id w:val="1965025102"/>
                    <w:tag w:val="goog_rdk_157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Retrieves user-specific session data for personalized AI interaction.</w:delText>
                      <w:br w:type="textWrapping"/>
                    </w:r>
                  </w:sdtContent>
                </w:sdt>
                <w:sdt>
                  <w:sdtPr>
                    <w:id w:val="1388908131"/>
                    <w:tag w:val="goog_rdk_1576"/>
                  </w:sdtPr>
                  <w:sdtContent>
                    <w:r w:rsidDel="00000000" w:rsidR="00000000" w:rsidRPr="00000000">
                      <w:rPr>
                        <w:rtl w:val="0"/>
                      </w:rPr>
                    </w:r>
                  </w:sdtContent>
                </w:sdt>
              </w:del>
            </w:sdtContent>
          </w:sdt>
        </w:p>
      </w:sdtContent>
    </w:sdt>
    <w:sdt>
      <w:sdtPr>
        <w:id w:val="356839898"/>
        <w:tag w:val="goog_rdk_1580"/>
      </w:sdtPr>
      <w:sdtContent>
        <w:p w:rsidR="00000000" w:rsidDel="00000000" w:rsidP="00000000" w:rsidRDefault="00000000" w:rsidRPr="00000000" w14:paraId="0000011D">
          <w:pPr>
            <w:numPr>
              <w:ilvl w:val="0"/>
              <w:numId w:val="27"/>
            </w:numPr>
            <w:spacing w:after="240" w:before="0" w:lineRule="auto"/>
            <w:ind w:left="720" w:hanging="360"/>
            <w:rPr>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rPr>
              </w:rPrChange>
            </w:rPr>
            <w:pPrChange w:author="Kavinilavu" w:id="0" w:date="2026-09-24T05:18:57Z">
              <w:pPr>
                <w:numPr>
                  <w:ilvl w:val="0"/>
                  <w:numId w:val="27"/>
                </w:numPr>
                <w:spacing w:after="240" w:before="0" w:lineRule="auto"/>
                <w:ind w:left="720" w:hanging="360"/>
              </w:pPr>
            </w:pPrChange>
          </w:pPr>
          <w:sdt>
            <w:sdtPr>
              <w:id w:val="-1236564378"/>
              <w:tag w:val="goog_rdk_1578"/>
            </w:sdtPr>
            <w:sdtContent>
              <w:del w:author="Anonymous" w:id="55" w:date="2026-09-24T05:26:08Z"/>
              <w:sdt>
                <w:sdtPr>
                  <w:id w:val="-228772624"/>
                  <w:tag w:val="goog_rdk_157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Activity 3.2: Modular Architecture Setup</w:delText>
                    </w:r>
                  </w:del>
                </w:sdtContent>
              </w:sdt>
              <w:del w:author="Anonymous" w:id="55" w:date="2026-09-24T05:26:08Z"/>
            </w:sdtContent>
          </w:sdt>
        </w:p>
      </w:sdtContent>
    </w:sdt>
    <w:sdt>
      <w:sdtPr>
        <w:id w:val="23049890"/>
        <w:tag w:val="goog_rdk_1584"/>
      </w:sdtPr>
      <w:sdtContent>
        <w:p w:rsidR="00000000" w:rsidDel="00000000" w:rsidP="00000000" w:rsidRDefault="00000000" w:rsidRPr="00000000" w14:paraId="0000011E">
          <w:pPr>
            <w:pStyle w:val="Heading1"/>
            <w:spacing w:after="240" w:befor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Rule="auto"/>
                <w:ind w:left="720" w:firstLine="0"/>
              </w:pPr>
            </w:pPrChange>
          </w:pPr>
          <w:sdt>
            <w:sdtPr>
              <w:id w:val="72018668"/>
              <w:tag w:val="goog_rdk_1581"/>
            </w:sdtPr>
            <w:sdtContent>
              <w:del w:author="Anonymous" w:id="55" w:date="2026-09-24T05:26:08Z"/>
              <w:sdt>
                <w:sdtPr>
                  <w:id w:val="-1338745982"/>
                  <w:tag w:val="goog_rdk_158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/recommendations-details</w:delText>
                    </w:r>
                  </w:del>
                </w:sdtContent>
              </w:sdt>
              <w:del w:author="Anonymous" w:id="55" w:date="2026-09-24T05:26:08Z">
                <w:sdt>
                  <w:sdtPr>
                    <w:id w:val="-1038233927"/>
                    <w:tag w:val="goog_rdk_158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Returns detailed AI-generated product recommendations based on user budget, preferences, and selected category (Home, Party, or Jewelry).</w:delText>
                    </w:r>
                  </w:sdtContent>
                </w:sdt>
              </w:del>
            </w:sdtContent>
          </w:sdt>
        </w:p>
      </w:sdtContent>
    </w:sdt>
    <w:sdt>
      <w:sdtPr>
        <w:id w:val="-538605864"/>
        <w:tag w:val="goog_rdk_1587"/>
      </w:sdtPr>
      <w:sdtContent>
        <w:p w:rsidR="00000000" w:rsidDel="00000000" w:rsidP="00000000" w:rsidRDefault="00000000" w:rsidRPr="00000000" w14:paraId="0000011F">
          <w:pPr>
            <w:pStyle w:val="Heading1"/>
            <w:spacing w:after="240" w:before="240" w:lineRule="auto"/>
            <w:ind w:left="144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spacing w:after="240" w:before="240" w:lineRule="auto"/>
                <w:ind w:left="1440" w:firstLine="0"/>
              </w:pPr>
            </w:pPrChange>
          </w:pPr>
          <w:sdt>
            <w:sdtPr>
              <w:id w:val="-885514012"/>
              <w:tag w:val="goog_rdk_1585"/>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drawing>
                    <wp:inline distB="114300" distT="114300" distL="114300" distR="114300">
                      <wp:extent cx="5219700" cy="2958783"/>
                      <wp:effectExtent b="0" l="0" r="0" t="0"/>
                      <wp:docPr id="182"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5219700" cy="2958783"/>
                              </a:xfrm>
                              <a:prstGeom prst="rect"/>
                              <a:ln/>
                            </pic:spPr>
                          </pic:pic>
                        </a:graphicData>
                      </a:graphic>
                    </wp:inline>
                  </w:drawing>
                </w:r>
              </w:del>
              <w:sdt>
                <w:sdtPr>
                  <w:id w:val="-714172326"/>
                  <w:tag w:val="goog_rdk_158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br w:type="textWrapping"/>
                    </w:r>
                  </w:del>
                </w:sdtContent>
              </w:sdt>
              <w:del w:author="Anonymous" w:id="55" w:date="2026-09-24T05:26:08Z"/>
            </w:sdtContent>
          </w:sdt>
        </w:p>
      </w:sdtContent>
    </w:sdt>
    <w:sdt>
      <w:sdtPr>
        <w:id w:val="359962735"/>
        <w:tag w:val="goog_rdk_1590"/>
      </w:sdtPr>
      <w:sdtContent>
        <w:p w:rsidR="00000000" w:rsidDel="00000000" w:rsidP="00000000" w:rsidRDefault="00000000" w:rsidRPr="00000000" w14:paraId="00000120">
          <w:pPr>
            <w:numPr>
              <w:ilvl w:val="0"/>
              <w:numId w:val="27"/>
            </w:numPr>
            <w:spacing w:after="240" w:before="240" w:lineRule="auto"/>
            <w:ind w:left="720" w:hanging="360"/>
            <w:rPr>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rPr>
              </w:rPrChange>
            </w:rPr>
            <w:pPrChange w:author="Kavinilavu" w:id="0" w:date="2026-09-24T05:18:57Z">
              <w:pPr>
                <w:numPr>
                  <w:ilvl w:val="0"/>
                  <w:numId w:val="27"/>
                </w:numPr>
                <w:spacing w:after="240" w:before="240" w:lineRule="auto"/>
                <w:ind w:left="720" w:hanging="360"/>
              </w:pPr>
            </w:pPrChange>
          </w:pPr>
          <w:sdt>
            <w:sdtPr>
              <w:id w:val="-1437934893"/>
              <w:tag w:val="goog_rdk_1588"/>
            </w:sdtPr>
            <w:sdtContent>
              <w:del w:author="Anonymous" w:id="55" w:date="2026-09-24T05:26:08Z"/>
              <w:sdt>
                <w:sdtPr>
                  <w:id w:val="639519807"/>
                  <w:tag w:val="goog_rdk_158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Activity 3.3: CORS &amp; Static Routing</w:delText>
                    </w:r>
                  </w:del>
                </w:sdtContent>
              </w:sdt>
              <w:del w:author="Anonymous" w:id="55" w:date="2026-09-24T05:26:08Z"/>
            </w:sdtContent>
          </w:sdt>
        </w:p>
      </w:sdtContent>
    </w:sdt>
    <w:sdt>
      <w:sdtPr>
        <w:id w:val="1970763949"/>
        <w:tag w:val="goog_rdk_1594"/>
      </w:sdtPr>
      <w:sdtContent>
        <w:p w:rsidR="00000000" w:rsidDel="00000000" w:rsidP="00000000" w:rsidRDefault="00000000" w:rsidRPr="00000000" w14:paraId="00000121">
          <w:pPr>
            <w:pStyle w:val="Heading1"/>
            <w:spacing w:after="240" w:before="240" w:lineRule="auto"/>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Rule="auto"/>
                <w:ind w:left="720" w:firstLine="0"/>
              </w:pPr>
            </w:pPrChange>
          </w:pPr>
          <w:sdt>
            <w:sdtPr>
              <w:id w:val="1609174597"/>
              <w:tag w:val="goog_rdk_1591"/>
            </w:sdtPr>
            <w:sdtContent>
              <w:del w:author="Anonymous" w:id="55" w:date="2026-09-24T05:26:08Z"/>
              <w:sdt>
                <w:sdtPr>
                  <w:id w:val="-1285044812"/>
                  <w:tag w:val="goog_rdk_159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/history</w:delText>
                    </w:r>
                  </w:del>
                </w:sdtContent>
              </w:sdt>
              <w:del w:author="Anonymous" w:id="55" w:date="2026-09-24T05:26:08Z">
                <w:sdt>
                  <w:sdtPr>
                    <w:id w:val="-843081182"/>
                    <w:tag w:val="goog_rdk_159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Retrieves the user's past recommendation queries and results for review or re-use.</w:delText>
                    </w:r>
                  </w:sdtContent>
                </w:sdt>
              </w:del>
            </w:sdtContent>
          </w:sdt>
        </w:p>
      </w:sdtContent>
    </w:sdt>
    <w:sdt>
      <w:sdtPr>
        <w:id w:val="912959167"/>
        <w:tag w:val="goog_rdk_1597"/>
      </w:sdtPr>
      <w:sdtContent>
        <w:p w:rsidR="00000000" w:rsidDel="00000000" w:rsidP="00000000" w:rsidRDefault="00000000" w:rsidRPr="00000000" w14:paraId="00000122">
          <w:pPr>
            <w:pStyle w:val="Heading1"/>
            <w:spacing w:after="240" w:before="240" w:lineRule="auto"/>
            <w:ind w:left="144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spacing w:after="240" w:before="240" w:lineRule="auto"/>
                <w:ind w:left="1440" w:firstLine="0"/>
              </w:pPr>
            </w:pPrChange>
          </w:pPr>
          <w:sdt>
            <w:sdtPr>
              <w:id w:val="1875883020"/>
              <w:tag w:val="goog_rdk_1595"/>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drawing>
                    <wp:inline distB="114300" distT="114300" distL="114300" distR="114300">
                      <wp:extent cx="5731200" cy="774700"/>
                      <wp:effectExtent b="0" l="0" r="0" t="0"/>
                      <wp:docPr id="183"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5731200" cy="774700"/>
                              </a:xfrm>
                              <a:prstGeom prst="rect"/>
                              <a:ln/>
                            </pic:spPr>
                          </pic:pic>
                        </a:graphicData>
                      </a:graphic>
                    </wp:inline>
                  </w:drawing>
                </w:r>
              </w:del>
              <w:sdt>
                <w:sdtPr>
                  <w:id w:val="-512927419"/>
                  <w:tag w:val="goog_rdk_159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br w:type="textWrapping"/>
                    </w:r>
                  </w:del>
                </w:sdtContent>
              </w:sdt>
              <w:del w:author="Anonymous" w:id="55" w:date="2026-09-24T05:26:08Z"/>
            </w:sdtContent>
          </w:sdt>
        </w:p>
      </w:sdtContent>
    </w:sdt>
    <w:sdt>
      <w:sdtPr>
        <w:id w:val="-1424146674"/>
        <w:tag w:val="goog_rdk_1603"/>
      </w:sdtPr>
      <w:sdtContent>
        <w:p w:rsidR="00000000" w:rsidDel="00000000" w:rsidP="00000000" w:rsidRDefault="00000000" w:rsidRPr="00000000" w14:paraId="00000123">
          <w:pPr>
            <w:numPr>
              <w:ilvl w:val="0"/>
              <w:numId w:val="27"/>
            </w:numPr>
            <w:spacing w:after="240" w:before="240" w:lineRule="auto"/>
            <w:ind w:left="720" w:hanging="360"/>
            <w:rPr>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rPr>
              </w:rPrChange>
            </w:rPr>
            <w:pPrChange w:author="Kavinilavu" w:id="0" w:date="2026-09-24T05:18:57Z">
              <w:pPr>
                <w:numPr>
                  <w:ilvl w:val="0"/>
                  <w:numId w:val="27"/>
                </w:numPr>
                <w:spacing w:after="240" w:before="240" w:lineRule="auto"/>
                <w:ind w:left="720" w:hanging="360"/>
              </w:pPr>
            </w:pPrChange>
          </w:pPr>
          <w:sdt>
            <w:sdtPr>
              <w:id w:val="946940126"/>
              <w:tag w:val="goog_rdk_1598"/>
            </w:sdtPr>
            <w:sdtContent>
              <w:del w:author="Anonymous" w:id="55" w:date="2026-09-24T05:26:08Z"/>
              <w:sdt>
                <w:sdtPr>
                  <w:id w:val="-1654384967"/>
                  <w:tag w:val="goog_rdk_159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Activity 3.4:  Startup and  main function</w:delText>
                      <w:br w:type="textWrapping"/>
                    </w:r>
                  </w:del>
                </w:sdtContent>
              </w:sdt>
              <w:del w:author="Anonymous" w:id="55" w:date="2026-09-24T05:26:08Z">
                <w:sdt>
                  <w:sdtPr>
                    <w:id w:val="2055360336"/>
                    <w:tag w:val="goog_rdk_1600"/>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sz w:val="24"/>
                            <w:szCs w:val="24"/>
                          </w:rPr>
                        </w:rPrChange>
                      </w:rPr>
                      <w:delText xml:space="preserve">/startup</w:delText>
                    </w:r>
                  </w:sdtContent>
                </w:sdt>
                <w:sdt>
                  <w:sdtPr>
                    <w:id w:val="-1175642205"/>
                    <w:tag w:val="goog_rdk_160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Initializes essential application services and loads configuration settings when the FastAPI server starts.</w:delText>
                    </w:r>
                  </w:sdtContent>
                </w:sdt>
                <w:sdt>
                  <w:sdtPr>
                    <w:id w:val="262091279"/>
                    <w:tag w:val="goog_rdk_1602"/>
                  </w:sdtPr>
                  <w:sdtContent>
                    <w:r w:rsidDel="00000000" w:rsidR="00000000" w:rsidRPr="00000000">
                      <w:rPr>
                        <w:rtl w:val="0"/>
                      </w:rPr>
                    </w:r>
                  </w:sdtContent>
                </w:sdt>
              </w:del>
            </w:sdtContent>
          </w:sdt>
        </w:p>
      </w:sdtContent>
    </w:sdt>
    <w:sdt>
      <w:sdtPr>
        <w:id w:val="184080979"/>
        <w:tag w:val="goog_rdk_1606"/>
      </w:sdtPr>
      <w:sdtContent>
        <w:p w:rsidR="00000000" w:rsidDel="00000000" w:rsidP="00000000" w:rsidRDefault="00000000" w:rsidRPr="00000000" w14:paraId="00000124">
          <w:pPr>
            <w:pStyle w:val="Heading1"/>
            <w:spacing w:line="259"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07177823"/>
              <w:tag w:val="goog_rdk_1604"/>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drawing>
                    <wp:inline distB="114300" distT="114300" distL="114300" distR="114300">
                      <wp:extent cx="5731200" cy="3289300"/>
                      <wp:effectExtent b="0" l="0" r="0" t="0"/>
                      <wp:docPr id="184"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731200" cy="3289300"/>
                              </a:xfrm>
                              <a:prstGeom prst="rect"/>
                              <a:ln/>
                            </pic:spPr>
                          </pic:pic>
                        </a:graphicData>
                      </a:graphic>
                    </wp:inline>
                  </w:drawing>
                </w:r>
              </w:del>
              <w:sdt>
                <w:sdtPr>
                  <w:id w:val="711821506"/>
                  <w:tag w:val="goog_rdk_1605"/>
                </w:sdtPr>
                <w:sdtContent>
                  <w:del w:author="Anonymous" w:id="55" w:date="2026-09-24T05:26:08Z">
                    <w:r w:rsidDel="00000000" w:rsidR="00000000" w:rsidRPr="00000000">
                      <w:rPr>
                        <w:rtl w:val="0"/>
                      </w:rPr>
                    </w:r>
                  </w:del>
                </w:sdtContent>
              </w:sdt>
              <w:del w:author="Anonymous" w:id="55" w:date="2026-09-24T05:26:08Z"/>
            </w:sdtContent>
          </w:sdt>
        </w:p>
      </w:sdtContent>
    </w:sdt>
    <w:sdt>
      <w:sdtPr>
        <w:id w:val="52435711"/>
        <w:tag w:val="goog_rdk_1609"/>
      </w:sdtPr>
      <w:sdtContent>
        <w:p w:rsidR="00000000" w:rsidDel="00000000" w:rsidP="00000000" w:rsidRDefault="00000000" w:rsidRPr="00000000" w14:paraId="00000125">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52182201"/>
              <w:tag w:val="goog_rdk_1607"/>
            </w:sdtPr>
            <w:sdtContent>
              <w:del w:author="Anonymous" w:id="55" w:date="2026-09-24T05:26:08Z"/>
              <w:sdt>
                <w:sdtPr>
                  <w:id w:val="15879105"/>
                  <w:tag w:val="goog_rdk_1608"/>
                </w:sdtPr>
                <w:sdtContent>
                  <w:del w:author="Anonymous" w:id="55" w:date="2026-09-24T05:26:08Z">
                    <w:r w:rsidDel="00000000" w:rsidR="00000000" w:rsidRPr="00000000">
                      <w:rPr>
                        <w:rtl w:val="0"/>
                      </w:rPr>
                    </w:r>
                  </w:del>
                </w:sdtContent>
              </w:sdt>
              <w:del w:author="Anonymous" w:id="55" w:date="2026-09-24T05:26:08Z"/>
            </w:sdtContent>
          </w:sdt>
        </w:p>
      </w:sdtContent>
    </w:sdt>
    <w:sdt>
      <w:sdtPr>
        <w:id w:val="-1573063310"/>
        <w:tag w:val="goog_rdk_1616"/>
      </w:sdtPr>
      <w:sdtContent>
        <w:p w:rsidR="00000000" w:rsidDel="00000000" w:rsidP="00000000" w:rsidRDefault="00000000" w:rsidRPr="00000000" w14:paraId="00000126">
          <w:pPr>
            <w:pStyle w:val="Heading1"/>
            <w:spacing w:line="259"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i w:val="0"/>
                  <w:iCs w:val="0"/>
                  <w:smallCaps w:val="0"/>
                  <w:strike w:val="0"/>
                  <w:color w:val="000000"/>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75374251"/>
              <w:tag w:val="goog_rdk_1610"/>
            </w:sdtPr>
            <w:sdtContent>
              <w:del w:author="Anonymous" w:id="55" w:date="2026-09-24T05:26:08Z"/>
              <w:sdt>
                <w:sdtPr>
                  <w:id w:val="-112014020"/>
                  <w:tag w:val="goog_rdk_161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__main__</w:delText>
                    </w:r>
                  </w:del>
                </w:sdtContent>
              </w:sdt>
              <w:del w:author="Anonymous" w:id="55" w:date="2026-09-24T05:26:08Z">
                <w:sdt>
                  <w:sdtPr>
                    <w:id w:val="-1837360483"/>
                    <w:tag w:val="goog_rdk_161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Entry point of the FastAPI application that starts the server using </w:delText>
                    </w:r>
                  </w:sdtContent>
                </w:sdt>
                <w:sdt>
                  <w:sdtPr>
                    <w:id w:val="272554589"/>
                    <w:tag w:val="goog_rdk_1613"/>
                  </w:sdtPr>
                  <w:sdtContent>
                    <w:r w:rsidDel="00000000" w:rsidR="00000000" w:rsidRPr="00000000">
                      <w:rPr>
                        <w:rFonts w:ascii="Calibri" w:cs="Calibri" w:eastAsia="Calibri" w:hAnsi="Calibri"/>
                        <w:strike w:val="1"/>
                        <w:highlight w:val="black"/>
                        <w:u w:val="single"/>
                        <w:rtl w:val="0"/>
                        <w:rPrChange w:author="Sushanth G.k" w:id="3" w:date="2026-09-24T07:06:28Z">
                          <w:rPr>
                            <w:rFonts w:ascii="Roboto Mono" w:cs="Roboto Mono" w:eastAsia="Roboto Mono" w:hAnsi="Roboto Mono"/>
                            <w:color w:val="188038"/>
                          </w:rPr>
                        </w:rPrChange>
                      </w:rPr>
                      <w:delText xml:space="preserve">uvicorn</w:delText>
                    </w:r>
                  </w:sdtContent>
                </w:sdt>
                <w:sdt>
                  <w:sdtPr>
                    <w:id w:val="-747402448"/>
                    <w:tag w:val="goog_rdk_161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when the script is run directly.</w:delText>
                    </w:r>
                  </w:sdtContent>
                </w:sdt>
                <w:sdt>
                  <w:sdtPr>
                    <w:id w:val="1978494455"/>
                    <w:tag w:val="goog_rdk_1615"/>
                  </w:sdtPr>
                  <w:sdtContent>
                    <w:r w:rsidDel="00000000" w:rsidR="00000000" w:rsidRPr="00000000">
                      <w:rPr>
                        <w:rtl w:val="0"/>
                      </w:rPr>
                    </w:r>
                  </w:sdtContent>
                </w:sdt>
              </w:del>
            </w:sdtContent>
          </w:sdt>
        </w:p>
      </w:sdtContent>
    </w:sdt>
    <w:sdt>
      <w:sdtPr>
        <w:id w:val="292127073"/>
        <w:tag w:val="goog_rdk_1619"/>
      </w:sdtPr>
      <w:sdtContent>
        <w:p w:rsidR="00000000" w:rsidDel="00000000" w:rsidP="00000000" w:rsidRDefault="00000000" w:rsidRPr="00000000" w14:paraId="00000127">
          <w:pPr>
            <w:pStyle w:val="Heading1"/>
            <w:spacing w:line="259"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902416"/>
              <w:tag w:val="goog_rdk_1617"/>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drawing>
                    <wp:inline distB="114300" distT="114300" distL="114300" distR="114300">
                      <wp:extent cx="4114800" cy="971550"/>
                      <wp:effectExtent b="0" l="0" r="0" t="0"/>
                      <wp:docPr id="185"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4114800" cy="971550"/>
                              </a:xfrm>
                              <a:prstGeom prst="rect"/>
                              <a:ln/>
                            </pic:spPr>
                          </pic:pic>
                        </a:graphicData>
                      </a:graphic>
                    </wp:inline>
                  </w:drawing>
                </w:r>
              </w:del>
              <w:sdt>
                <w:sdtPr>
                  <w:id w:val="120753187"/>
                  <w:tag w:val="goog_rdk_1618"/>
                </w:sdtPr>
                <w:sdtContent>
                  <w:del w:author="Anonymous" w:id="55" w:date="2026-09-24T05:26:08Z">
                    <w:r w:rsidDel="00000000" w:rsidR="00000000" w:rsidRPr="00000000">
                      <w:rPr>
                        <w:rtl w:val="0"/>
                      </w:rPr>
                    </w:r>
                  </w:del>
                </w:sdtContent>
              </w:sdt>
              <w:del w:author="Anonymous" w:id="55" w:date="2026-09-24T05:26:08Z"/>
            </w:sdtContent>
          </w:sdt>
        </w:p>
      </w:sdtContent>
    </w:sdt>
    <w:sdt>
      <w:sdtPr>
        <w:id w:val="1009477980"/>
        <w:tag w:val="goog_rdk_1627"/>
      </w:sdtPr>
      <w:sdtContent>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9" w:date="2026-09-22T00:19:54Z"/>
              <w:del w:author="Anonymous" w:id="55" w:date="2026-09-24T05:26:08Z"/>
              <w:rFonts w:ascii="Cambria" w:cs="Cambria" w:eastAsia="Cambria" w:hAnsi="Cambria"/>
              <w:b w:val="1"/>
              <w:bCs w:val="1"/>
              <w:i w:val="1"/>
              <w:iCs w:val="1"/>
              <w:smallCaps w:val="0"/>
              <w:strike w:val="0"/>
              <w:color w:val="cccccc"/>
              <w:sz w:val="24"/>
              <w:szCs w:val="24"/>
              <w:shd w:fill="auto" w:val="clear"/>
              <w:vertAlign w:val="baseline"/>
              <w:rPrChange w:author="Kavinilavu" w:id="44" w:date="2026-09-24T05:18:57Z">
                <w:rPr>
                  <w:rFonts w:ascii="Cambria" w:cs="Cambria" w:eastAsia="Cambria" w:hAnsi="Cambria"/>
                  <w:b w:val="1"/>
                  <w:bCs w:val="1"/>
                  <w:i w:val="0"/>
                  <w:iCs w:val="0"/>
                  <w:smallCaps w:val="0"/>
                  <w:strike w:val="0"/>
                  <w:color w:val="cccccc"/>
                  <w:sz w:val="24"/>
                  <w:szCs w:val="24"/>
                  <w:shd w:fill="auto" w:val="clear"/>
                  <w:vertAlign w:val="baseline"/>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853936328"/>
              <w:tag w:val="goog_rdk_1622"/>
            </w:sdtPr>
            <w:sdtContent>
              <w:ins w:author="Pradeep" w:id="109" w:date="2026-09-22T00:19:54Z">
                <w:sdt>
                  <w:sdtPr>
                    <w:id w:val="623382529"/>
                    <w:tag w:val="goog_rdk_1623"/>
                  </w:sdtPr>
                  <w:sdtContent>
                    <w:del w:author="Anonymous" w:id="55" w:date="2026-09-24T05:26:08Z"/>
                  </w:sdtContent>
                </w:sdt>
              </w:ins>
              <w:sdt>
                <w:sdtPr>
                  <w:id w:val="610378115"/>
                  <w:tag w:val="goog_rdk_1624"/>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To </w:delText>
                      </w:r>
                    </w:del>
                  </w:ins>
                </w:sdtContent>
              </w:sdt>
              <w:ins w:author="Pradeep" w:id="109" w:date="2026-09-22T00:19:54Z">
                <w:del w:author="Anonymous" w:id="55" w:date="2026-09-24T05:26:08Z">
                  <w:sdt>
                    <w:sdtPr>
                      <w:id w:val="1132895803"/>
                      <w:tag w:val="goog_rdk_162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build</w:delText>
                      </w:r>
                    </w:sdtContent>
                  </w:sdt>
                  <w:sdt>
                    <w:sdtPr>
                      <w:id w:val="787345364"/>
                      <w:tag w:val="goog_rdk_162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 complete backend structure </w:delText>
                      </w:r>
                    </w:sdtContent>
                  </w:sdt>
                </w:del>
              </w:ins>
            </w:sdtContent>
          </w:sdt>
        </w:p>
      </w:sdtContent>
    </w:sdt>
    <w:sdt>
      <w:sdtPr>
        <w:id w:val="-1549848589"/>
        <w:tag w:val="goog_rdk_1631"/>
      </w:sdtPr>
      <w:sdtContent>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9" w:date="2026-09-22T00:19:54Z"/>
              <w:del w:author="Anonymous" w:id="55" w:date="2026-09-24T05:26:08Z"/>
              <w:rFonts w:ascii="Cambria" w:cs="Cambria" w:eastAsia="Cambria" w:hAnsi="Cambria"/>
              <w:b w:val="1"/>
              <w:bCs w:val="1"/>
              <w:i w:val="1"/>
              <w:iCs w:val="1"/>
              <w:color w:val="cccccc"/>
              <w:sz w:val="24"/>
              <w:szCs w:val="24"/>
              <w:rPrChange w:author="Kavinilavu" w:id="44"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759173547"/>
              <w:tag w:val="goog_rdk_1628"/>
            </w:sdtPr>
            <w:sdtContent>
              <w:ins w:author="Pradeep" w:id="109" w:date="2026-09-22T00:19:54Z">
                <w:sdt>
                  <w:sdtPr>
                    <w:id w:val="-71435959"/>
                    <w:tag w:val="goog_rdk_1629"/>
                  </w:sdtPr>
                  <w:sdtContent>
                    <w:del w:author="Anonymous" w:id="55" w:date="2026-09-24T05:26:08Z"/>
                  </w:sdtContent>
                </w:sdt>
              </w:ins>
              <w:sdt>
                <w:sdtPr>
                  <w:id w:val="1995705241"/>
                  <w:tag w:val="goog_rdk_1630"/>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Fast APIs is a bridge between frontend and gemini ai</w:delText>
                      </w:r>
                    </w:del>
                  </w:ins>
                </w:sdtContent>
              </w:sdt>
              <w:ins w:author="Pradeep" w:id="109" w:date="2026-09-22T00:19:54Z">
                <w:del w:author="Anonymous" w:id="55" w:date="2026-09-24T05:26:08Z"/>
              </w:ins>
            </w:sdtContent>
          </w:sdt>
        </w:p>
      </w:sdtContent>
    </w:sdt>
    <w:sdt>
      <w:sdtPr>
        <w:id w:val="-1155286906"/>
        <w:tag w:val="goog_rdk_1635"/>
      </w:sdtPr>
      <w:sdtContent>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9" w:date="2026-09-22T00:19:54Z"/>
              <w:del w:author="Anonymous" w:id="55" w:date="2026-09-24T05:26:08Z"/>
              <w:rFonts w:ascii="Cambria" w:cs="Cambria" w:eastAsia="Cambria" w:hAnsi="Cambria"/>
              <w:b w:val="1"/>
              <w:bCs w:val="1"/>
              <w:i w:val="1"/>
              <w:iCs w:val="1"/>
              <w:color w:val="cccccc"/>
              <w:sz w:val="24"/>
              <w:szCs w:val="24"/>
              <w:rPrChange w:author="Kavinilavu" w:id="44"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626970205"/>
              <w:tag w:val="goog_rdk_1632"/>
            </w:sdtPr>
            <w:sdtContent>
              <w:ins w:author="Pradeep" w:id="109" w:date="2026-09-22T00:19:54Z">
                <w:sdt>
                  <w:sdtPr>
                    <w:id w:val="304395769"/>
                    <w:tag w:val="goog_rdk_1633"/>
                  </w:sdtPr>
                  <w:sdtContent>
                    <w:del w:author="Anonymous" w:id="55" w:date="2026-09-24T05:26:08Z"/>
                  </w:sdtContent>
                </w:sdt>
              </w:ins>
              <w:sdt>
                <w:sdtPr>
                  <w:id w:val="-2144443299"/>
                  <w:tag w:val="goog_rdk_1634"/>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to receive request</w:delText>
                      </w:r>
                    </w:del>
                  </w:ins>
                </w:sdtContent>
              </w:sdt>
              <w:ins w:author="Pradeep" w:id="109" w:date="2026-09-22T00:19:54Z">
                <w:del w:author="Anonymous" w:id="55" w:date="2026-09-24T05:26:08Z"/>
              </w:ins>
            </w:sdtContent>
          </w:sdt>
        </w:p>
      </w:sdtContent>
    </w:sdt>
    <w:sdt>
      <w:sdtPr>
        <w:id w:val="-215003924"/>
        <w:tag w:val="goog_rdk_1639"/>
      </w:sdtPr>
      <w:sdtContent>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9" w:date="2026-09-22T00:19:54Z"/>
              <w:del w:author="Anonymous" w:id="55" w:date="2026-09-24T05:26:08Z"/>
              <w:rFonts w:ascii="Cambria" w:cs="Cambria" w:eastAsia="Cambria" w:hAnsi="Cambria"/>
              <w:b w:val="1"/>
              <w:bCs w:val="1"/>
              <w:i w:val="1"/>
              <w:iCs w:val="1"/>
              <w:color w:val="cccccc"/>
              <w:sz w:val="24"/>
              <w:szCs w:val="24"/>
              <w:rPrChange w:author="Kavinilavu" w:id="44"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307508225"/>
              <w:tag w:val="goog_rdk_1636"/>
            </w:sdtPr>
            <w:sdtContent>
              <w:ins w:author="Pradeep" w:id="109" w:date="2026-09-22T00:19:54Z">
                <w:sdt>
                  <w:sdtPr>
                    <w:id w:val="173207681"/>
                    <w:tag w:val="goog_rdk_1637"/>
                  </w:sdtPr>
                  <w:sdtContent>
                    <w:del w:author="Anonymous" w:id="55" w:date="2026-09-24T05:26:08Z"/>
                  </w:sdtContent>
                </w:sdt>
              </w:ins>
              <w:sdt>
                <w:sdtPr>
                  <w:id w:val="585565254"/>
                  <w:tag w:val="goog_rdk_1638"/>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input validate and process</w:delText>
                      </w:r>
                    </w:del>
                  </w:ins>
                </w:sdtContent>
              </w:sdt>
              <w:ins w:author="Pradeep" w:id="109" w:date="2026-09-22T00:19:54Z">
                <w:del w:author="Anonymous" w:id="55" w:date="2026-09-24T05:26:08Z"/>
              </w:ins>
            </w:sdtContent>
          </w:sdt>
        </w:p>
      </w:sdtContent>
    </w:sdt>
    <w:sdt>
      <w:sdtPr>
        <w:id w:val="1230955409"/>
        <w:tag w:val="goog_rdk_1643"/>
      </w:sdtPr>
      <w:sdtContent>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9" w:date="2026-09-22T00:19:54Z"/>
              <w:del w:author="Anonymous" w:id="55" w:date="2026-09-24T05:26:08Z"/>
              <w:rFonts w:ascii="Cambria" w:cs="Cambria" w:eastAsia="Cambria" w:hAnsi="Cambria"/>
              <w:b w:val="1"/>
              <w:bCs w:val="1"/>
              <w:i w:val="1"/>
              <w:iCs w:val="1"/>
              <w:color w:val="cccccc"/>
              <w:sz w:val="24"/>
              <w:szCs w:val="24"/>
              <w:rPrChange w:author="Kavinilavu" w:id="44"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590496277"/>
              <w:tag w:val="goog_rdk_1640"/>
            </w:sdtPr>
            <w:sdtContent>
              <w:ins w:author="Pradeep" w:id="109" w:date="2026-09-22T00:19:54Z">
                <w:sdt>
                  <w:sdtPr>
                    <w:id w:val="1339212166"/>
                    <w:tag w:val="goog_rdk_1641"/>
                  </w:sdtPr>
                  <w:sdtContent>
                    <w:del w:author="Anonymous" w:id="55" w:date="2026-09-24T05:26:08Z"/>
                  </w:sdtContent>
                </w:sdt>
              </w:ins>
              <w:sdt>
                <w:sdtPr>
                  <w:id w:val="1259661845"/>
                  <w:tag w:val="goog_rdk_1642"/>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communicate with gemini</w:delText>
                      </w:r>
                    </w:del>
                  </w:ins>
                </w:sdtContent>
              </w:sdt>
              <w:ins w:author="Pradeep" w:id="109" w:date="2026-09-22T00:19:54Z">
                <w:del w:author="Anonymous" w:id="55" w:date="2026-09-24T05:26:08Z"/>
              </w:ins>
            </w:sdtContent>
          </w:sdt>
        </w:p>
      </w:sdtContent>
    </w:sdt>
    <w:sdt>
      <w:sdtPr>
        <w:id w:val="1873478221"/>
        <w:tag w:val="goog_rdk_1647"/>
      </w:sdtPr>
      <w:sdtContent>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9" w:date="2026-09-22T00:19:54Z"/>
              <w:del w:author="Anonymous" w:id="55" w:date="2026-09-24T05:26:08Z"/>
              <w:rFonts w:ascii="Cambria" w:cs="Cambria" w:eastAsia="Cambria" w:hAnsi="Cambria"/>
              <w:b w:val="1"/>
              <w:bCs w:val="1"/>
              <w:i w:val="1"/>
              <w:iCs w:val="1"/>
              <w:color w:val="cccccc"/>
              <w:sz w:val="24"/>
              <w:szCs w:val="24"/>
              <w:rPrChange w:author="Kavinilavu" w:id="44"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228201242"/>
              <w:tag w:val="goog_rdk_1644"/>
            </w:sdtPr>
            <w:sdtContent>
              <w:ins w:author="Pradeep" w:id="109" w:date="2026-09-22T00:19:54Z">
                <w:sdt>
                  <w:sdtPr>
                    <w:id w:val="195649728"/>
                    <w:tag w:val="goog_rdk_1645"/>
                  </w:sdtPr>
                  <w:sdtContent>
                    <w:del w:author="Anonymous" w:id="55" w:date="2026-09-24T05:26:08Z"/>
                  </w:sdtContent>
                </w:sdt>
              </w:ins>
              <w:sdt>
                <w:sdtPr>
                  <w:id w:val="-175709318"/>
                  <w:tag w:val="goog_rdk_1646"/>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return response</w:delText>
                      </w:r>
                    </w:del>
                  </w:ins>
                </w:sdtContent>
              </w:sdt>
              <w:ins w:author="Pradeep" w:id="109" w:date="2026-09-22T00:19:54Z">
                <w:del w:author="Anonymous" w:id="55" w:date="2026-09-24T05:26:08Z"/>
              </w:ins>
            </w:sdtContent>
          </w:sdt>
        </w:p>
      </w:sdtContent>
    </w:sdt>
    <w:sdt>
      <w:sdtPr>
        <w:id w:val="-1085475439"/>
        <w:tag w:val="goog_rdk_1653"/>
      </w:sdtPr>
      <w:sdtContent>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9" w:date="2026-09-22T00:19:54Z"/>
              <w:del w:author="Anonymous" w:id="55" w:date="2026-09-24T05:26:08Z"/>
              <w:rFonts w:ascii="Cambria" w:cs="Cambria" w:eastAsia="Cambria" w:hAnsi="Cambria"/>
              <w:b w:val="1"/>
              <w:bCs w:val="1"/>
              <w:i w:val="1"/>
              <w:iCs w:val="1"/>
              <w:color w:val="cccccc"/>
              <w:sz w:val="24"/>
              <w:szCs w:val="24"/>
              <w:rPrChange w:author="Kavinilavu" w:id="44"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2102190906"/>
              <w:tag w:val="goog_rdk_1648"/>
            </w:sdtPr>
            <w:sdtContent>
              <w:ins w:author="Pradeep" w:id="109" w:date="2026-09-22T00:19:54Z">
                <w:sdt>
                  <w:sdtPr>
                    <w:id w:val="28629401"/>
                    <w:tag w:val="goog_rdk_1649"/>
                  </w:sdtPr>
                  <w:sdtContent>
                    <w:del w:author="Anonymous" w:id="55" w:date="2026-09-24T05:26:08Z"/>
                  </w:sdtContent>
                </w:sdt>
              </w:ins>
              <w:sdt>
                <w:sdtPr>
                  <w:id w:val="147538163"/>
                  <w:tag w:val="goog_rdk_1650"/>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handles </w:delText>
                      </w:r>
                    </w:del>
                  </w:ins>
                </w:sdtContent>
              </w:sdt>
              <w:ins w:author="Pradeep" w:id="109" w:date="2026-09-22T00:19:54Z">
                <w:del w:author="Anonymous" w:id="55" w:date="2026-09-24T05:26:08Z">
                  <w:sdt>
                    <w:sdtPr>
                      <w:id w:val="-1535723843"/>
                      <w:tag w:val="goog_rdk_165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authentication</w:delText>
                      </w:r>
                    </w:sdtContent>
                  </w:sdt>
                  <w:sdt>
                    <w:sdtPr>
                      <w:id w:val="475559173"/>
                      <w:tag w:val="goog_rdk_165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 and sessions</w:delText>
                      </w:r>
                    </w:sdtContent>
                  </w:sdt>
                </w:del>
              </w:ins>
            </w:sdtContent>
          </w:sdt>
        </w:p>
      </w:sdtContent>
    </w:sdt>
    <w:sdt>
      <w:sdtPr>
        <w:id w:val="-1256828570"/>
        <w:tag w:val="goog_rdk_1657"/>
      </w:sdtPr>
      <w:sdtContent>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9" w:date="2026-09-22T00:19:54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84873951"/>
              <w:tag w:val="goog_rdk_1654"/>
            </w:sdtPr>
            <w:sdtContent>
              <w:ins w:author="Pradeep" w:id="109" w:date="2026-09-22T00:19:54Z">
                <w:sdt>
                  <w:sdtPr>
                    <w:id w:val="260209356"/>
                    <w:tag w:val="goog_rdk_1655"/>
                  </w:sdtPr>
                  <w:sdtContent>
                    <w:del w:author="Anonymous" w:id="55" w:date="2026-09-24T05:26:08Z"/>
                  </w:sdtContent>
                </w:sdt>
              </w:ins>
              <w:sdt>
                <w:sdtPr>
                  <w:id w:val="1100935061"/>
                  <w:tag w:val="goog_rdk_1656"/>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Fast API- python web framework for building APIs</w:delText>
                      </w:r>
                    </w:del>
                  </w:ins>
                </w:sdtContent>
              </w:sdt>
              <w:ins w:author="Pradeep" w:id="109" w:date="2026-09-22T00:19:54Z">
                <w:del w:author="Anonymous" w:id="55" w:date="2026-09-24T05:26:08Z"/>
              </w:ins>
            </w:sdtContent>
          </w:sdt>
        </w:p>
      </w:sdtContent>
    </w:sdt>
    <w:sdt>
      <w:sdtPr>
        <w:id w:val="1921171665"/>
        <w:tag w:val="goog_rdk_1661"/>
      </w:sdtPr>
      <w:sdtContent>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9" w:date="2026-09-22T00:19:54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012446611"/>
              <w:tag w:val="goog_rdk_1658"/>
            </w:sdtPr>
            <w:sdtContent>
              <w:ins w:author="Pradeep" w:id="109" w:date="2026-09-22T00:19:54Z">
                <w:sdt>
                  <w:sdtPr>
                    <w:id w:val="-972561597"/>
                    <w:tag w:val="goog_rdk_1659"/>
                  </w:sdtPr>
                  <w:sdtContent>
                    <w:del w:author="Anonymous" w:id="55" w:date="2026-09-24T05:26:08Z"/>
                  </w:sdtContent>
                </w:sdt>
              </w:ins>
              <w:sdt>
                <w:sdtPr>
                  <w:id w:val="453806788"/>
                  <w:tag w:val="goog_rdk_1660"/>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route-function-processing-response</w:delText>
                      </w:r>
                    </w:del>
                  </w:ins>
                </w:sdtContent>
              </w:sdt>
              <w:ins w:author="Pradeep" w:id="109" w:date="2026-09-22T00:19:54Z">
                <w:del w:author="Anonymous" w:id="55" w:date="2026-09-24T05:26:08Z"/>
              </w:ins>
            </w:sdtContent>
          </w:sdt>
        </w:p>
      </w:sdtContent>
    </w:sdt>
    <w:sdt>
      <w:sdtPr>
        <w:id w:val="609383252"/>
        <w:tag w:val="goog_rdk_1665"/>
      </w:sdtPr>
      <w:sdtContent>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9" w:date="2026-09-22T00:19:54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265539186"/>
              <w:tag w:val="goog_rdk_1662"/>
            </w:sdtPr>
            <w:sdtContent>
              <w:ins w:author="Pradeep" w:id="109" w:date="2026-09-22T00:19:54Z">
                <w:sdt>
                  <w:sdtPr>
                    <w:id w:val="-1280873574"/>
                    <w:tag w:val="goog_rdk_1663"/>
                  </w:sdtPr>
                  <w:sdtContent>
                    <w:del w:author="Anonymous" w:id="55" w:date="2026-09-24T05:26:08Z"/>
                  </w:sdtContent>
                </w:sdt>
              </w:ins>
              <w:sdt>
                <w:sdtPr>
                  <w:id w:val="-1843045010"/>
                  <w:tag w:val="goog_rdk_1664"/>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instead of single file seperate into modules</w:delText>
                      </w:r>
                    </w:del>
                  </w:ins>
                </w:sdtContent>
              </w:sdt>
              <w:ins w:author="Pradeep" w:id="109" w:date="2026-09-22T00:19:54Z">
                <w:del w:author="Anonymous" w:id="55" w:date="2026-09-24T05:26:08Z"/>
              </w:ins>
            </w:sdtContent>
          </w:sdt>
        </w:p>
      </w:sdtContent>
    </w:sdt>
    <w:sdt>
      <w:sdtPr>
        <w:id w:val="516784501"/>
        <w:tag w:val="goog_rdk_1669"/>
      </w:sdtPr>
      <w:sdtContent>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9" w:date="2026-09-22T00:19:54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031724472"/>
              <w:tag w:val="goog_rdk_1666"/>
            </w:sdtPr>
            <w:sdtContent>
              <w:ins w:author="Pradeep" w:id="109" w:date="2026-09-22T00:19:54Z">
                <w:sdt>
                  <w:sdtPr>
                    <w:id w:val="13172970"/>
                    <w:tag w:val="goog_rdk_1667"/>
                  </w:sdtPr>
                  <w:sdtContent>
                    <w:del w:author="Anonymous" w:id="55" w:date="2026-09-24T05:26:08Z"/>
                  </w:sdtContent>
                </w:sdt>
              </w:ins>
              <w:sdt>
                <w:sdtPr>
                  <w:id w:val="-1429632879"/>
                  <w:tag w:val="goog_rdk_1668"/>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routes-handles API end points</w:delText>
                      </w:r>
                    </w:del>
                  </w:ins>
                </w:sdtContent>
              </w:sdt>
              <w:ins w:author="Pradeep" w:id="109" w:date="2026-09-22T00:19:54Z">
                <w:del w:author="Anonymous" w:id="55" w:date="2026-09-24T05:26:08Z"/>
              </w:ins>
            </w:sdtContent>
          </w:sdt>
        </w:p>
      </w:sdtContent>
    </w:sdt>
    <w:sdt>
      <w:sdtPr>
        <w:id w:val="-1164062742"/>
        <w:tag w:val="goog_rdk_1673"/>
      </w:sdtPr>
      <w:sdtContent>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9" w:date="2026-09-22T00:19:54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603854796"/>
              <w:tag w:val="goog_rdk_1670"/>
            </w:sdtPr>
            <w:sdtContent>
              <w:ins w:author="Pradeep" w:id="109" w:date="2026-09-22T00:19:54Z">
                <w:sdt>
                  <w:sdtPr>
                    <w:id w:val="-820174439"/>
                    <w:tag w:val="goog_rdk_1671"/>
                  </w:sdtPr>
                  <w:sdtContent>
                    <w:del w:author="Anonymous" w:id="55" w:date="2026-09-24T05:26:08Z"/>
                  </w:sdtContent>
                </w:sdt>
              </w:ins>
              <w:sdt>
                <w:sdtPr>
                  <w:id w:val="-1008977398"/>
                  <w:tag w:val="goog_rdk_1672"/>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services-business logic and gemini calls</w:delText>
                      </w:r>
                    </w:del>
                  </w:ins>
                </w:sdtContent>
              </w:sdt>
              <w:ins w:author="Pradeep" w:id="109" w:date="2026-09-22T00:19:54Z">
                <w:del w:author="Anonymous" w:id="55" w:date="2026-09-24T05:26:08Z"/>
              </w:ins>
            </w:sdtContent>
          </w:sdt>
        </w:p>
      </w:sdtContent>
    </w:sdt>
    <w:sdt>
      <w:sdtPr>
        <w:id w:val="120647405"/>
        <w:tag w:val="goog_rdk_1678"/>
      </w:sdtPr>
      <w:sdtContent>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09" w:date="2026-09-22T00:19:54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860970609"/>
              <w:tag w:val="goog_rdk_1674"/>
            </w:sdtPr>
            <w:sdtContent>
              <w:ins w:author="Pradeep" w:id="109" w:date="2026-09-22T00:19:54Z">
                <w:sdt>
                  <w:sdtPr>
                    <w:id w:val="-2050656827"/>
                    <w:tag w:val="goog_rdk_1675"/>
                  </w:sdtPr>
                  <w:sdtContent>
                    <w:del w:author="Anonymous" w:id="55" w:date="2026-09-24T05:26:08Z"/>
                  </w:sdtContent>
                </w:sdt>
              </w:ins>
              <w:sdt>
                <w:sdtPr>
                  <w:id w:val="643976486"/>
                  <w:tag w:val="goog_rdk_1676"/>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models-defines input output </w:delText>
                      </w:r>
                    </w:del>
                  </w:ins>
                </w:sdtContent>
              </w:sdt>
              <w:ins w:author="Pradeep" w:id="109" w:date="2026-09-22T00:19:54Z">
                <w:del w:author="Anonymous" w:id="55" w:date="2026-09-24T05:26:08Z">
                  <w:sdt>
                    <w:sdtPr>
                      <w:id w:val="-1735309051"/>
                      <w:tag w:val="goog_rdk_167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data structure</w:delText>
                      </w:r>
                    </w:sdtContent>
                  </w:sdt>
                </w:del>
              </w:ins>
            </w:sdtContent>
          </w:sdt>
        </w:p>
      </w:sdtContent>
    </w:sdt>
    <w:sdt>
      <w:sdtPr>
        <w:id w:val="49984432"/>
        <w:tag w:val="goog_rdk_1684"/>
      </w:sdtPr>
      <w:sdtContent>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Anonymous" w:id="55" w:date="2026-09-24T05:26:08Z"/>
              <w:strike w:val="1"/>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Sushanth G.k" w:id="0" w:date="2026-09-24T07:06:28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43383686"/>
              <w:tag w:val="goog_rdk_1679"/>
            </w:sdtPr>
            <w:sdtContent>
              <w:ins w:author="Pradeep" w:id="109" w:date="2026-09-22T00:19:54Z">
                <w:sdt>
                  <w:sdtPr>
                    <w:id w:val="-1124376596"/>
                    <w:tag w:val="goog_rdk_1680"/>
                  </w:sdtPr>
                  <w:sdtContent>
                    <w:del w:author="Anonymous" w:id="55" w:date="2026-09-24T05:26:08Z"/>
                  </w:sdtContent>
                </w:sdt>
              </w:ins>
              <w:sdt>
                <w:sdtPr>
                  <w:id w:val="-2021126831"/>
                  <w:tag w:val="goog_rdk_1681"/>
                </w:sdtPr>
                <w:sdtContent>
                  <w:ins w:author="Pradeep" w:id="109" w:date="2026-09-22T00:19:5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CORS-helps frontend and backend safe communication</w:delText>
                      </w:r>
                    </w:del>
                  </w:ins>
                </w:sdtContent>
              </w:sdt>
              <w:ins w:author="Pradeep" w:id="109" w:date="2026-09-22T00:19:54Z">
                <w:del w:author="Anonymous" w:id="55" w:date="2026-09-24T05:26:08Z"/>
              </w:ins>
            </w:sdtContent>
          </w:sdt>
          <w:sdt>
            <w:sdtPr>
              <w:id w:val="818520836"/>
              <w:tag w:val="goog_rdk_1682"/>
            </w:sdtPr>
            <w:sdtContent>
              <w:del w:author="Anonymous" w:id="55" w:date="2026-09-24T05:26:08Z"/>
              <w:sdt>
                <w:sdtPr>
                  <w:id w:val="972429710"/>
                  <w:tag w:val="goog_rdk_1683"/>
                </w:sdtPr>
                <w:sdtContent>
                  <w:del w:author="Anonymous" w:id="55" w:date="2026-09-24T05:26:08Z">
                    <w:r w:rsidDel="00000000" w:rsidR="00000000" w:rsidRPr="00000000">
                      <w:rPr>
                        <w:rtl w:val="0"/>
                      </w:rPr>
                    </w:r>
                  </w:del>
                </w:sdtContent>
              </w:sdt>
              <w:del w:author="Anonymous" w:id="55" w:date="2026-09-24T05:26:08Z"/>
            </w:sdtContent>
          </w:sdt>
        </w:p>
      </w:sdtContent>
    </w:sdt>
    <w:sdt>
      <w:sdtPr>
        <w:id w:val="1866583175"/>
        <w:tag w:val="goog_rdk_1687"/>
      </w:sdtPr>
      <w:sdtContent>
        <w:p w:rsidR="00000000" w:rsidDel="00000000" w:rsidP="00000000" w:rsidRDefault="00000000" w:rsidRPr="00000000" w14:paraId="00000136">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14805432"/>
              <w:tag w:val="goog_rdk_1685"/>
            </w:sdtPr>
            <w:sdtContent>
              <w:del w:author="Anonymous" w:id="55" w:date="2026-09-24T05:26:08Z"/>
              <w:sdt>
                <w:sdtPr>
                  <w:id w:val="1713361061"/>
                  <w:tag w:val="goog_rdk_1686"/>
                </w:sdtPr>
                <w:sdtContent>
                  <w:del w:author="Anonymous" w:id="55" w:date="2026-09-24T05:26:08Z">
                    <w:r w:rsidDel="00000000" w:rsidR="00000000" w:rsidRPr="00000000">
                      <w:rPr>
                        <w:rtl w:val="0"/>
                      </w:rPr>
                    </w:r>
                  </w:del>
                </w:sdtContent>
              </w:sdt>
              <w:del w:author="Anonymous" w:id="55" w:date="2026-09-24T05:26:08Z"/>
            </w:sdtContent>
          </w:sdt>
        </w:p>
      </w:sdtContent>
    </w:sdt>
    <w:sdt>
      <w:sdtPr>
        <w:id w:val="-1545117101"/>
        <w:tag w:val="goog_rdk_1690"/>
      </w:sdtPr>
      <w:sdtContent>
        <w:p w:rsidR="00000000" w:rsidDel="00000000" w:rsidP="00000000" w:rsidRDefault="00000000" w:rsidRPr="00000000" w14:paraId="00000137">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03128831"/>
              <w:tag w:val="goog_rdk_1688"/>
            </w:sdtPr>
            <w:sdtContent>
              <w:del w:author="Anonymous" w:id="55" w:date="2026-09-24T05:26:08Z"/>
              <w:sdt>
                <w:sdtPr>
                  <w:id w:val="2014509963"/>
                  <w:tag w:val="goog_rdk_1689"/>
                </w:sdtPr>
                <w:sdtContent>
                  <w:del w:author="Anonymous" w:id="55" w:date="2026-09-24T05:26:08Z">
                    <w:r w:rsidDel="00000000" w:rsidR="00000000" w:rsidRPr="00000000">
                      <w:rPr>
                        <w:rtl w:val="0"/>
                      </w:rPr>
                    </w:r>
                  </w:del>
                </w:sdtContent>
              </w:sdt>
              <w:del w:author="Anonymous" w:id="55" w:date="2026-09-24T05:26:08Z"/>
            </w:sdtContent>
          </w:sdt>
        </w:p>
      </w:sdtContent>
    </w:sdt>
    <w:sdt>
      <w:sdtPr>
        <w:id w:val="928906420"/>
        <w:tag w:val="goog_rdk_1693"/>
      </w:sdtPr>
      <w:sdtContent>
        <w:p w:rsidR="00000000" w:rsidDel="00000000" w:rsidP="00000000" w:rsidRDefault="00000000" w:rsidRPr="00000000" w14:paraId="00000138">
          <w:pPr>
            <w:pStyle w:val="Heading1"/>
            <w:spacing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60040089"/>
              <w:tag w:val="goog_rdk_1691"/>
            </w:sdtPr>
            <w:sdtContent>
              <w:del w:author="Anonymous" w:id="55" w:date="2026-09-24T05:26:08Z"/>
              <w:sdt>
                <w:sdtPr>
                  <w:id w:val="918459300"/>
                  <w:tag w:val="goog_rdk_1692"/>
                </w:sdtPr>
                <w:sdtContent>
                  <w:del w:author="Anonymous" w:id="55" w:date="2026-09-24T05:26:08Z">
                    <w:r w:rsidDel="00000000" w:rsidR="00000000" w:rsidRPr="00000000">
                      <w:rPr>
                        <w:rtl w:val="0"/>
                      </w:rPr>
                    </w:r>
                  </w:del>
                </w:sdtContent>
              </w:sdt>
              <w:del w:author="Anonymous" w:id="55" w:date="2026-09-24T05:26:08Z"/>
            </w:sdtContent>
          </w:sdt>
        </w:p>
      </w:sdtContent>
    </w:sdt>
    <w:sdt>
      <w:sdtPr>
        <w:id w:val="414287098"/>
        <w:tag w:val="goog_rdk_1696"/>
      </w:sdtPr>
      <w:sdtContent>
        <w:p w:rsidR="00000000" w:rsidDel="00000000" w:rsidP="00000000" w:rsidRDefault="00000000" w:rsidRPr="00000000" w14:paraId="00000139">
          <w:pPr>
            <w:pStyle w:val="Heading1"/>
            <w:spacing w:after="160"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2037447546"/>
              <w:tag w:val="goog_rdk_1694"/>
            </w:sdtPr>
            <w:sdtContent>
              <w:del w:author="Anonymous" w:id="55" w:date="2026-09-24T05:26:08Z"/>
              <w:sdt>
                <w:sdtPr>
                  <w:id w:val="-2136072257"/>
                  <w:tag w:val="goog_rdk_1695"/>
                </w:sdtPr>
                <w:sdtContent>
                  <w:del w:author="Anonymous" w:id="55" w:date="2026-09-24T05:26:08Z">
                    <w:r w:rsidDel="00000000" w:rsidR="00000000" w:rsidRPr="00000000">
                      <w:rPr>
                        <w:rtl w:val="0"/>
                      </w:rPr>
                    </w:r>
                  </w:del>
                </w:sdtContent>
              </w:sdt>
              <w:del w:author="Anonymous" w:id="55" w:date="2026-09-24T05:26:08Z"/>
            </w:sdtContent>
          </w:sdt>
        </w:p>
      </w:sdtContent>
    </w:sdt>
    <w:sdt>
      <w:sdtPr>
        <w:id w:val="-1010812275"/>
        <w:tag w:val="goog_rdk_1699"/>
      </w:sdtPr>
      <w:sdtContent>
        <w:p w:rsidR="00000000" w:rsidDel="00000000" w:rsidP="00000000" w:rsidRDefault="00000000" w:rsidRPr="00000000" w14:paraId="0000013A">
          <w:pPr>
            <w:pStyle w:val="Heading1"/>
            <w:spacing w:after="160" w:line="259"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1522753001"/>
              <w:tag w:val="goog_rdk_1697"/>
            </w:sdtPr>
            <w:sdtContent>
              <w:del w:author="Anonymous" w:id="55" w:date="2026-09-24T05:26:08Z"/>
              <w:sdt>
                <w:sdtPr>
                  <w:id w:val="-342597392"/>
                  <w:tag w:val="goog_rdk_1698"/>
                </w:sdtPr>
                <w:sdtContent>
                  <w:del w:author="Anonymous" w:id="55" w:date="2026-09-24T05:26:08Z">
                    <w:r w:rsidDel="00000000" w:rsidR="00000000" w:rsidRPr="00000000">
                      <w:rPr>
                        <w:rtl w:val="0"/>
                      </w:rPr>
                    </w:r>
                  </w:del>
                </w:sdtContent>
              </w:sdt>
              <w:del w:author="Anonymous" w:id="55" w:date="2026-09-24T05:26:08Z"/>
            </w:sdtContent>
          </w:sdt>
        </w:p>
      </w:sdtContent>
    </w:sdt>
    <w:sdt>
      <w:sdtPr>
        <w:id w:val="854440101"/>
        <w:tag w:val="goog_rdk_1702"/>
      </w:sdtPr>
      <w:sdtContent>
        <w:p w:rsidR="00000000" w:rsidDel="00000000" w:rsidP="00000000" w:rsidRDefault="00000000" w:rsidRPr="00000000" w14:paraId="0000013B">
          <w:pPr>
            <w:pStyle w:val="Heading1"/>
            <w:keepNext w:val="0"/>
            <w:keepLines w:val="0"/>
            <w:spacing w:after="8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color w:val="000000"/>
                  <w:sz w:val="24"/>
                  <w:szCs w:val="24"/>
                </w:rPr>
              </w:rPrChange>
            </w:rPr>
            <w:pPrChange w:author="Gayathri" w:id="0" w:date="2026-09-24T05:13:41Z">
              <w:pPr>
                <w:pStyle w:val="Heading2"/>
                <w:keepNext w:val="0"/>
                <w:keepLines w:val="0"/>
                <w:spacing w:after="80" w:before="360" w:lineRule="auto"/>
              </w:pPr>
            </w:pPrChange>
          </w:pPr>
          <w:sdt>
            <w:sdtPr>
              <w:id w:val="470334447"/>
              <w:tag w:val="goog_rdk_1700"/>
            </w:sdtPr>
            <w:sdtContent>
              <w:del w:author="Anonymous" w:id="55" w:date="2026-09-24T05:26:08Z"/>
              <w:sdt>
                <w:sdtPr>
                  <w:id w:val="-456192356"/>
                  <w:tag w:val="goog_rdk_170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000000"/>
                            <w:sz w:val="24"/>
                            <w:szCs w:val="24"/>
                          </w:rPr>
                        </w:rPrChange>
                      </w:rPr>
                      <w:delText xml:space="preserve">MILESTONE 4: UI Development</w:delText>
                    </w:r>
                  </w:del>
                </w:sdtContent>
              </w:sdt>
              <w:del w:author="Anonymous" w:id="55" w:date="2026-09-24T05:26:08Z">
                <w:bookmarkStart w:colFirst="0" w:colLast="0" w:name="_heading=h.95lubtn1jv67" w:id="30"/>
                <w:bookmarkEnd w:id="30"/>
              </w:del>
            </w:sdtContent>
          </w:sdt>
        </w:p>
      </w:sdtContent>
    </w:sdt>
    <w:sdt>
      <w:sdtPr>
        <w:id w:val="586320504"/>
        <w:tag w:val="goog_rdk_1715"/>
      </w:sdtPr>
      <w:sdtContent>
        <w:p w:rsidR="00000000" w:rsidDel="00000000" w:rsidP="00000000" w:rsidRDefault="00000000" w:rsidRPr="00000000" w14:paraId="0000013C">
          <w:pPr>
            <w:pStyle w:val="Heading1"/>
            <w:spacing w:after="240" w:befor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Rule="auto"/>
              </w:pPr>
            </w:pPrChange>
          </w:pPr>
          <w:sdt>
            <w:sdtPr>
              <w:id w:val="1602366052"/>
              <w:tag w:val="goog_rdk_1703"/>
            </w:sdtPr>
            <w:sdtContent>
              <w:del w:author="Anonymous" w:id="55" w:date="2026-09-24T05:26:08Z"/>
              <w:sdt>
                <w:sdtPr>
                  <w:id w:val="1928700860"/>
                  <w:tag w:val="goog_rdk_170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This milestone focuses on developing a </w:delText>
                    </w:r>
                  </w:del>
                </w:sdtContent>
              </w:sdt>
              <w:del w:author="Anonymous" w:id="55" w:date="2026-09-24T05:26:08Z">
                <w:sdt>
                  <w:sdtPr>
                    <w:id w:val="-2012728643"/>
                    <w:tag w:val="goog_rdk_170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lightweight, responsive, and intuitive frontend</w:delText>
                    </w:r>
                  </w:sdtContent>
                </w:sdt>
                <w:sdt>
                  <w:sdtPr>
                    <w:id w:val="1568802911"/>
                    <w:tag w:val="goog_rdk_170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for </w:delText>
                    </w:r>
                  </w:sdtContent>
                </w:sdt>
                <w:sdt>
                  <w:sdtPr>
                    <w:id w:val="331485530"/>
                    <w:tag w:val="goog_rdk_170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PocketSmart AI</w:delText>
                    </w:r>
                  </w:sdtContent>
                </w:sdt>
                <w:sdt>
                  <w:sdtPr>
                    <w:id w:val="-389727745"/>
                    <w:tag w:val="goog_rdk_170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using </w:delText>
                    </w:r>
                  </w:sdtContent>
                </w:sdt>
                <w:sdt>
                  <w:sdtPr>
                    <w:id w:val="1909734389"/>
                    <w:tag w:val="goog_rdk_170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HTML</w:delText>
                    </w:r>
                  </w:sdtContent>
                </w:sdt>
                <w:sdt>
                  <w:sdtPr>
                    <w:id w:val="103204720"/>
                    <w:tag w:val="goog_rdk_171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sdt>
                  <w:sdtPr>
                    <w:id w:val="1361893170"/>
                    <w:tag w:val="goog_rdk_171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CSS</w:delText>
                    </w:r>
                  </w:sdtContent>
                </w:sdt>
                <w:sdt>
                  <w:sdtPr>
                    <w:id w:val="-772049122"/>
                    <w:tag w:val="goog_rdk_171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and </w:delText>
                    </w:r>
                  </w:sdtContent>
                </w:sdt>
                <w:sdt>
                  <w:sdtPr>
                    <w:id w:val="-197301315"/>
                    <w:tag w:val="goog_rdk_171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Jinja2 templates</w:delText>
                    </w:r>
                  </w:sdtContent>
                </w:sdt>
                <w:sdt>
                  <w:sdtPr>
                    <w:id w:val="-650880105"/>
                    <w:tag w:val="goog_rdk_171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delText>
                    </w:r>
                  </w:sdtContent>
                </w:sdt>
              </w:del>
            </w:sdtContent>
          </w:sdt>
        </w:p>
      </w:sdtContent>
    </w:sdt>
    <w:sdt>
      <w:sdtPr>
        <w:id w:val="1007695614"/>
        <w:tag w:val="goog_rdk_1718"/>
      </w:sdtPr>
      <w:sdtContent>
        <w:p w:rsidR="00000000" w:rsidDel="00000000" w:rsidP="00000000" w:rsidRDefault="00000000" w:rsidRPr="00000000" w14:paraId="0000013D">
          <w:pPr>
            <w:pStyle w:val="Heading1"/>
            <w:spacing w:after="280" w:before="28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spacing w:after="280" w:before="280" w:lineRule="auto"/>
              </w:pPr>
            </w:pPrChange>
          </w:pPr>
          <w:sdt>
            <w:sdtPr>
              <w:id w:val="1325303489"/>
              <w:tag w:val="goog_rdk_1716"/>
            </w:sdtPr>
            <w:sdtContent>
              <w:del w:author="Anonymous" w:id="55" w:date="2026-09-24T05:26:08Z"/>
              <w:sdt>
                <w:sdtPr>
                  <w:id w:val="1589720849"/>
                  <w:tag w:val="goog_rdk_1717"/>
                </w:sdtPr>
                <w:sdtContent>
                  <w:del w:author="Anonymous" w:id="55" w:date="2026-09-24T05:26:08Z">
                    <w:r w:rsidDel="00000000" w:rsidR="00000000" w:rsidRPr="00000000">
                      <w:rPr>
                        <w:rtl w:val="0"/>
                      </w:rPr>
                    </w:r>
                  </w:del>
                </w:sdtContent>
              </w:sdt>
              <w:del w:author="Anonymous" w:id="55" w:date="2026-09-24T05:26:08Z"/>
            </w:sdtContent>
          </w:sdt>
        </w:p>
      </w:sdtContent>
    </w:sdt>
    <w:sdt>
      <w:sdtPr>
        <w:id w:val="-1571163671"/>
        <w:tag w:val="goog_rdk_1721"/>
      </w:sdtPr>
      <w:sdtContent>
        <w:p w:rsidR="00000000" w:rsidDel="00000000" w:rsidP="00000000" w:rsidRDefault="00000000" w:rsidRPr="00000000" w14:paraId="0000013E">
          <w:pPr>
            <w:pStyle w:val="Heading1"/>
            <w:spacing w:after="240" w:befor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spacing w:after="240" w:before="240" w:lineRule="auto"/>
              </w:pPr>
            </w:pPrChange>
          </w:pPr>
          <w:sdt>
            <w:sdtPr>
              <w:id w:val="937728248"/>
              <w:tag w:val="goog_rdk_1719"/>
            </w:sdtPr>
            <w:sdtContent>
              <w:del w:author="Anonymous" w:id="55" w:date="2026-09-24T05:26:08Z"/>
              <w:sdt>
                <w:sdtPr>
                  <w:id w:val="279260726"/>
                  <w:tag w:val="goog_rdk_1720"/>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Activity 4.1: Develop HTML Frontend Interface</w:delText>
                    </w:r>
                  </w:del>
                </w:sdtContent>
              </w:sdt>
              <w:del w:author="Anonymous" w:id="55" w:date="2026-09-24T05:26:08Z"/>
            </w:sdtContent>
          </w:sdt>
        </w:p>
      </w:sdtContent>
    </w:sdt>
    <w:sdt>
      <w:sdtPr>
        <w:id w:val="1723862621"/>
        <w:tag w:val="goog_rdk_1724"/>
      </w:sdtPr>
      <w:sdtContent>
        <w:p w:rsidR="00000000" w:rsidDel="00000000" w:rsidP="00000000" w:rsidRDefault="00000000" w:rsidRPr="00000000" w14:paraId="0000013F">
          <w:pPr>
            <w:numPr>
              <w:ilvl w:val="0"/>
              <w:numId w:val="31"/>
            </w:numPr>
            <w:spacing w:after="0" w:before="240" w:lineRule="auto"/>
            <w:ind w:left="720" w:hanging="360"/>
            <w:rPr>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numPr>
                  <w:ilvl w:val="0"/>
                  <w:numId w:val="31"/>
                </w:numPr>
                <w:spacing w:after="0" w:before="240" w:lineRule="auto"/>
                <w:ind w:left="720" w:hanging="360"/>
              </w:pPr>
            </w:pPrChange>
          </w:pPr>
          <w:sdt>
            <w:sdtPr>
              <w:id w:val="145466488"/>
              <w:tag w:val="goog_rdk_1722"/>
            </w:sdtPr>
            <w:sdtContent>
              <w:del w:author="Anonymous" w:id="55" w:date="2026-09-24T05:26:08Z"/>
              <w:sdt>
                <w:sdtPr>
                  <w:id w:val="-119350814"/>
                  <w:tag w:val="goog_rdk_1723"/>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Design a home page with budget input fields and category selectors (Home, Party, Jewelry)</w:delText>
                      <w:br w:type="textWrapping"/>
                    </w:r>
                  </w:del>
                </w:sdtContent>
              </w:sdt>
              <w:del w:author="Anonymous" w:id="55" w:date="2026-09-24T05:26:08Z"/>
            </w:sdtContent>
          </w:sdt>
        </w:p>
      </w:sdtContent>
    </w:sdt>
    <w:sdt>
      <w:sdtPr>
        <w:id w:val="368179739"/>
        <w:tag w:val="goog_rdk_1727"/>
      </w:sdtPr>
      <w:sdtContent>
        <w:p w:rsidR="00000000" w:rsidDel="00000000" w:rsidP="00000000" w:rsidRDefault="00000000" w:rsidRPr="00000000" w14:paraId="00000140">
          <w:pPr>
            <w:numPr>
              <w:ilvl w:val="0"/>
              <w:numId w:val="31"/>
            </w:numPr>
            <w:spacing w:after="0" w:before="0" w:lineRule="auto"/>
            <w:ind w:left="720" w:hanging="360"/>
            <w:rPr>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numPr>
                  <w:ilvl w:val="0"/>
                  <w:numId w:val="31"/>
                </w:numPr>
                <w:spacing w:after="0" w:before="0" w:lineRule="auto"/>
                <w:ind w:left="720" w:hanging="360"/>
              </w:pPr>
            </w:pPrChange>
          </w:pPr>
          <w:sdt>
            <w:sdtPr>
              <w:id w:val="-1131355280"/>
              <w:tag w:val="goog_rdk_1725"/>
            </w:sdtPr>
            <w:sdtContent>
              <w:del w:author="Anonymous" w:id="55" w:date="2026-09-24T05:26:08Z"/>
              <w:sdt>
                <w:sdtPr>
                  <w:id w:val="-1725362620"/>
                  <w:tag w:val="goog_rdk_1726"/>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Implement individual forms for each planner module connected to FastAPI POST routes</w:delText>
                      <w:br w:type="textWrapping"/>
                    </w:r>
                  </w:del>
                </w:sdtContent>
              </w:sdt>
              <w:del w:author="Anonymous" w:id="55" w:date="2026-09-24T05:26:08Z"/>
            </w:sdtContent>
          </w:sdt>
        </w:p>
      </w:sdtContent>
    </w:sdt>
    <w:sdt>
      <w:sdtPr>
        <w:id w:val="-1295152710"/>
        <w:tag w:val="goog_rdk_1730"/>
      </w:sdtPr>
      <w:sdtContent>
        <w:p w:rsidR="00000000" w:rsidDel="00000000" w:rsidP="00000000" w:rsidRDefault="00000000" w:rsidRPr="00000000" w14:paraId="00000141">
          <w:pPr>
            <w:numPr>
              <w:ilvl w:val="0"/>
              <w:numId w:val="31"/>
            </w:numPr>
            <w:spacing w:after="240" w:before="0" w:lineRule="auto"/>
            <w:ind w:left="720" w:hanging="360"/>
            <w:rPr>
              <w:del w:author="Anonymous" w:id="55" w:date="2026-09-24T05:26:08Z"/>
              <w:rFonts w:ascii="Cambria" w:cs="Cambria" w:eastAsia="Cambria" w:hAnsi="Cambria"/>
              <w:i w:val="1"/>
              <w:iCs w:val="1"/>
              <w:sz w:val="24"/>
              <w:szCs w:val="24"/>
              <w:rPrChange w:author="Kavinilavu" w:id="44" w:date="2026-09-24T05:18:57Z">
                <w:rPr>
                  <w:rFonts w:ascii="Cambria" w:cs="Cambria" w:eastAsia="Cambria" w:hAnsi="Cambria"/>
                  <w:sz w:val="24"/>
                  <w:szCs w:val="24"/>
                </w:rPr>
              </w:rPrChange>
            </w:rPr>
            <w:pPrChange w:author="Kavinilavu" w:id="0" w:date="2026-09-24T05:18:57Z">
              <w:pPr>
                <w:numPr>
                  <w:ilvl w:val="0"/>
                  <w:numId w:val="31"/>
                </w:numPr>
                <w:spacing w:after="240" w:before="0" w:lineRule="auto"/>
                <w:ind w:left="720" w:hanging="360"/>
              </w:pPr>
            </w:pPrChange>
          </w:pPr>
          <w:sdt>
            <w:sdtPr>
              <w:id w:val="1220319326"/>
              <w:tag w:val="goog_rdk_1728"/>
            </w:sdtPr>
            <w:sdtContent>
              <w:del w:author="Anonymous" w:id="55" w:date="2026-09-24T05:26:08Z"/>
              <w:sdt>
                <w:sdtPr>
                  <w:id w:val="-2141299149"/>
                  <w:tag w:val="goog_rdk_1729"/>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Display AI responses in well-structured, card-like layouts (e.g., product suggestions, item details, prices)</w:delText>
                    </w:r>
                  </w:del>
                </w:sdtContent>
              </w:sdt>
              <w:del w:author="Anonymous" w:id="55" w:date="2026-09-24T05:26:08Z"/>
            </w:sdtContent>
          </w:sdt>
        </w:p>
      </w:sdtContent>
    </w:sdt>
    <w:sdt>
      <w:sdtPr>
        <w:id w:val="600795499"/>
        <w:tag w:val="goog_rdk_1734"/>
      </w:sdtPr>
      <w:sdtContent>
        <w:p w:rsidR="00000000" w:rsidDel="00000000" w:rsidP="00000000" w:rsidRDefault="00000000" w:rsidRPr="00000000" w14:paraId="00000142">
          <w:pPr>
            <w:pStyle w:val="Heading1"/>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i w:val="0"/>
                  <w:iCs w:val="0"/>
                  <w:color w:val="000000"/>
                  <w:sz w:val="24"/>
                  <w:szCs w:val="24"/>
                </w:rPr>
              </w:rPrChange>
            </w:rPr>
            <w:pPrChange w:author="Gayathri" w:id="0" w:date="2026-09-24T05:13:41Z">
              <w:pPr>
                <w:pStyle w:val="Heading4"/>
              </w:pPr>
            </w:pPrChange>
          </w:pPr>
          <w:sdt>
            <w:sdtPr>
              <w:id w:val="1558539850"/>
              <w:tag w:val="goog_rdk_1731"/>
            </w:sdtPr>
            <w:sdtContent>
              <w:del w:author="Anonymous" w:id="55" w:date="2026-09-24T05:26:08Z"/>
              <w:sdt>
                <w:sdtPr>
                  <w:id w:val="-546787574"/>
                  <w:tag w:val="goog_rdk_1732"/>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i w:val="0"/>
                            <w:iCs w:val="0"/>
                            <w:color w:val="000000"/>
                            <w:sz w:val="24"/>
                            <w:szCs w:val="24"/>
                          </w:rPr>
                        </w:rPrChange>
                      </w:rPr>
                      <w:delText xml:space="preserve">Templates Directory Structure:</w:delText>
                    </w:r>
                  </w:del>
                </w:sdtContent>
              </w:sdt>
              <w:del w:author="Anonymous" w:id="55" w:date="2026-09-24T05:26:08Z">
                <w:sdt>
                  <w:sdtPr>
                    <w:id w:val="915921272"/>
                    <w:tag w:val="goog_rdk_1733"/>
                  </w:sdtPr>
                  <w:sdtContent>
                    <w:r w:rsidDel="00000000" w:rsidR="00000000" w:rsidRPr="00000000">
                      <w:rPr>
                        <w:rtl w:val="0"/>
                      </w:rPr>
                    </w:r>
                  </w:sdtContent>
                </w:sdt>
              </w:del>
            </w:sdtContent>
          </w:sdt>
        </w:p>
      </w:sdtContent>
    </w:sdt>
    <w:sdt>
      <w:sdtPr>
        <w:id w:val="1199845293"/>
        <w:tag w:val="goog_rdk_1740"/>
      </w:sdtPr>
      <w:sdtContent>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10" w:date="2026-09-22T00:28:55Z"/>
              <w:del w:author="Anonymous" w:id="55" w:date="2026-09-24T05:26:08Z"/>
              <w:rFonts w:ascii="Cambria" w:cs="Cambria" w:eastAsia="Cambria" w:hAnsi="Cambria"/>
              <w:b w:val="1"/>
              <w:bCs w:val="1"/>
              <w:i w:val="1"/>
              <w:iCs w:val="1"/>
              <w:smallCaps w:val="0"/>
              <w:strike w:val="0"/>
              <w:color w:val="000000"/>
              <w:sz w:val="24"/>
              <w:szCs w:val="24"/>
              <w:shd w:fill="auto" w:val="clear"/>
              <w:vertAlign w:val="baseline"/>
              <w:rPrChange w:author="Kavinilavu" w:id="44" w:date="2026-09-24T05:18:57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Kavinilavu" w:id="0" w:date="2026-09-24T05:18:57Z">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59385099"/>
              <w:tag w:val="goog_rdk_1737"/>
            </w:sdtPr>
            <w:sdtContent>
              <w:ins w:author="Pradeep" w:id="110" w:date="2026-09-22T00:28:55Z">
                <w:sdt>
                  <w:sdtPr>
                    <w:id w:val="763913996"/>
                    <w:tag w:val="goog_rdk_1738"/>
                  </w:sdtPr>
                  <w:sdtContent>
                    <w:del w:author="Anonymous" w:id="55" w:date="2026-09-24T05:26:08Z"/>
                  </w:sdtContent>
                </w:sdt>
              </w:ins>
              <w:sdt>
                <w:sdtPr>
                  <w:id w:val="296908438"/>
                  <w:tag w:val="goog_rdk_1739"/>
                </w:sdtPr>
                <w:sdtContent>
                  <w:ins w:author="Pradeep" w:id="110" w:date="2026-09-22T00:28:55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i w:val="0"/>
                              <w:iCs w:val="0"/>
                              <w:color w:val="000000"/>
                              <w:sz w:val="24"/>
                              <w:szCs w:val="24"/>
                            </w:rPr>
                          </w:rPrChange>
                        </w:rPr>
                        <w:delText xml:space="preserve"> built frontend</w:delText>
                      </w:r>
                    </w:del>
                  </w:ins>
                </w:sdtContent>
              </w:sdt>
              <w:ins w:author="Pradeep" w:id="110" w:date="2026-09-22T00:28:55Z">
                <w:del w:author="Anonymous" w:id="55" w:date="2026-09-24T05:26:08Z"/>
              </w:ins>
            </w:sdtContent>
          </w:sdt>
        </w:p>
      </w:sdtContent>
    </w:sdt>
    <w:sdt>
      <w:sdtPr>
        <w:id w:val="-342776306"/>
        <w:tag w:val="goog_rdk_1744"/>
      </w:sdtPr>
      <w:sdtContent>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10" w:date="2026-09-22T00:28:55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146129966"/>
              <w:tag w:val="goog_rdk_1741"/>
            </w:sdtPr>
            <w:sdtContent>
              <w:ins w:author="Pradeep" w:id="110" w:date="2026-09-22T00:28:55Z">
                <w:sdt>
                  <w:sdtPr>
                    <w:id w:val="-714692610"/>
                    <w:tag w:val="goog_rdk_1742"/>
                  </w:sdtPr>
                  <w:sdtContent>
                    <w:del w:author="Anonymous" w:id="55" w:date="2026-09-24T05:26:08Z"/>
                  </w:sdtContent>
                </w:sdt>
              </w:ins>
              <w:sdt>
                <w:sdtPr>
                  <w:id w:val="1567808782"/>
                  <w:tag w:val="goog_rdk_1743"/>
                </w:sdtPr>
                <w:sdtContent>
                  <w:ins w:author="Pradeep" w:id="110" w:date="2026-09-22T00:28:55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i w:val="0"/>
                              <w:iCs w:val="0"/>
                              <w:color w:val="000000"/>
                              <w:sz w:val="24"/>
                              <w:szCs w:val="24"/>
                            </w:rPr>
                          </w:rPrChange>
                        </w:rPr>
                        <w:delText xml:space="preserve">technologies UI</w:delText>
                      </w:r>
                    </w:del>
                  </w:ins>
                </w:sdtContent>
              </w:sdt>
              <w:ins w:author="Pradeep" w:id="110" w:date="2026-09-22T00:28:55Z">
                <w:del w:author="Anonymous" w:id="55" w:date="2026-09-24T05:26:08Z"/>
              </w:ins>
            </w:sdtContent>
          </w:sdt>
        </w:p>
      </w:sdtContent>
    </w:sdt>
    <w:sdt>
      <w:sdtPr>
        <w:id w:val="1734343508"/>
        <w:tag w:val="goog_rdk_1750"/>
      </w:sdtPr>
      <w:sdtContent>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Anonymous" w:id="55" w:date="2026-09-24T05:26:08Z"/>
              <w:i w:val="1"/>
              <w:iCs w:val="1"/>
              <w:rPrChange w:author="Kavinilavu" w:id="44" w:date="2026-09-24T05:18:57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Kavinilavu" w:id="0" w:date="2026-09-24T05:18:57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35211149"/>
              <w:tag w:val="goog_rdk_1745"/>
            </w:sdtPr>
            <w:sdtContent>
              <w:ins w:author="Pradeep" w:id="110" w:date="2026-09-22T00:28:55Z">
                <w:sdt>
                  <w:sdtPr>
                    <w:id w:val="-2077874726"/>
                    <w:tag w:val="goog_rdk_1746"/>
                  </w:sdtPr>
                  <w:sdtContent>
                    <w:del w:author="Anonymous" w:id="55" w:date="2026-09-24T05:26:08Z"/>
                  </w:sdtContent>
                </w:sdt>
              </w:ins>
              <w:sdt>
                <w:sdtPr>
                  <w:id w:val="-418726997"/>
                  <w:tag w:val="goog_rdk_1747"/>
                </w:sdtPr>
                <w:sdtContent>
                  <w:ins w:author="Pradeep" w:id="110" w:date="2026-09-22T00:28:55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i w:val="0"/>
                              <w:iCs w:val="0"/>
                              <w:color w:val="000000"/>
                              <w:sz w:val="24"/>
                              <w:szCs w:val="24"/>
                            </w:rPr>
                          </w:rPrChange>
                        </w:rPr>
                        <w:delText xml:space="preserve">creates User friendly interface </w:delText>
                      </w:r>
                    </w:del>
                  </w:ins>
                </w:sdtContent>
              </w:sdt>
              <w:ins w:author="Pradeep" w:id="110" w:date="2026-09-22T00:28:55Z">
                <w:del w:author="Anonymous" w:id="55" w:date="2026-09-24T05:26:08Z"/>
              </w:ins>
            </w:sdtContent>
          </w:sdt>
          <w:sdt>
            <w:sdtPr>
              <w:id w:val="-988806364"/>
              <w:tag w:val="goog_rdk_1748"/>
            </w:sdtPr>
            <w:sdtContent>
              <w:del w:author="Anonymous" w:id="55" w:date="2026-09-24T05:26:08Z"/>
              <w:sdt>
                <w:sdtPr>
                  <w:id w:val="-1525629335"/>
                  <w:tag w:val="goog_rdk_1749"/>
                </w:sdtPr>
                <w:sdtContent>
                  <w:del w:author="Anonymous" w:id="55" w:date="2026-09-24T05:26:08Z">
                    <w:r w:rsidDel="00000000" w:rsidR="00000000" w:rsidRPr="00000000">
                      <w:rPr>
                        <w:rtl w:val="0"/>
                      </w:rPr>
                    </w:r>
                  </w:del>
                </w:sdtContent>
              </w:sdt>
              <w:del w:author="Anonymous" w:id="55" w:date="2026-09-24T05:26:08Z"/>
            </w:sdtContent>
          </w:sdt>
        </w:p>
      </w:sdtContent>
    </w:sdt>
    <w:sdt>
      <w:sdtPr>
        <w:id w:val="2109635214"/>
        <w:tag w:val="goog_rdk_1753"/>
      </w:sdtPr>
      <w:sdtContent>
        <w:p w:rsidR="00000000" w:rsidDel="00000000" w:rsidP="00000000" w:rsidRDefault="00000000" w:rsidRPr="00000000" w14:paraId="00000146">
          <w:pPr>
            <w:pStyle w:val="Heading1"/>
            <w:spacing w:line="259" w:lineRule="auto"/>
            <w:jc w:val="center"/>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pPr>
            </w:pPrChange>
          </w:pPr>
          <w:sdt>
            <w:sdtPr>
              <w:id w:val="1603589816"/>
              <w:tag w:val="goog_rdk_1751"/>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drawing>
                    <wp:inline distB="114300" distT="114300" distL="114300" distR="114300">
                      <wp:extent cx="1428750" cy="3886200"/>
                      <wp:effectExtent b="0" l="0" r="0" t="0"/>
                      <wp:docPr id="187"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1428750" cy="3886200"/>
                              </a:xfrm>
                              <a:prstGeom prst="rect"/>
                              <a:ln/>
                            </pic:spPr>
                          </pic:pic>
                        </a:graphicData>
                      </a:graphic>
                    </wp:inline>
                  </w:drawing>
                </w:r>
              </w:del>
              <w:sdt>
                <w:sdtPr>
                  <w:id w:val="-903317164"/>
                  <w:tag w:val="goog_rdk_1752"/>
                </w:sdtPr>
                <w:sdtContent>
                  <w:del w:author="Anonymous" w:id="55" w:date="2026-09-24T05:26:08Z">
                    <w:r w:rsidDel="00000000" w:rsidR="00000000" w:rsidRPr="00000000">
                      <w:rPr>
                        <w:rtl w:val="0"/>
                      </w:rPr>
                    </w:r>
                  </w:del>
                </w:sdtContent>
              </w:sdt>
              <w:del w:author="Anonymous" w:id="55" w:date="2026-09-24T05:26:08Z"/>
            </w:sdtContent>
          </w:sdt>
        </w:p>
      </w:sdtContent>
    </w:sdt>
    <w:sdt>
      <w:sdtPr>
        <w:id w:val="733158264"/>
        <w:tag w:val="goog_rdk_1756"/>
      </w:sdtPr>
      <w:sdtContent>
        <w:p w:rsidR="00000000" w:rsidDel="00000000" w:rsidP="00000000" w:rsidRDefault="00000000" w:rsidRPr="00000000" w14:paraId="00000147">
          <w:pPr>
            <w:pStyle w:val="Heading1"/>
            <w:keepNext w:val="0"/>
            <w:keepLines w:val="0"/>
            <w:spacing w:after="80" w:line="240" w:lineRule="auto"/>
            <w:rPr>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b w:val="1"/>
                  <w:bCs w:val="1"/>
                  <w:color w:val="000000"/>
                  <w:sz w:val="22"/>
                  <w:szCs w:val="22"/>
                </w:rPr>
              </w:rPrChange>
            </w:rPr>
            <w:pPrChange w:author="Gayathri" w:id="0" w:date="2026-09-24T05:13:41Z">
              <w:pPr>
                <w:pStyle w:val="Heading2"/>
                <w:keepNext w:val="0"/>
                <w:keepLines w:val="0"/>
                <w:spacing w:after="80" w:before="360" w:line="240" w:lineRule="auto"/>
              </w:pPr>
            </w:pPrChange>
          </w:pPr>
          <w:sdt>
            <w:sdtPr>
              <w:id w:val="1868243955"/>
              <w:tag w:val="goog_rdk_1754"/>
            </w:sdtPr>
            <w:sdtContent>
              <w:del w:author="Anonymous" w:id="55" w:date="2026-09-24T05:26:08Z"/>
              <w:sdt>
                <w:sdtPr>
                  <w:id w:val="387806684"/>
                  <w:tag w:val="goog_rdk_1755"/>
                </w:sdtPr>
                <w:sdtContent>
                  <w:del w:author="Anonymous" w:id="55" w:date="2026-09-24T05:26:08Z">
                    <w:r w:rsidDel="00000000" w:rsidR="00000000" w:rsidRPr="00000000">
                      <w:rPr>
                        <w:rtl w:val="0"/>
                      </w:rPr>
                    </w:r>
                  </w:del>
                </w:sdtContent>
              </w:sdt>
              <w:del w:author="Anonymous" w:id="55" w:date="2026-09-24T05:26:08Z">
                <w:bookmarkStart w:colFirst="0" w:colLast="0" w:name="_heading=h.xlyml0hj7tjg" w:id="31"/>
                <w:bookmarkEnd w:id="31"/>
              </w:del>
            </w:sdtContent>
          </w:sdt>
        </w:p>
      </w:sdtContent>
    </w:sdt>
    <w:sdt>
      <w:sdtPr>
        <w:id w:val="1247222539"/>
        <w:tag w:val="goog_rdk_1759"/>
      </w:sdtPr>
      <w:sdtContent>
        <w:p w:rsidR="00000000" w:rsidDel="00000000" w:rsidP="00000000" w:rsidRDefault="00000000" w:rsidRPr="00000000" w14:paraId="00000148">
          <w:pPr>
            <w:pStyle w:val="Heading1"/>
            <w:keepNext w:val="0"/>
            <w:keepLines w:val="0"/>
            <w:spacing w:after="80" w:line="24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color w:val="000000"/>
                  <w:sz w:val="22"/>
                  <w:szCs w:val="22"/>
                </w:rPr>
              </w:rPrChange>
            </w:rPr>
            <w:pPrChange w:author="Gayathri" w:id="0" w:date="2026-09-24T05:13:41Z">
              <w:pPr>
                <w:pStyle w:val="Heading2"/>
                <w:keepNext w:val="0"/>
                <w:keepLines w:val="0"/>
                <w:spacing w:after="80" w:before="360" w:line="240" w:lineRule="auto"/>
              </w:pPr>
            </w:pPrChange>
          </w:pPr>
          <w:sdt>
            <w:sdtPr>
              <w:id w:val="-1758773214"/>
              <w:tag w:val="goog_rdk_1757"/>
            </w:sdtPr>
            <w:sdtContent>
              <w:del w:author="Anonymous" w:id="55" w:date="2026-09-24T05:26:08Z"/>
              <w:sdt>
                <w:sdtPr>
                  <w:id w:val="75426377"/>
                  <w:tag w:val="goog_rdk_1758"/>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000000"/>
                            <w:sz w:val="22"/>
                            <w:szCs w:val="22"/>
                          </w:rPr>
                        </w:rPrChange>
                      </w:rPr>
                      <w:delText xml:space="preserve">MILESTONE 5: Testing &amp; Optimization</w:delText>
                    </w:r>
                  </w:del>
                </w:sdtContent>
              </w:sdt>
              <w:del w:author="Anonymous" w:id="55" w:date="2026-09-24T05:26:08Z">
                <w:bookmarkStart w:colFirst="0" w:colLast="0" w:name="_heading=h.e7ub2sgnf0hq" w:id="32"/>
                <w:bookmarkEnd w:id="32"/>
              </w:del>
            </w:sdtContent>
          </w:sdt>
        </w:p>
      </w:sdtContent>
    </w:sdt>
    <w:sdt>
      <w:sdtPr>
        <w:id w:val="-327205450"/>
        <w:tag w:val="goog_rdk_1763"/>
      </w:sdtPr>
      <w:sdtContent>
        <w:p w:rsidR="00000000" w:rsidDel="00000000" w:rsidP="00000000" w:rsidRDefault="00000000" w:rsidRPr="00000000" w14:paraId="00000149">
          <w:pPr>
            <w:pStyle w:val="Heading1"/>
            <w:spacing w:after="280" w:before="280" w:lineRule="auto"/>
            <w:jc w:val="both"/>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sz w:val="26"/>
                  <w:szCs w:val="26"/>
                </w:rPr>
              </w:rPrChange>
            </w:rPr>
            <w:pPrChange w:author="Gayathri" w:id="0" w:date="2026-09-24T05:13:41Z">
              <w:pPr>
                <w:pStyle w:val="Heading3"/>
                <w:spacing w:after="280" w:before="280" w:lineRule="auto"/>
                <w:jc w:val="both"/>
              </w:pPr>
            </w:pPrChange>
          </w:pPr>
          <w:sdt>
            <w:sdtPr>
              <w:id w:val="-1753953188"/>
              <w:tag w:val="goog_rdk_1760"/>
            </w:sdtPr>
            <w:sdtContent>
              <w:del w:author="Anonymous" w:id="55" w:date="2026-09-24T05:26:08Z"/>
              <w:sdt>
                <w:sdtPr>
                  <w:id w:val="1391190228"/>
                  <w:tag w:val="goog_rdk_1761"/>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2"/>
                            <w:szCs w:val="22"/>
                          </w:rPr>
                        </w:rPrChange>
                      </w:rPr>
                      <w:delText xml:space="preserve">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delText>
                    </w:r>
                  </w:del>
                </w:sdtContent>
              </w:sdt>
              <w:del w:author="Anonymous" w:id="55" w:date="2026-09-24T05:26:08Z">
                <w:sdt>
                  <w:sdtPr>
                    <w:id w:val="-1434057249"/>
                    <w:tag w:val="goog_rdk_1762"/>
                  </w:sdtPr>
                  <w:sdtContent>
                    <w:r w:rsidDel="00000000" w:rsidR="00000000" w:rsidRPr="00000000">
                      <w:rPr>
                        <w:rtl w:val="0"/>
                      </w:rPr>
                    </w:r>
                  </w:sdtContent>
                </w:sdt>
              </w:del>
            </w:sdtContent>
          </w:sdt>
        </w:p>
      </w:sdtContent>
    </w:sdt>
    <w:sdt>
      <w:sdtPr>
        <w:id w:val="1157866776"/>
        <w:tag w:val="goog_rdk_1772"/>
      </w:sdtPr>
      <w:sdtContent>
        <w:p w:rsidR="00000000" w:rsidDel="00000000" w:rsidP="00000000" w:rsidRDefault="00000000" w:rsidRPr="00000000" w14:paraId="0000014A">
          <w:pPr>
            <w:pStyle w:val="Heading1"/>
            <w:spacing w:after="280" w:before="280" w:lineRule="auto"/>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0"/>
                  <w:bCs w:val="0"/>
                  <w:sz w:val="24"/>
                  <w:szCs w:val="24"/>
                </w:rPr>
              </w:rPrChange>
            </w:rPr>
            <w:pPrChange w:author="Gayathri" w:id="0" w:date="2026-09-24T05:13:41Z">
              <w:pPr>
                <w:pStyle w:val="Heading3"/>
                <w:spacing w:after="280" w:before="280" w:lineRule="auto"/>
                <w:ind w:left="0" w:firstLine="0"/>
              </w:pPr>
            </w:pPrChange>
          </w:pPr>
          <w:sdt>
            <w:sdtPr>
              <w:id w:val="-68729622"/>
              <w:tag w:val="goog_rdk_1766"/>
            </w:sdtPr>
            <w:sdtContent>
              <w:ins w:author="devasree devasree" w:id="111" w:date="2026-09-23T15:20:06Z">
                <w:sdt>
                  <w:sdtPr>
                    <w:id w:val="-1846348476"/>
                    <w:tag w:val="goog_rdk_1767"/>
                  </w:sdtPr>
                  <w:sdtContent>
                    <w:del w:author="Anonymous" w:id="55" w:date="2026-09-24T05:26:08Z"/>
                  </w:sdtContent>
                </w:sdt>
              </w:ins>
              <w:sdt>
                <w:sdtPr>
                  <w:id w:val="269786345"/>
                  <w:tag w:val="goog_rdk_1768"/>
                </w:sdtPr>
                <w:sdtContent>
                  <w:ins w:author="devasree devasree" w:id="111" w:date="2026-09-23T15:20:06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6"/>
                              <w:szCs w:val="26"/>
                            </w:rPr>
                          </w:rPrChange>
                        </w:rPr>
                        <w:delText xml:space="preserve"> </w:delText>
                      </w:r>
                    </w:del>
                  </w:ins>
                </w:sdtContent>
              </w:sdt>
              <w:ins w:author="devasree devasree" w:id="111" w:date="2026-09-23T15:20:06Z">
                <w:del w:author="Anonymous" w:id="55" w:date="2026-09-24T05:26:08Z"/>
              </w:ins>
            </w:sdtContent>
          </w:sdt>
          <w:sdt>
            <w:sdtPr>
              <w:id w:val="-2088332604"/>
              <w:tag w:val="goog_rdk_1769"/>
            </w:sdtPr>
            <w:sdtContent>
              <w:del w:author="Anonymous" w:id="55" w:date="2026-09-24T05:26:08Z"/>
              <w:sdt>
                <w:sdtPr>
                  <w:id w:val="3136889"/>
                  <w:tag w:val="goog_rdk_1770"/>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Activity 5.1:</w:delText>
                    </w:r>
                  </w:del>
                </w:sdtContent>
              </w:sdt>
              <w:del w:author="Anonymous" w:id="55" w:date="2026-09-24T05:26:08Z">
                <w:sdt>
                  <w:sdtPr>
                    <w:id w:val="1748822356"/>
                    <w:tag w:val="goog_rdk_177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4"/>
                            <w:szCs w:val="24"/>
                          </w:rPr>
                        </w:rPrChange>
                      </w:rPr>
                      <w:delText xml:space="preserve"> Test with Real-World Budget Inputs Across Domains</w:delText>
                      <w:br w:type="textWrapping"/>
                      <w:delText xml:space="preserve"> Conduct end-to-end testing using varied budgets and user preferences for:</w:delText>
                    </w:r>
                  </w:sdtContent>
                </w:sdt>
              </w:del>
            </w:sdtContent>
          </w:sdt>
        </w:p>
      </w:sdtContent>
    </w:sdt>
    <w:sdt>
      <w:sdtPr>
        <w:id w:val="-362941168"/>
        <w:tag w:val="goog_rdk_1775"/>
      </w:sdtPr>
      <w:sdtContent>
        <w:p w:rsidR="00000000" w:rsidDel="00000000" w:rsidP="00000000" w:rsidRDefault="00000000" w:rsidRPr="00000000" w14:paraId="0000014B">
          <w:pPr>
            <w:pStyle w:val="Heading3"/>
            <w:numPr>
              <w:ilvl w:val="1"/>
              <w:numId w:val="10"/>
            </w:numPr>
            <w:spacing w:after="0" w:before="280" w:lineRule="auto"/>
            <w:ind w:left="1440" w:hanging="360"/>
            <w:rPr>
              <w:del w:author="Anonymous" w:id="55" w:date="2026-09-24T05:26:08Z"/>
              <w:rFonts w:ascii="Cambria" w:cs="Cambria" w:eastAsia="Cambria" w:hAnsi="Cambria"/>
              <w:b w:val="0"/>
              <w:bCs w:val="0"/>
              <w:i w:val="1"/>
              <w:iCs w:val="1"/>
              <w:sz w:val="24"/>
              <w:szCs w:val="24"/>
              <w:rPrChange w:author="Kavinilavu" w:id="44" w:date="2026-09-24T05:18:57Z">
                <w:rPr>
                  <w:rFonts w:ascii="Cambria" w:cs="Cambria" w:eastAsia="Cambria" w:hAnsi="Cambria"/>
                  <w:b w:val="0"/>
                  <w:bCs w:val="0"/>
                  <w:sz w:val="24"/>
                  <w:szCs w:val="24"/>
                </w:rPr>
              </w:rPrChange>
            </w:rPr>
            <w:pPrChange w:author="Kavinilavu" w:id="0" w:date="2026-09-24T05:18:57Z">
              <w:pPr>
                <w:pStyle w:val="Heading3"/>
                <w:numPr>
                  <w:ilvl w:val="1"/>
                  <w:numId w:val="10"/>
                </w:numPr>
                <w:spacing w:after="0" w:before="280" w:lineRule="auto"/>
                <w:ind w:left="1440" w:hanging="360"/>
              </w:pPr>
            </w:pPrChange>
          </w:pPr>
          <w:sdt>
            <w:sdtPr>
              <w:id w:val="-1592824917"/>
              <w:tag w:val="goog_rdk_1773"/>
            </w:sdtPr>
            <w:sdtContent>
              <w:del w:author="Anonymous" w:id="55" w:date="2026-09-24T05:26:08Z"/>
              <w:sdt>
                <w:sdtPr>
                  <w:id w:val="110026154"/>
                  <w:tag w:val="goog_rdk_177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4"/>
                            <w:szCs w:val="24"/>
                          </w:rPr>
                        </w:rPrChange>
                      </w:rPr>
                      <w:delText xml:space="preserve">Home decor setups from platforms like IKEA, Amazon</w:delText>
                      <w:br w:type="textWrapping"/>
                    </w:r>
                  </w:del>
                </w:sdtContent>
              </w:sdt>
              <w:del w:author="Anonymous" w:id="55" w:date="2026-09-24T05:26:08Z"/>
            </w:sdtContent>
          </w:sdt>
        </w:p>
      </w:sdtContent>
    </w:sdt>
    <w:sdt>
      <w:sdtPr>
        <w:id w:val="-1584919629"/>
        <w:tag w:val="goog_rdk_1778"/>
      </w:sdtPr>
      <w:sdtContent>
        <w:p w:rsidR="00000000" w:rsidDel="00000000" w:rsidP="00000000" w:rsidRDefault="00000000" w:rsidRPr="00000000" w14:paraId="0000014C">
          <w:pPr>
            <w:pStyle w:val="Heading3"/>
            <w:numPr>
              <w:ilvl w:val="1"/>
              <w:numId w:val="10"/>
            </w:numPr>
            <w:spacing w:after="0" w:before="0" w:lineRule="auto"/>
            <w:ind w:left="1440" w:hanging="360"/>
            <w:rPr>
              <w:del w:author="Anonymous" w:id="55" w:date="2026-09-24T05:26:08Z"/>
              <w:rFonts w:ascii="Cambria" w:cs="Cambria" w:eastAsia="Cambria" w:hAnsi="Cambria"/>
              <w:b w:val="0"/>
              <w:bCs w:val="0"/>
              <w:i w:val="1"/>
              <w:iCs w:val="1"/>
              <w:sz w:val="24"/>
              <w:szCs w:val="24"/>
              <w:rPrChange w:author="Kavinilavu" w:id="44" w:date="2026-09-24T05:18:57Z">
                <w:rPr>
                  <w:rFonts w:ascii="Cambria" w:cs="Cambria" w:eastAsia="Cambria" w:hAnsi="Cambria"/>
                  <w:b w:val="0"/>
                  <w:bCs w:val="0"/>
                  <w:sz w:val="24"/>
                  <w:szCs w:val="24"/>
                </w:rPr>
              </w:rPrChange>
            </w:rPr>
            <w:pPrChange w:author="Kavinilavu" w:id="0" w:date="2026-09-24T05:18:57Z">
              <w:pPr>
                <w:pStyle w:val="Heading3"/>
                <w:numPr>
                  <w:ilvl w:val="1"/>
                  <w:numId w:val="10"/>
                </w:numPr>
                <w:spacing w:after="0" w:before="0" w:lineRule="auto"/>
                <w:ind w:left="1440" w:hanging="360"/>
              </w:pPr>
            </w:pPrChange>
          </w:pPr>
          <w:sdt>
            <w:sdtPr>
              <w:id w:val="-8827954"/>
              <w:tag w:val="goog_rdk_1776"/>
            </w:sdtPr>
            <w:sdtContent>
              <w:del w:author="Anonymous" w:id="55" w:date="2026-09-24T05:26:08Z"/>
              <w:sdt>
                <w:sdtPr>
                  <w:id w:val="-1703007459"/>
                  <w:tag w:val="goog_rdk_1777"/>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4"/>
                            <w:szCs w:val="24"/>
                          </w:rPr>
                        </w:rPrChange>
                      </w:rPr>
                      <w:delText xml:space="preserve">Party packages including food (Swiggy/Zomato), venues (OYO), and decor</w:delText>
                      <w:br w:type="textWrapping"/>
                    </w:r>
                  </w:del>
                </w:sdtContent>
              </w:sdt>
              <w:del w:author="Anonymous" w:id="55" w:date="2026-09-24T05:26:08Z"/>
            </w:sdtContent>
          </w:sdt>
        </w:p>
      </w:sdtContent>
    </w:sdt>
    <w:sdt>
      <w:sdtPr>
        <w:id w:val="639412139"/>
        <w:tag w:val="goog_rdk_1782"/>
      </w:sdtPr>
      <w:sdtContent>
        <w:p w:rsidR="00000000" w:rsidDel="00000000" w:rsidP="00000000" w:rsidRDefault="00000000" w:rsidRPr="00000000" w14:paraId="0000014D">
          <w:pPr>
            <w:pStyle w:val="Heading3"/>
            <w:numPr>
              <w:ilvl w:val="1"/>
              <w:numId w:val="10"/>
            </w:numPr>
            <w:spacing w:after="280" w:before="0" w:lineRule="auto"/>
            <w:ind w:left="1440" w:hanging="360"/>
            <w:rPr>
              <w:del w:author="Anonymous" w:id="55" w:date="2026-09-24T05:26:08Z"/>
              <w:rFonts w:ascii="Cambria" w:cs="Cambria" w:eastAsia="Cambria" w:hAnsi="Cambria"/>
              <w:b w:val="0"/>
              <w:bCs w:val="0"/>
              <w:i w:val="1"/>
              <w:iCs w:val="1"/>
              <w:sz w:val="24"/>
              <w:szCs w:val="24"/>
              <w:rPrChange w:author="Kavinilavu" w:id="44" w:date="2026-09-24T05:18:57Z">
                <w:rPr>
                  <w:rFonts w:ascii="Cambria" w:cs="Cambria" w:eastAsia="Cambria" w:hAnsi="Cambria"/>
                  <w:b w:val="0"/>
                  <w:bCs w:val="0"/>
                  <w:sz w:val="24"/>
                  <w:szCs w:val="24"/>
                </w:rPr>
              </w:rPrChange>
            </w:rPr>
            <w:pPrChange w:author="Kavinilavu" w:id="0" w:date="2026-09-24T05:18:57Z">
              <w:pPr>
                <w:pStyle w:val="Heading3"/>
                <w:numPr>
                  <w:ilvl w:val="1"/>
                  <w:numId w:val="10"/>
                </w:numPr>
                <w:spacing w:after="280" w:before="0" w:lineRule="auto"/>
                <w:ind w:left="1440" w:hanging="360"/>
              </w:pPr>
            </w:pPrChange>
          </w:pPr>
          <w:sdt>
            <w:sdtPr>
              <w:id w:val="873029752"/>
              <w:tag w:val="goog_rdk_1779"/>
            </w:sdtPr>
            <w:sdtContent>
              <w:del w:author="Anonymous" w:id="55" w:date="2026-09-24T05:26:08Z"/>
              <w:sdt>
                <w:sdtPr>
                  <w:id w:val="-729605623"/>
                  <w:tag w:val="goog_rdk_1780"/>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4"/>
                            <w:szCs w:val="24"/>
                          </w:rPr>
                        </w:rPrChange>
                      </w:rPr>
                      <w:delText xml:space="preserve">Jewelry suggestions matched with outfit styles, occasions, and ima</w:delText>
                    </w:r>
                  </w:del>
                </w:sdtContent>
              </w:sdt>
              <w:del w:author="Anonymous" w:id="55" w:date="2026-09-24T05:26:08Z">
                <w:bookmarkStart w:colFirst="0" w:colLast="0" w:name="_heading=h.i0hobob78gj8" w:id="33"/>
                <w:bookmarkEnd w:id="33"/>
                <w:sdt>
                  <w:sdtPr>
                    <w:id w:val="1595645582"/>
                    <w:tag w:val="goog_rdk_178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sz w:val="24"/>
                            <w:szCs w:val="24"/>
                          </w:rPr>
                        </w:rPrChange>
                      </w:rPr>
                      <w:delText xml:space="preserve">ge inputs</w:delText>
                    </w:r>
                  </w:sdtContent>
                </w:sdt>
              </w:del>
            </w:sdtContent>
          </w:sdt>
        </w:p>
      </w:sdtContent>
    </w:sdt>
    <w:sdt>
      <w:sdtPr>
        <w:id w:val="-2135433322"/>
        <w:tag w:val="goog_rdk_1785"/>
      </w:sdtPr>
      <w:sdtContent>
        <w:p w:rsidR="00000000" w:rsidDel="00000000" w:rsidP="00000000" w:rsidRDefault="00000000" w:rsidRPr="00000000" w14:paraId="0000014E">
          <w:pPr>
            <w:pStyle w:val="Heading3"/>
            <w:rPr>
              <w:del w:author="Anonymous" w:id="55" w:date="2026-09-24T05:26:08Z"/>
              <w:i w:val="1"/>
              <w:iCs w:val="1"/>
              <w:rPrChange w:author="Kavinilavu" w:id="44" w:date="2026-09-24T05:18:57Z">
                <w:rPr>
                  <w:rFonts w:ascii="Cambria" w:cs="Cambria" w:eastAsia="Cambria" w:hAnsi="Cambria"/>
                  <w:b w:val="1"/>
                  <w:bCs w:val="1"/>
                  <w:sz w:val="24"/>
                  <w:szCs w:val="24"/>
                </w:rPr>
              </w:rPrChange>
            </w:rPr>
            <w:pPrChange w:author="Kavinilavu" w:id="0" w:date="2026-09-24T05:18:57Z">
              <w:pPr>
                <w:pStyle w:val="Heading3"/>
              </w:pPr>
            </w:pPrChange>
          </w:pPr>
          <w:sdt>
            <w:sdtPr>
              <w:id w:val="-958740190"/>
              <w:tag w:val="goog_rdk_1783"/>
            </w:sdtPr>
            <w:sdtContent>
              <w:del w:author="Anonymous" w:id="55" w:date="2026-09-24T05:26:08Z"/>
              <w:sdt>
                <w:sdtPr>
                  <w:id w:val="-704727278"/>
                  <w:tag w:val="goog_rdk_1784"/>
                </w:sdtPr>
                <w:sdtContent>
                  <w:del w:author="Anonymous" w:id="55" w:date="2026-09-24T05:26:08Z">
                    <w:r w:rsidDel="00000000" w:rsidR="00000000" w:rsidRPr="00000000">
                      <w:rPr>
                        <w:rtl w:val="0"/>
                      </w:rPr>
                    </w:r>
                  </w:del>
                </w:sdtContent>
              </w:sdt>
              <w:del w:author="Anonymous" w:id="55" w:date="2026-09-24T05:26:08Z"/>
            </w:sdtContent>
          </w:sdt>
        </w:p>
      </w:sdtContent>
    </w:sdt>
    <w:sdt>
      <w:sdtPr>
        <w:id w:val="-306568751"/>
        <w:tag w:val="goog_rdk_1791"/>
      </w:sdtPr>
      <w:sdtContent>
        <w:p w:rsidR="00000000" w:rsidDel="00000000" w:rsidP="00000000" w:rsidRDefault="00000000" w:rsidRPr="00000000" w14:paraId="0000014F">
          <w:pPr>
            <w:pStyle w:val="Heading1"/>
            <w:spacing w:line="259" w:lineRule="auto"/>
            <w:rPr>
              <w:ins w:author="Bala Devi" w:id="112" w:date="2026-09-21T15:24:10Z"/>
              <w:del w:author="Anonymous" w:id="55" w:date="2026-09-24T05:26:08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8307568"/>
              <w:tag w:val="goog_rdk_1788"/>
            </w:sdtPr>
            <w:sdtContent>
              <w:ins w:author="Bala Devi" w:id="112" w:date="2026-09-21T15:24:10Z">
                <w:sdt>
                  <w:sdtPr>
                    <w:id w:val="-890357284"/>
                    <w:tag w:val="goog_rdk_1789"/>
                  </w:sdtPr>
                  <w:sdtContent>
                    <w:del w:author="Anonymous" w:id="55" w:date="2026-09-24T05:26:08Z"/>
                  </w:sdtContent>
                </w:sdt>
              </w:ins>
              <w:sdt>
                <w:sdtPr>
                  <w:id w:val="1956411309"/>
                  <w:tag w:val="goog_rdk_1790"/>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644919466"/>
        <w:tag w:val="goog_rdk_1795"/>
      </w:sdtPr>
      <w:sdtContent>
        <w:p w:rsidR="00000000" w:rsidDel="00000000" w:rsidP="00000000" w:rsidRDefault="00000000" w:rsidRPr="00000000" w14:paraId="00000150">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sz w:val="24"/>
              <w:szCs w:val="24"/>
              <w:rPrChange w:author="Dhanush Surya" w:id="113" w:date="2026-09-23T09:26:40Z">
                <w:rPr>
                  <w:rFonts w:ascii="Cambria" w:cs="Cambria" w:eastAsia="Cambria" w:hAnsi="Cambria"/>
                  <w:b w:val="1"/>
                  <w:bCs w:val="1"/>
                  <w:sz w:val="24"/>
                  <w:szCs w:val="24"/>
                  <w:u w:val="none"/>
                </w:rPr>
              </w:rPrChange>
            </w:rPr>
            <w:pPrChange w:author="Dhanush Surya" w:id="0" w:date="2026-09-23T09:26:40Z">
              <w:pPr>
                <w:pStyle w:val="Heading3"/>
                <w:numPr>
                  <w:ilvl w:val="0"/>
                  <w:numId w:val="11"/>
                </w:numPr>
                <w:ind w:left="720" w:hanging="360"/>
              </w:pPr>
            </w:pPrChange>
          </w:pPr>
          <w:sdt>
            <w:sdtPr>
              <w:id w:val="597029821"/>
              <w:tag w:val="goog_rdk_1792"/>
            </w:sdtPr>
            <w:sdtContent>
              <w:ins w:author="Bala Devi" w:id="112" w:date="2026-09-21T15:24:10Z">
                <w:sdt>
                  <w:sdtPr>
                    <w:id w:val="-1547449305"/>
                    <w:tag w:val="goog_rdk_1793"/>
                  </w:sdtPr>
                  <w:sdtContent>
                    <w:del w:author="Anonymous" w:id="55" w:date="2026-09-24T05:26:08Z"/>
                  </w:sdtContent>
                </w:sdt>
              </w:ins>
              <w:sdt>
                <w:sdtPr>
                  <w:id w:val="-360058349"/>
                  <w:tag w:val="goog_rdk_1794"/>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276662774"/>
        <w:tag w:val="goog_rdk_1799"/>
      </w:sdtPr>
      <w:sdtContent>
        <w:p w:rsidR="00000000" w:rsidDel="00000000" w:rsidP="00000000" w:rsidRDefault="00000000" w:rsidRPr="00000000" w14:paraId="00000151">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473445778"/>
              <w:tag w:val="goog_rdk_1796"/>
            </w:sdtPr>
            <w:sdtContent>
              <w:ins w:author="Bala Devi" w:id="112" w:date="2026-09-21T15:24:10Z">
                <w:sdt>
                  <w:sdtPr>
                    <w:id w:val="-243045122"/>
                    <w:tag w:val="goog_rdk_1797"/>
                  </w:sdtPr>
                  <w:sdtContent>
                    <w:del w:author="Anonymous" w:id="55" w:date="2026-09-24T05:26:08Z"/>
                  </w:sdtContent>
                </w:sdt>
              </w:ins>
              <w:sdt>
                <w:sdtPr>
                  <w:id w:val="-118031935"/>
                  <w:tag w:val="goog_rdk_1798"/>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968784428"/>
        <w:tag w:val="goog_rdk_1803"/>
      </w:sdtPr>
      <w:sdtContent>
        <w:p w:rsidR="00000000" w:rsidDel="00000000" w:rsidP="00000000" w:rsidRDefault="00000000" w:rsidRPr="00000000" w14:paraId="00000152">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1440489550"/>
              <w:tag w:val="goog_rdk_1800"/>
            </w:sdtPr>
            <w:sdtContent>
              <w:ins w:author="Bala Devi" w:id="112" w:date="2026-09-21T15:24:10Z">
                <w:sdt>
                  <w:sdtPr>
                    <w:id w:val="-798806787"/>
                    <w:tag w:val="goog_rdk_1801"/>
                  </w:sdtPr>
                  <w:sdtContent>
                    <w:del w:author="Anonymous" w:id="55" w:date="2026-09-24T05:26:08Z"/>
                  </w:sdtContent>
                </w:sdt>
              </w:ins>
              <w:sdt>
                <w:sdtPr>
                  <w:id w:val="854116424"/>
                  <w:tag w:val="goog_rdk_1802"/>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519713307"/>
        <w:tag w:val="goog_rdk_1807"/>
      </w:sdtPr>
      <w:sdtContent>
        <w:p w:rsidR="00000000" w:rsidDel="00000000" w:rsidP="00000000" w:rsidRDefault="00000000" w:rsidRPr="00000000" w14:paraId="00000153">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1470618096"/>
              <w:tag w:val="goog_rdk_1804"/>
            </w:sdtPr>
            <w:sdtContent>
              <w:ins w:author="Bala Devi" w:id="112" w:date="2026-09-21T15:24:10Z">
                <w:sdt>
                  <w:sdtPr>
                    <w:id w:val="-169546168"/>
                    <w:tag w:val="goog_rdk_1805"/>
                  </w:sdtPr>
                  <w:sdtContent>
                    <w:del w:author="Anonymous" w:id="55" w:date="2026-09-24T05:26:08Z"/>
                  </w:sdtContent>
                </w:sdt>
              </w:ins>
              <w:sdt>
                <w:sdtPr>
                  <w:id w:val="851654951"/>
                  <w:tag w:val="goog_rdk_1806"/>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1616962500"/>
        <w:tag w:val="goog_rdk_1811"/>
      </w:sdtPr>
      <w:sdtContent>
        <w:p w:rsidR="00000000" w:rsidDel="00000000" w:rsidP="00000000" w:rsidRDefault="00000000" w:rsidRPr="00000000" w14:paraId="00000154">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2086072306"/>
              <w:tag w:val="goog_rdk_1808"/>
            </w:sdtPr>
            <w:sdtContent>
              <w:ins w:author="Bala Devi" w:id="112" w:date="2026-09-21T15:24:10Z">
                <w:sdt>
                  <w:sdtPr>
                    <w:id w:val="-465970455"/>
                    <w:tag w:val="goog_rdk_1809"/>
                  </w:sdtPr>
                  <w:sdtContent>
                    <w:del w:author="Anonymous" w:id="55" w:date="2026-09-24T05:26:08Z"/>
                  </w:sdtContent>
                </w:sdt>
              </w:ins>
              <w:sdt>
                <w:sdtPr>
                  <w:id w:val="1160818241"/>
                  <w:tag w:val="goog_rdk_1810"/>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2046271191"/>
        <w:tag w:val="goog_rdk_1815"/>
      </w:sdtPr>
      <w:sdtContent>
        <w:p w:rsidR="00000000" w:rsidDel="00000000" w:rsidP="00000000" w:rsidRDefault="00000000" w:rsidRPr="00000000" w14:paraId="00000155">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372941429"/>
              <w:tag w:val="goog_rdk_1812"/>
            </w:sdtPr>
            <w:sdtContent>
              <w:ins w:author="Bala Devi" w:id="112" w:date="2026-09-21T15:24:10Z">
                <w:sdt>
                  <w:sdtPr>
                    <w:id w:val="47561688"/>
                    <w:tag w:val="goog_rdk_1813"/>
                  </w:sdtPr>
                  <w:sdtContent>
                    <w:del w:author="Anonymous" w:id="55" w:date="2026-09-24T05:26:08Z"/>
                  </w:sdtContent>
                </w:sdt>
              </w:ins>
              <w:sdt>
                <w:sdtPr>
                  <w:id w:val="-880525612"/>
                  <w:tag w:val="goog_rdk_1814"/>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2908806"/>
        <w:tag w:val="goog_rdk_1819"/>
      </w:sdtPr>
      <w:sdtContent>
        <w:p w:rsidR="00000000" w:rsidDel="00000000" w:rsidP="00000000" w:rsidRDefault="00000000" w:rsidRPr="00000000" w14:paraId="00000156">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959679128"/>
              <w:tag w:val="goog_rdk_1816"/>
            </w:sdtPr>
            <w:sdtContent>
              <w:ins w:author="Bala Devi" w:id="112" w:date="2026-09-21T15:24:10Z">
                <w:sdt>
                  <w:sdtPr>
                    <w:id w:val="-83844977"/>
                    <w:tag w:val="goog_rdk_1817"/>
                  </w:sdtPr>
                  <w:sdtContent>
                    <w:del w:author="Anonymous" w:id="55" w:date="2026-09-24T05:26:08Z"/>
                  </w:sdtContent>
                </w:sdt>
              </w:ins>
              <w:sdt>
                <w:sdtPr>
                  <w:id w:val="-931627483"/>
                  <w:tag w:val="goog_rdk_1818"/>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155578181"/>
        <w:tag w:val="goog_rdk_1823"/>
      </w:sdtPr>
      <w:sdtContent>
        <w:p w:rsidR="00000000" w:rsidDel="00000000" w:rsidP="00000000" w:rsidRDefault="00000000" w:rsidRPr="00000000" w14:paraId="00000157">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1647110798"/>
              <w:tag w:val="goog_rdk_1820"/>
            </w:sdtPr>
            <w:sdtContent>
              <w:ins w:author="Bala Devi" w:id="112" w:date="2026-09-21T15:24:10Z">
                <w:sdt>
                  <w:sdtPr>
                    <w:id w:val="-710311995"/>
                    <w:tag w:val="goog_rdk_1821"/>
                  </w:sdtPr>
                  <w:sdtContent>
                    <w:del w:author="Anonymous" w:id="55" w:date="2026-09-24T05:26:08Z"/>
                  </w:sdtContent>
                </w:sdt>
              </w:ins>
              <w:sdt>
                <w:sdtPr>
                  <w:id w:val="307980315"/>
                  <w:tag w:val="goog_rdk_1822"/>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1126747883"/>
        <w:tag w:val="goog_rdk_1827"/>
      </w:sdtPr>
      <w:sdtContent>
        <w:p w:rsidR="00000000" w:rsidDel="00000000" w:rsidP="00000000" w:rsidRDefault="00000000" w:rsidRPr="00000000" w14:paraId="00000158">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1662085042"/>
              <w:tag w:val="goog_rdk_1824"/>
            </w:sdtPr>
            <w:sdtContent>
              <w:ins w:author="Bala Devi" w:id="112" w:date="2026-09-21T15:24:10Z">
                <w:sdt>
                  <w:sdtPr>
                    <w:id w:val="-1610826110"/>
                    <w:tag w:val="goog_rdk_1825"/>
                  </w:sdtPr>
                  <w:sdtContent>
                    <w:del w:author="Anonymous" w:id="55" w:date="2026-09-24T05:26:08Z"/>
                  </w:sdtContent>
                </w:sdt>
              </w:ins>
              <w:sdt>
                <w:sdtPr>
                  <w:id w:val="-896386007"/>
                  <w:tag w:val="goog_rdk_1826"/>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502884516"/>
        <w:tag w:val="goog_rdk_1831"/>
      </w:sdtPr>
      <w:sdtContent>
        <w:p w:rsidR="00000000" w:rsidDel="00000000" w:rsidP="00000000" w:rsidRDefault="00000000" w:rsidRPr="00000000" w14:paraId="00000159">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1633893472"/>
              <w:tag w:val="goog_rdk_1828"/>
            </w:sdtPr>
            <w:sdtContent>
              <w:ins w:author="Bala Devi" w:id="112" w:date="2026-09-21T15:24:10Z">
                <w:sdt>
                  <w:sdtPr>
                    <w:id w:val="1687013515"/>
                    <w:tag w:val="goog_rdk_1829"/>
                  </w:sdtPr>
                  <w:sdtContent>
                    <w:del w:author="Anonymous" w:id="55" w:date="2026-09-24T05:26:08Z"/>
                  </w:sdtContent>
                </w:sdt>
              </w:ins>
              <w:sdt>
                <w:sdtPr>
                  <w:id w:val="472274447"/>
                  <w:tag w:val="goog_rdk_1830"/>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1876618562"/>
        <w:tag w:val="goog_rdk_1835"/>
      </w:sdtPr>
      <w:sdtContent>
        <w:p w:rsidR="00000000" w:rsidDel="00000000" w:rsidP="00000000" w:rsidRDefault="00000000" w:rsidRPr="00000000" w14:paraId="0000015A">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852789881"/>
              <w:tag w:val="goog_rdk_1832"/>
            </w:sdtPr>
            <w:sdtContent>
              <w:ins w:author="Bala Devi" w:id="112" w:date="2026-09-21T15:24:10Z">
                <w:sdt>
                  <w:sdtPr>
                    <w:id w:val="-780457608"/>
                    <w:tag w:val="goog_rdk_1833"/>
                  </w:sdtPr>
                  <w:sdtContent>
                    <w:del w:author="Anonymous" w:id="55" w:date="2026-09-24T05:26:08Z"/>
                  </w:sdtContent>
                </w:sdt>
              </w:ins>
              <w:sdt>
                <w:sdtPr>
                  <w:id w:val="234770175"/>
                  <w:tag w:val="goog_rdk_1834"/>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455038271"/>
        <w:tag w:val="goog_rdk_1839"/>
      </w:sdtPr>
      <w:sdtContent>
        <w:p w:rsidR="00000000" w:rsidDel="00000000" w:rsidP="00000000" w:rsidRDefault="00000000" w:rsidRPr="00000000" w14:paraId="0000015B">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714610267"/>
              <w:tag w:val="goog_rdk_1836"/>
            </w:sdtPr>
            <w:sdtContent>
              <w:ins w:author="Bala Devi" w:id="112" w:date="2026-09-21T15:24:10Z">
                <w:sdt>
                  <w:sdtPr>
                    <w:id w:val="521718868"/>
                    <w:tag w:val="goog_rdk_1837"/>
                  </w:sdtPr>
                  <w:sdtContent>
                    <w:del w:author="Anonymous" w:id="55" w:date="2026-09-24T05:26:08Z"/>
                  </w:sdtContent>
                </w:sdt>
              </w:ins>
              <w:sdt>
                <w:sdtPr>
                  <w:id w:val="-507186947"/>
                  <w:tag w:val="goog_rdk_1838"/>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400005932"/>
        <w:tag w:val="goog_rdk_1843"/>
      </w:sdtPr>
      <w:sdtContent>
        <w:p w:rsidR="00000000" w:rsidDel="00000000" w:rsidP="00000000" w:rsidRDefault="00000000" w:rsidRPr="00000000" w14:paraId="0000015C">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1871058721"/>
              <w:tag w:val="goog_rdk_1840"/>
            </w:sdtPr>
            <w:sdtContent>
              <w:ins w:author="Bala Devi" w:id="112" w:date="2026-09-21T15:24:10Z">
                <w:sdt>
                  <w:sdtPr>
                    <w:id w:val="-1868802368"/>
                    <w:tag w:val="goog_rdk_1841"/>
                  </w:sdtPr>
                  <w:sdtContent>
                    <w:del w:author="Anonymous" w:id="55" w:date="2026-09-24T05:26:08Z"/>
                  </w:sdtContent>
                </w:sdt>
              </w:ins>
              <w:sdt>
                <w:sdtPr>
                  <w:id w:val="176802729"/>
                  <w:tag w:val="goog_rdk_1842"/>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1180347573"/>
        <w:tag w:val="goog_rdk_1847"/>
      </w:sdtPr>
      <w:sdtContent>
        <w:p w:rsidR="00000000" w:rsidDel="00000000" w:rsidP="00000000" w:rsidRDefault="00000000" w:rsidRPr="00000000" w14:paraId="0000015D">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393388385"/>
              <w:tag w:val="goog_rdk_1844"/>
            </w:sdtPr>
            <w:sdtContent>
              <w:ins w:author="Bala Devi" w:id="112" w:date="2026-09-21T15:24:10Z">
                <w:sdt>
                  <w:sdtPr>
                    <w:id w:val="-12337310"/>
                    <w:tag w:val="goog_rdk_1845"/>
                  </w:sdtPr>
                  <w:sdtContent>
                    <w:del w:author="Anonymous" w:id="55" w:date="2026-09-24T05:26:08Z"/>
                  </w:sdtContent>
                </w:sdt>
              </w:ins>
              <w:sdt>
                <w:sdtPr>
                  <w:id w:val="236812114"/>
                  <w:tag w:val="goog_rdk_1846"/>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950703920"/>
        <w:tag w:val="goog_rdk_1851"/>
      </w:sdtPr>
      <w:sdtContent>
        <w:p w:rsidR="00000000" w:rsidDel="00000000" w:rsidP="00000000" w:rsidRDefault="00000000" w:rsidRPr="00000000" w14:paraId="0000015E">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803806896"/>
              <w:tag w:val="goog_rdk_1848"/>
            </w:sdtPr>
            <w:sdtContent>
              <w:ins w:author="Bala Devi" w:id="112" w:date="2026-09-21T15:24:10Z">
                <w:sdt>
                  <w:sdtPr>
                    <w:id w:val="985045669"/>
                    <w:tag w:val="goog_rdk_1849"/>
                  </w:sdtPr>
                  <w:sdtContent>
                    <w:del w:author="Anonymous" w:id="55" w:date="2026-09-24T05:26:08Z"/>
                  </w:sdtContent>
                </w:sdt>
              </w:ins>
              <w:sdt>
                <w:sdtPr>
                  <w:id w:val="2119027803"/>
                  <w:tag w:val="goog_rdk_1850"/>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739561979"/>
        <w:tag w:val="goog_rdk_1855"/>
      </w:sdtPr>
      <w:sdtContent>
        <w:p w:rsidR="00000000" w:rsidDel="00000000" w:rsidP="00000000" w:rsidRDefault="00000000" w:rsidRPr="00000000" w14:paraId="0000015F">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1961695493"/>
              <w:tag w:val="goog_rdk_1852"/>
            </w:sdtPr>
            <w:sdtContent>
              <w:ins w:author="Bala Devi" w:id="112" w:date="2026-09-21T15:24:10Z">
                <w:sdt>
                  <w:sdtPr>
                    <w:id w:val="87472629"/>
                    <w:tag w:val="goog_rdk_1853"/>
                  </w:sdtPr>
                  <w:sdtContent>
                    <w:del w:author="Anonymous" w:id="55" w:date="2026-09-24T05:26:08Z"/>
                  </w:sdtContent>
                </w:sdt>
              </w:ins>
              <w:sdt>
                <w:sdtPr>
                  <w:id w:val="-877354457"/>
                  <w:tag w:val="goog_rdk_1854"/>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1733976936"/>
        <w:tag w:val="goog_rdk_1859"/>
      </w:sdtPr>
      <w:sdtContent>
        <w:p w:rsidR="00000000" w:rsidDel="00000000" w:rsidP="00000000" w:rsidRDefault="00000000" w:rsidRPr="00000000" w14:paraId="00000160">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314282703"/>
              <w:tag w:val="goog_rdk_1856"/>
            </w:sdtPr>
            <w:sdtContent>
              <w:ins w:author="Bala Devi" w:id="112" w:date="2026-09-21T15:24:10Z">
                <w:sdt>
                  <w:sdtPr>
                    <w:id w:val="433395288"/>
                    <w:tag w:val="goog_rdk_1857"/>
                  </w:sdtPr>
                  <w:sdtContent>
                    <w:del w:author="Anonymous" w:id="55" w:date="2026-09-24T05:26:08Z"/>
                  </w:sdtContent>
                </w:sdt>
              </w:ins>
              <w:sdt>
                <w:sdtPr>
                  <w:id w:val="-1224352824"/>
                  <w:tag w:val="goog_rdk_1858"/>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68092712"/>
        <w:tag w:val="goog_rdk_1863"/>
      </w:sdtPr>
      <w:sdtContent>
        <w:p w:rsidR="00000000" w:rsidDel="00000000" w:rsidP="00000000" w:rsidRDefault="00000000" w:rsidRPr="00000000" w14:paraId="00000161">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624791080"/>
              <w:tag w:val="goog_rdk_1860"/>
            </w:sdtPr>
            <w:sdtContent>
              <w:ins w:author="Bala Devi" w:id="112" w:date="2026-09-21T15:24:10Z">
                <w:sdt>
                  <w:sdtPr>
                    <w:id w:val="-192140239"/>
                    <w:tag w:val="goog_rdk_1861"/>
                  </w:sdtPr>
                  <w:sdtContent>
                    <w:del w:author="Anonymous" w:id="55" w:date="2026-09-24T05:26:08Z"/>
                  </w:sdtContent>
                </w:sdt>
              </w:ins>
              <w:sdt>
                <w:sdtPr>
                  <w:id w:val="401593370"/>
                  <w:tag w:val="goog_rdk_1862"/>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1118280567"/>
        <w:tag w:val="goog_rdk_1867"/>
      </w:sdtPr>
      <w:sdtContent>
        <w:p w:rsidR="00000000" w:rsidDel="00000000" w:rsidP="00000000" w:rsidRDefault="00000000" w:rsidRPr="00000000" w14:paraId="00000162">
          <w:pPr>
            <w:pStyle w:val="Heading3"/>
            <w:numPr>
              <w:ilvl w:val="0"/>
              <w:numId w:val="11"/>
            </w:numPr>
            <w:ind w:left="720" w:hanging="360"/>
            <w:rPr>
              <w:ins w:author="Bala Devi" w:id="112" w:date="2026-09-21T15:24:10Z"/>
              <w:del w:author="Anonymous" w:id="55" w:date="2026-09-24T05:26:08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1"/>
                </w:numPr>
                <w:ind w:left="720" w:hanging="360"/>
              </w:pPr>
            </w:pPrChange>
          </w:pPr>
          <w:sdt>
            <w:sdtPr>
              <w:id w:val="1224541708"/>
              <w:tag w:val="goog_rdk_1864"/>
            </w:sdtPr>
            <w:sdtContent>
              <w:ins w:author="Bala Devi" w:id="112" w:date="2026-09-21T15:24:10Z">
                <w:sdt>
                  <w:sdtPr>
                    <w:id w:val="572077023"/>
                    <w:tag w:val="goog_rdk_1865"/>
                  </w:sdtPr>
                  <w:sdtContent>
                    <w:del w:author="Anonymous" w:id="55" w:date="2026-09-24T05:26:08Z"/>
                  </w:sdtContent>
                </w:sdt>
              </w:ins>
              <w:sdt>
                <w:sdtPr>
                  <w:id w:val="502492698"/>
                  <w:tag w:val="goog_rdk_1866"/>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348414682"/>
        <w:tag w:val="goog_rdk_1876"/>
      </w:sdtPr>
      <w:sdtContent>
        <w:p w:rsidR="00000000" w:rsidDel="00000000" w:rsidP="00000000" w:rsidRDefault="00000000" w:rsidRPr="00000000" w14:paraId="00000163">
          <w:pPr>
            <w:numPr>
              <w:ilvl w:val="0"/>
              <w:numId w:val="37"/>
            </w:numPr>
            <w:ind w:left="720" w:hanging="360"/>
            <w:rPr>
              <w:ins w:author="Pradeep" w:id="114" w:date="2026-09-22T00:33:14Z"/>
              <w:del w:author="Anonymous" w:id="55" w:date="2026-09-24T05:26:08Z"/>
              <w:i w:val="1"/>
              <w:iCs w:val="1"/>
              <w:rPrChange w:author="Kavinilavu" w:id="44" w:date="2026-09-24T05:18:57Z">
                <w:rPr/>
              </w:rPrChange>
            </w:rPr>
            <w:pPrChange w:author="Kavinilavu" w:id="0" w:date="2026-09-24T05:18:57Z">
              <w:pPr>
                <w:numPr>
                  <w:ilvl w:val="0"/>
                  <w:numId w:val="37"/>
                </w:numPr>
                <w:ind w:left="720" w:hanging="360"/>
              </w:pPr>
            </w:pPrChange>
          </w:pPr>
          <w:sdt>
            <w:sdtPr>
              <w:id w:val="-262710044"/>
              <w:tag w:val="goog_rdk_1870"/>
            </w:sdtPr>
            <w:sdtContent>
              <w:ins w:author="Pradeep" w:id="114" w:date="2026-09-22T00:33:14Z">
                <w:sdt>
                  <w:sdtPr>
                    <w:id w:val="-1998605110"/>
                    <w:tag w:val="goog_rdk_1871"/>
                  </w:sdtPr>
                  <w:sdtContent>
                    <w:del w:author="Anonymous" w:id="55" w:date="2026-09-24T05:26:08Z"/>
                  </w:sdtContent>
                </w:sdt>
              </w:ins>
              <w:sdt>
                <w:sdtPr>
                  <w:id w:val="-206045129"/>
                  <w:tag w:val="goog_rdk_1872"/>
                </w:sdtPr>
                <w:sdtContent>
                  <w:ins w:author="Pradeep" w:id="114" w:date="2026-09-22T00:33:14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demonstrate how we can </w:delText>
                      </w:r>
                    </w:del>
                  </w:ins>
                </w:sdtContent>
              </w:sdt>
              <w:ins w:author="Pradeep" w:id="114" w:date="2026-09-22T00:33:14Z">
                <w:del w:author="Anonymous" w:id="55" w:date="2026-09-24T05:26:08Z">
                  <w:sdt>
                    <w:sdtPr>
                      <w:id w:val="-163796018"/>
                      <w:tag w:val="goog_rdk_187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conbine</w:delText>
                      </w:r>
                    </w:sdtContent>
                  </w:sdt>
                  <w:sdt>
                    <w:sdtPr>
                      <w:id w:val="-169679019"/>
                      <w:tag w:val="goog_rdk_187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 gemini at,APIs, backend development,</w:delText>
                      </w:r>
                    </w:sdtContent>
                  </w:sdt>
                  <w:sdt>
                    <w:sdtPr>
                      <w:id w:val="-1308314219"/>
                      <w:tag w:val="goog_rdk_187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frontend development</w:delText>
                      </w:r>
                    </w:sdtContent>
                  </w:sdt>
                </w:del>
              </w:ins>
            </w:sdtContent>
          </w:sdt>
        </w:p>
      </w:sdtContent>
    </w:sdt>
    <w:sdt>
      <w:sdtPr>
        <w:id w:val="-1556613863"/>
        <w:tag w:val="goog_rdk_1887"/>
      </w:sdtPr>
      <w:sdtContent>
        <w:p w:rsidR="00000000" w:rsidDel="00000000" w:rsidP="00000000" w:rsidRDefault="00000000" w:rsidRPr="00000000" w14:paraId="00000164">
          <w:pPr>
            <w:rPr>
              <w:ins w:author="Bala Devi" w:id="112" w:date="2026-09-21T15:24:10Z"/>
              <w:del w:author="Anonymous" w:id="55" w:date="2026-09-24T05:26:08Z"/>
              <w:strike w:val="1"/>
              <w:rPrChange w:author="Sushanth G.k" w:id="3" w:date="2026-09-24T07:06:28Z">
                <w:rPr>
                  <w:rFonts w:ascii="Cambria" w:cs="Cambria" w:eastAsia="Cambria" w:hAnsi="Cambria"/>
                  <w:b w:val="1"/>
                  <w:bCs w:val="1"/>
                  <w:sz w:val="24"/>
                  <w:szCs w:val="24"/>
                </w:rPr>
              </w:rPrChange>
            </w:rPr>
            <w:pPrChange w:author="Sushanth G.k" w:id="0" w:date="2026-09-24T07:06:28Z">
              <w:pPr/>
            </w:pPrChange>
          </w:pPr>
          <w:sdt>
            <w:sdtPr>
              <w:id w:val="-1693556080"/>
              <w:tag w:val="goog_rdk_1881"/>
            </w:sdtPr>
            <w:sdtContent>
              <w:ins w:author="Pradeep" w:id="115" w:date="2026-09-22T00:33:05Z">
                <w:sdt>
                  <w:sdtPr>
                    <w:id w:val="1060144071"/>
                    <w:tag w:val="goog_rdk_1882"/>
                  </w:sdtPr>
                  <w:sdtContent>
                    <w:del w:author="Anonymous" w:id="55" w:date="2026-09-24T05:26:08Z"/>
                  </w:sdtContent>
                </w:sdt>
              </w:ins>
              <w:sdt>
                <w:sdtPr>
                  <w:id w:val="-374531924"/>
                  <w:tag w:val="goog_rdk_1883"/>
                </w:sdtPr>
                <w:sdtContent>
                  <w:ins w:author="Pradeep" w:id="115" w:date="2026-09-22T00:33:05Z">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to solve a practical real world budgeting recommendation problem</w:delText>
                      </w:r>
                    </w:del>
                  </w:ins>
                </w:sdtContent>
              </w:sdt>
              <w:ins w:author="Pradeep" w:id="115" w:date="2026-09-22T00:33:05Z">
                <w:del w:author="Anonymous" w:id="55" w:date="2026-09-24T05:26:08Z"/>
              </w:ins>
            </w:sdtContent>
          </w:sdt>
          <w:sdt>
            <w:sdtPr>
              <w:id w:val="2015747571"/>
              <w:tag w:val="goog_rdk_1884"/>
            </w:sdtPr>
            <w:sdtContent>
              <w:ins w:author="Bala Devi" w:id="112" w:date="2026-09-21T15:24:10Z">
                <w:sdt>
                  <w:sdtPr>
                    <w:id w:val="1676824911"/>
                    <w:tag w:val="goog_rdk_1885"/>
                  </w:sdtPr>
                  <w:sdtContent>
                    <w:del w:author="Anonymous" w:id="55" w:date="2026-09-24T05:26:08Z"/>
                  </w:sdtContent>
                </w:sdt>
              </w:ins>
              <w:sdt>
                <w:sdtPr>
                  <w:id w:val="1949483625"/>
                  <w:tag w:val="goog_rdk_1886"/>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571958839"/>
        <w:tag w:val="goog_rdk_1891"/>
      </w:sdtPr>
      <w:sdtContent>
        <w:p w:rsidR="00000000" w:rsidDel="00000000" w:rsidP="00000000" w:rsidRDefault="00000000" w:rsidRPr="00000000" w14:paraId="00000165">
          <w:pPr>
            <w:pStyle w:val="Heading1"/>
            <w:rPr>
              <w:ins w:author="Bala Devi" w:id="112" w:date="2026-09-21T15:24:10Z"/>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pPrChange>
          </w:pPr>
          <w:sdt>
            <w:sdtPr>
              <w:id w:val="-6064712"/>
              <w:tag w:val="goog_rdk_1888"/>
            </w:sdtPr>
            <w:sdtContent>
              <w:ins w:author="Bala Devi" w:id="112" w:date="2026-09-21T15:24:10Z">
                <w:sdt>
                  <w:sdtPr>
                    <w:id w:val="818632766"/>
                    <w:tag w:val="goog_rdk_1889"/>
                  </w:sdtPr>
                  <w:sdtContent>
                    <w:del w:author="Anonymous" w:id="55" w:date="2026-09-24T05:26:08Z"/>
                  </w:sdtContent>
                </w:sdt>
              </w:ins>
              <w:sdt>
                <w:sdtPr>
                  <w:id w:val="351880251"/>
                  <w:tag w:val="goog_rdk_1890"/>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1268089280"/>
        <w:tag w:val="goog_rdk_1895"/>
      </w:sdtPr>
      <w:sdtContent>
        <w:p w:rsidR="00000000" w:rsidDel="00000000" w:rsidP="00000000" w:rsidRDefault="00000000" w:rsidRPr="00000000" w14:paraId="00000166">
          <w:pPr>
            <w:pStyle w:val="Heading1"/>
            <w:rPr>
              <w:ins w:author="Bala Devi" w:id="112" w:date="2026-09-21T15:24:10Z"/>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pPrChange>
          </w:pPr>
          <w:sdt>
            <w:sdtPr>
              <w:id w:val="758420846"/>
              <w:tag w:val="goog_rdk_1892"/>
            </w:sdtPr>
            <w:sdtContent>
              <w:ins w:author="Bala Devi" w:id="112" w:date="2026-09-21T15:24:10Z">
                <w:sdt>
                  <w:sdtPr>
                    <w:id w:val="-1891442607"/>
                    <w:tag w:val="goog_rdk_1893"/>
                  </w:sdtPr>
                  <w:sdtContent>
                    <w:del w:author="Anonymous" w:id="55" w:date="2026-09-24T05:26:08Z"/>
                  </w:sdtContent>
                </w:sdt>
              </w:ins>
              <w:sdt>
                <w:sdtPr>
                  <w:id w:val="-1085071204"/>
                  <w:tag w:val="goog_rdk_1894"/>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1976951559"/>
        <w:tag w:val="goog_rdk_1899"/>
      </w:sdtPr>
      <w:sdtContent>
        <w:p w:rsidR="00000000" w:rsidDel="00000000" w:rsidP="00000000" w:rsidRDefault="00000000" w:rsidRPr="00000000" w14:paraId="00000167">
          <w:pPr>
            <w:pStyle w:val="Heading1"/>
            <w:rPr>
              <w:ins w:author="Bala Devi" w:id="112" w:date="2026-09-21T15:24:10Z"/>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pPrChange>
          </w:pPr>
          <w:sdt>
            <w:sdtPr>
              <w:id w:val="-1516165339"/>
              <w:tag w:val="goog_rdk_1896"/>
            </w:sdtPr>
            <w:sdtContent>
              <w:ins w:author="Bala Devi" w:id="112" w:date="2026-09-21T15:24:10Z">
                <w:sdt>
                  <w:sdtPr>
                    <w:id w:val="-981821141"/>
                    <w:tag w:val="goog_rdk_1897"/>
                  </w:sdtPr>
                  <w:sdtContent>
                    <w:del w:author="Anonymous" w:id="55" w:date="2026-09-24T05:26:08Z"/>
                  </w:sdtContent>
                </w:sdt>
              </w:ins>
              <w:sdt>
                <w:sdtPr>
                  <w:id w:val="-4191412"/>
                  <w:tag w:val="goog_rdk_1898"/>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310414765"/>
        <w:tag w:val="goog_rdk_1903"/>
      </w:sdtPr>
      <w:sdtContent>
        <w:p w:rsidR="00000000" w:rsidDel="00000000" w:rsidP="00000000" w:rsidRDefault="00000000" w:rsidRPr="00000000" w14:paraId="00000168">
          <w:pPr>
            <w:pStyle w:val="Heading1"/>
            <w:rPr>
              <w:ins w:author="Bala Devi" w:id="112" w:date="2026-09-21T15:24:10Z"/>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pPrChange>
          </w:pPr>
          <w:sdt>
            <w:sdtPr>
              <w:id w:val="-1739605233"/>
              <w:tag w:val="goog_rdk_1900"/>
            </w:sdtPr>
            <w:sdtContent>
              <w:ins w:author="Bala Devi" w:id="112" w:date="2026-09-21T15:24:10Z">
                <w:sdt>
                  <w:sdtPr>
                    <w:id w:val="334555"/>
                    <w:tag w:val="goog_rdk_1901"/>
                  </w:sdtPr>
                  <w:sdtContent>
                    <w:del w:author="Anonymous" w:id="55" w:date="2026-09-24T05:26:08Z"/>
                  </w:sdtContent>
                </w:sdt>
              </w:ins>
              <w:sdt>
                <w:sdtPr>
                  <w:id w:val="-1329029771"/>
                  <w:tag w:val="goog_rdk_1902"/>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1357807333"/>
        <w:tag w:val="goog_rdk_1907"/>
      </w:sdtPr>
      <w:sdtContent>
        <w:p w:rsidR="00000000" w:rsidDel="00000000" w:rsidP="00000000" w:rsidRDefault="00000000" w:rsidRPr="00000000" w14:paraId="00000169">
          <w:pPr>
            <w:pStyle w:val="Heading1"/>
            <w:rPr>
              <w:ins w:author="Bala Devi" w:id="112" w:date="2026-09-21T15:24:10Z"/>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pPrChange>
          </w:pPr>
          <w:sdt>
            <w:sdtPr>
              <w:id w:val="1828400834"/>
              <w:tag w:val="goog_rdk_1904"/>
            </w:sdtPr>
            <w:sdtContent>
              <w:ins w:author="Bala Devi" w:id="112" w:date="2026-09-21T15:24:10Z">
                <w:sdt>
                  <w:sdtPr>
                    <w:id w:val="-765317507"/>
                    <w:tag w:val="goog_rdk_1905"/>
                  </w:sdtPr>
                  <w:sdtContent>
                    <w:del w:author="Anonymous" w:id="55" w:date="2026-09-24T05:26:08Z"/>
                  </w:sdtContent>
                </w:sdt>
              </w:ins>
              <w:sdt>
                <w:sdtPr>
                  <w:id w:val="623963509"/>
                  <w:tag w:val="goog_rdk_1906"/>
                </w:sdtPr>
                <w:sdtContent>
                  <w:ins w:author="Bala Devi" w:id="112" w:date="2026-09-21T15:24:10Z">
                    <w:del w:author="Anonymous" w:id="55" w:date="2026-09-24T05:26:08Z">
                      <w:r w:rsidDel="00000000" w:rsidR="00000000" w:rsidRPr="00000000">
                        <w:rPr>
                          <w:rtl w:val="0"/>
                        </w:rPr>
                      </w:r>
                    </w:del>
                  </w:ins>
                </w:sdtContent>
              </w:sdt>
              <w:ins w:author="Bala Devi" w:id="112" w:date="2026-09-21T15:24:10Z">
                <w:del w:author="Anonymous" w:id="55" w:date="2026-09-24T05:26:08Z"/>
              </w:ins>
            </w:sdtContent>
          </w:sdt>
        </w:p>
      </w:sdtContent>
    </w:sdt>
    <w:sdt>
      <w:sdtPr>
        <w:id w:val="-13971366"/>
        <w:tag w:val="goog_rdk_1912"/>
      </w:sdtPr>
      <w:sdtContent>
        <w:p w:rsidR="00000000" w:rsidDel="00000000" w:rsidP="00000000" w:rsidRDefault="00000000" w:rsidRPr="00000000" w14:paraId="0000016A">
          <w:pPr>
            <w:pStyle w:val="Heading3"/>
            <w:rPr>
              <w:del w:author="Anonymous" w:id="55" w:date="2026-09-24T05:26:08Z"/>
              <w:rFonts w:ascii="Arial" w:cs="Arial" w:eastAsia="Arial" w:hAnsi="Arial"/>
              <w:b w:val="0"/>
              <w:bCs w:val="0"/>
              <w:i w:val="0"/>
              <w:iCs w:val="0"/>
              <w:smallCaps w:val="0"/>
              <w:strike w:val="0"/>
              <w:color w:val="000000"/>
              <w:sz w:val="22"/>
              <w:szCs w:val="22"/>
              <w:u w:val="none"/>
              <w:shd w:fill="auto" w:val="clear"/>
              <w:vertAlign w:val="baseline"/>
              <w:rPrChange w:author="R. Harish Ragavendran" w:id="116" w:date="2026-09-23T15:59:25Z">
                <w:rPr>
                  <w:rFonts w:ascii="Cambria" w:cs="Cambria" w:eastAsia="Cambria" w:hAnsi="Cambria"/>
                  <w:b w:val="1"/>
                  <w:bCs w:val="1"/>
                  <w:sz w:val="24"/>
                  <w:szCs w:val="24"/>
                  <w:u w:val="none"/>
                </w:rPr>
              </w:rPrChange>
            </w:rPr>
            <w:pPrChange w:author="R. Harish Ragavendran" w:id="0" w:date="2026-09-23T15:59:25Z">
              <w:pPr>
                <w:pStyle w:val="Heading3"/>
                <w:numPr>
                  <w:ilvl w:val="0"/>
                  <w:numId w:val="11"/>
                </w:numPr>
                <w:ind w:left="720" w:hanging="360"/>
              </w:pPr>
            </w:pPrChange>
          </w:pPr>
          <w:sdt>
            <w:sdtPr>
              <w:id w:val="-1407326474"/>
              <w:tag w:val="goog_rdk_1909"/>
            </w:sdtPr>
            <w:sdtContent>
              <w:del w:author="Anonymous" w:id="55" w:date="2026-09-24T05:26:08Z"/>
              <w:sdt>
                <w:sdtPr>
                  <w:id w:val="1565755793"/>
                  <w:tag w:val="goog_rdk_1910"/>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Home Page</w:delText>
                    </w:r>
                  </w:del>
                </w:sdtContent>
              </w:sdt>
              <w:del w:author="Anonymous" w:id="55" w:date="2026-09-24T05:26:08Z">
                <w:sdt>
                  <w:sdtPr>
                    <w:id w:val="-573893548"/>
                    <w:tag w:val="goog_rdk_1911"/>
                  </w:sdtPr>
                  <w:sdtContent>
                    <w:r w:rsidDel="00000000" w:rsidR="00000000" w:rsidRPr="00000000">
                      <w:rPr>
                        <w:rtl w:val="0"/>
                      </w:rPr>
                    </w:r>
                  </w:sdtContent>
                </w:sdt>
              </w:del>
            </w:sdtContent>
          </w:sdt>
        </w:p>
      </w:sdtContent>
    </w:sdt>
    <w:sdt>
      <w:sdtPr>
        <w:id w:val="-1209881292"/>
        <w:tag w:val="goog_rdk_1916"/>
      </w:sdtPr>
      <w:sdtContent>
        <w:p w:rsidR="00000000" w:rsidDel="00000000" w:rsidP="00000000" w:rsidRDefault="00000000" w:rsidRPr="00000000" w14:paraId="0000016B">
          <w:pPr>
            <w:pStyle w:val="Heading1"/>
            <w:ind w:left="720" w:firstLine="0"/>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ind w:left="720" w:firstLine="0"/>
              </w:pPr>
            </w:pPrChange>
          </w:pPr>
          <w:sdt>
            <w:sdtPr>
              <w:id w:val="793829754"/>
              <w:tag w:val="goog_rdk_1913"/>
            </w:sdtPr>
            <w:sdtContent>
              <w:del w:author="Anonymous" w:id="55" w:date="2026-09-24T05:26:08Z"/>
              <w:sdt>
                <w:sdtPr>
                  <w:id w:val="1294910075"/>
                  <w:tag w:val="goog_rdk_1914"/>
                </w:sdtPr>
                <w:sdtContent>
                  <w:del w:author="Anonymous" w:id="55" w:date="2026-09-24T05:26:08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Home Page</w:delText>
                    </w:r>
                  </w:del>
                </w:sdtContent>
              </w:sdt>
              <w:del w:author="Anonymous" w:id="55" w:date="2026-09-24T05:26:08Z">
                <w:sdt>
                  <w:sdtPr>
                    <w:id w:val="996859023"/>
                    <w:tag w:val="goog_rdk_191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The main landing page introducing PocketSmart AI’s features with links to planner modules and user actions.</w:delText>
                    </w:r>
                  </w:sdtContent>
                </w:sdt>
              </w:del>
            </w:sdtContent>
          </w:sdt>
        </w:p>
      </w:sdtContent>
    </w:sdt>
    <w:sdt>
      <w:sdtPr>
        <w:id w:val="-378451552"/>
        <w:tag w:val="goog_rdk_1919"/>
      </w:sdtPr>
      <w:sdtContent>
        <w:p w:rsidR="00000000" w:rsidDel="00000000" w:rsidP="00000000" w:rsidRDefault="00000000" w:rsidRPr="00000000" w14:paraId="0000016C">
          <w:pPr>
            <w:pStyle w:val="Heading1"/>
            <w:rPr>
              <w:del w:author="Anonymous" w:id="55" w:date="2026-09-24T05:26:08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5128117"/>
              <w:tag w:val="goog_rdk_1917"/>
            </w:sdtPr>
            <w:sdtContent>
              <w:del w:author="Anonymous" w:id="55" w:date="2026-09-24T05:26:08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drawing>
                    <wp:inline distB="114300" distT="114300" distL="114300" distR="114300">
                      <wp:extent cx="5731200" cy="4546600"/>
                      <wp:effectExtent b="0" l="0" r="0" t="0"/>
                      <wp:docPr id="188"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731200" cy="4546600"/>
                              </a:xfrm>
                              <a:prstGeom prst="rect"/>
                              <a:ln/>
                            </pic:spPr>
                          </pic:pic>
                        </a:graphicData>
                      </a:graphic>
                    </wp:inline>
                  </w:drawing>
                </w:r>
              </w:del>
              <w:sdt>
                <w:sdtPr>
                  <w:id w:val="-434682708"/>
                  <w:tag w:val="goog_rdk_1918"/>
                </w:sdtPr>
                <w:sdtContent>
                  <w:del w:author="Anonymous" w:id="55" w:date="2026-09-24T05:26:08Z">
                    <w:r w:rsidDel="00000000" w:rsidR="00000000" w:rsidRPr="00000000">
                      <w:rPr>
                        <w:rtl w:val="0"/>
                      </w:rPr>
                    </w:r>
                  </w:del>
                </w:sdtContent>
              </w:sdt>
              <w:del w:author="Anonymous" w:id="55" w:date="2026-09-24T05:26:08Z"/>
            </w:sdtContent>
          </w:sdt>
        </w:p>
      </w:sdtContent>
    </w:sdt>
    <w:sdt>
      <w:sdtPr>
        <w:id w:val="-270315603"/>
        <w:tag w:val="goog_rdk_1923"/>
      </w:sdtPr>
      <w:sdtContent>
        <w:p w:rsidR="00000000" w:rsidDel="00000000" w:rsidP="00000000" w:rsidRDefault="00000000" w:rsidRPr="00000000" w14:paraId="0000016D">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48445563"/>
              <w:tag w:val="goog_rdk_1921"/>
            </w:sdtPr>
            <w:sdtContent>
              <w:del w:author="Anonymous" w:id="17" w:date="2026-09-24T05:24:15Z"/>
              <w:sdt>
                <w:sdtPr>
                  <w:id w:val="478417546"/>
                  <w:tag w:val="goog_rdk_1922"/>
                </w:sdtPr>
                <w:sdtContent>
                  <w:del w:author="Anonymous" w:id="17" w:date="2026-09-24T05:24:15Z">
                    <w:r w:rsidDel="00000000" w:rsidR="00000000" w:rsidRPr="00000000">
                      <w:rPr>
                        <w:rtl w:val="0"/>
                      </w:rPr>
                    </w:r>
                  </w:del>
                </w:sdtContent>
              </w:sdt>
              <w:del w:author="Anonymous" w:id="17" w:date="2026-09-24T05:24:15Z"/>
            </w:sdtContent>
          </w:sdt>
        </w:p>
      </w:sdtContent>
    </w:sdt>
    <w:sdt>
      <w:sdtPr>
        <w:id w:val="656123985"/>
        <w:tag w:val="goog_rdk_1926"/>
      </w:sdtPr>
      <w:sdtContent>
        <w:p w:rsidR="00000000" w:rsidDel="00000000" w:rsidP="00000000" w:rsidRDefault="00000000" w:rsidRPr="00000000" w14:paraId="0000016E">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138140596"/>
              <w:tag w:val="goog_rdk_1924"/>
            </w:sdtPr>
            <w:sdtContent>
              <w:del w:author="Anonymous" w:id="17" w:date="2026-09-24T05:24:15Z"/>
              <w:sdt>
                <w:sdtPr>
                  <w:id w:val="-2050382297"/>
                  <w:tag w:val="goog_rdk_1925"/>
                </w:sdtPr>
                <w:sdtContent>
                  <w:del w:author="Anonymous" w:id="17" w:date="2026-09-24T05:24:15Z">
                    <w:r w:rsidDel="00000000" w:rsidR="00000000" w:rsidRPr="00000000">
                      <w:rPr>
                        <w:rtl w:val="0"/>
                      </w:rPr>
                    </w:r>
                  </w:del>
                </w:sdtContent>
              </w:sdt>
              <w:del w:author="Anonymous" w:id="17" w:date="2026-09-24T05:24:15Z"/>
            </w:sdtContent>
          </w:sdt>
        </w:p>
      </w:sdtContent>
    </w:sdt>
    <w:sdt>
      <w:sdtPr>
        <w:id w:val="-1233402228"/>
        <w:tag w:val="goog_rdk_1929"/>
      </w:sdtPr>
      <w:sdtContent>
        <w:p w:rsidR="00000000" w:rsidDel="00000000" w:rsidP="00000000" w:rsidRDefault="00000000" w:rsidRPr="00000000" w14:paraId="0000016F">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618403318"/>
              <w:tag w:val="goog_rdk_1927"/>
            </w:sdtPr>
            <w:sdtContent>
              <w:del w:author="Anonymous" w:id="17" w:date="2026-09-24T05:24:15Z"/>
              <w:sdt>
                <w:sdtPr>
                  <w:id w:val="1996189160"/>
                  <w:tag w:val="goog_rdk_1928"/>
                </w:sdtPr>
                <w:sdtContent>
                  <w:del w:author="Anonymous" w:id="17" w:date="2026-09-24T05:24:15Z">
                    <w:r w:rsidDel="00000000" w:rsidR="00000000" w:rsidRPr="00000000">
                      <w:rPr>
                        <w:rtl w:val="0"/>
                      </w:rPr>
                    </w:r>
                  </w:del>
                </w:sdtContent>
              </w:sdt>
              <w:del w:author="Anonymous" w:id="17" w:date="2026-09-24T05:24:15Z"/>
            </w:sdtContent>
          </w:sdt>
        </w:p>
      </w:sdtContent>
    </w:sdt>
    <w:sdt>
      <w:sdtPr>
        <w:id w:val="-23353732"/>
        <w:tag w:val="goog_rdk_1942"/>
      </w:sdtPr>
      <w:sdtContent>
        <w:p w:rsidR="00000000" w:rsidDel="00000000" w:rsidP="00000000" w:rsidRDefault="00000000" w:rsidRPr="00000000" w14:paraId="00000170">
          <w:pPr>
            <w:pStyle w:val="Heading1"/>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66549141"/>
              <w:tag w:val="goog_rdk_1932"/>
            </w:sdtPr>
            <w:sdtContent>
              <w:ins w:author="Vennila M" w:id="117" w:date="2026-09-23T06:21:39Z">
                <w:sdt>
                  <w:sdtPr>
                    <w:id w:val="-550431596"/>
                    <w:tag w:val="goog_rdk_1933"/>
                  </w:sdtPr>
                  <w:sdtContent>
                    <w:del w:author="Anonymous" w:id="17" w:date="2026-09-24T05:24:15Z"/>
                  </w:sdtContent>
                </w:sdt>
              </w:ins>
              <w:sdt>
                <w:sdtPr>
                  <w:id w:val="1953052474"/>
                  <w:tag w:val="goog_rdk_1934"/>
                </w:sdtPr>
                <w:sdtContent>
                  <w:ins w:author="Vennila M" w:id="117" w:date="2026-09-23T06:21:39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                              </w:delText>
                      </w:r>
                    </w:del>
                  </w:ins>
                </w:sdtContent>
              </w:sdt>
              <w:ins w:author="Vennila M" w:id="117" w:date="2026-09-23T06:21:39Z">
                <w:del w:author="Anonymous" w:id="17" w:date="2026-09-24T05:24:15Z"/>
              </w:ins>
            </w:sdtContent>
          </w:sdt>
          <w:sdt>
            <w:sdtPr>
              <w:id w:val="510725469"/>
              <w:tag w:val="goog_rdk_1935"/>
            </w:sdtPr>
            <w:sdtContent>
              <w:ins w:author="Velmurugan Mithra" w:id="118" w:date="2026-09-23T07:36:16Z">
                <w:sdt>
                  <w:sdtPr>
                    <w:id w:val="443872003"/>
                    <w:tag w:val="goog_rdk_1936"/>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drawing>
                          <wp:inline distB="114300" distT="114300" distL="114300" distR="114300">
                            <wp:extent cx="3870825" cy="4600575"/>
                            <wp:effectExtent b="0" l="0" r="0" t="0"/>
                            <wp:docPr id="230" name="image20.png"/>
                            <a:graphic>
                              <a:graphicData uri="http://schemas.openxmlformats.org/drawingml/2006/picture">
                                <pic:pic>
                                  <pic:nvPicPr>
                                    <pic:cNvPr id="0" name="image20.png"/>
                                    <pic:cNvPicPr preferRelativeResize="0"/>
                                  </pic:nvPicPr>
                                  <pic:blipFill>
                                    <a:blip r:embed="rId50"/>
                                    <a:srcRect b="8079" l="6595" r="6847" t="-3250"/>
                                    <a:stretch>
                                      <a:fillRect/>
                                    </a:stretch>
                                  </pic:blipFill>
                                  <pic:spPr>
                                    <a:xfrm>
                                      <a:off x="0" y="0"/>
                                      <a:ext cx="3870825" cy="4600575"/>
                                    </a:xfrm>
                                    <a:prstGeom prst="rect"/>
                                    <a:ln/>
                                  </pic:spPr>
                                </pic:pic>
                              </a:graphicData>
                            </a:graphic>
                          </wp:inline>
                        </w:drawing>
                      </w:r>
                    </w:del>
                  </w:sdtContent>
                </w:sdt>
              </w:ins>
            </w:sdtContent>
          </w:sdt>
          <w:sdt>
            <w:sdtPr>
              <w:id w:val="-252560421"/>
              <w:tag w:val="goog_rdk_1937"/>
            </w:sdtPr>
            <w:sdtContent>
              <w:ins w:author="Vennila M" w:id="117" w:date="2026-09-23T06:21:39Z">
                <w:sdt>
                  <w:sdtPr>
                    <w:id w:val="1154540417"/>
                    <w:tag w:val="goog_rdk_1938"/>
                  </w:sdtPr>
                  <w:sdtContent>
                    <w:del w:author="Anonymous" w:id="17" w:date="2026-09-24T05:24:15Z"/>
                  </w:sdtContent>
                </w:sdt>
              </w:ins>
              <w:sdt>
                <w:sdtPr>
                  <w:id w:val="-379359184"/>
                  <w:tag w:val="goog_rdk_1939"/>
                </w:sdtPr>
                <w:sdtContent>
                  <w:ins w:author="Vennila M" w:id="117" w:date="2026-09-23T06:21:39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                                           </w:delText>
                      </w:r>
                    </w:del>
                  </w:ins>
                </w:sdtContent>
              </w:sdt>
              <w:ins w:author="Vennila M" w:id="117" w:date="2026-09-23T06:21:39Z">
                <w:del w:author="Anonymous" w:id="17" w:date="2026-09-24T05:24:15Z"/>
              </w:ins>
            </w:sdtContent>
          </w:sdt>
          <w:sdt>
            <w:sdtPr>
              <w:id w:val="-1707952012"/>
              <w:tag w:val="goog_rdk_1940"/>
            </w:sdtPr>
            <w:sdtContent>
              <w:del w:author="Anonymous" w:id="17" w:date="2026-09-24T05:24:15Z"/>
              <w:sdt>
                <w:sdtPr>
                  <w:id w:val="-1800984635"/>
                  <w:tag w:val="goog_rdk_1941"/>
                </w:sdtPr>
                <w:sdtContent>
                  <w:del w:author="Anonymous" w:id="17" w:date="2026-09-24T05:24:15Z">
                    <w:r w:rsidDel="00000000" w:rsidR="00000000" w:rsidRPr="00000000">
                      <w:rPr>
                        <w:rtl w:val="0"/>
                      </w:rPr>
                    </w:r>
                  </w:del>
                </w:sdtContent>
              </w:sdt>
              <w:del w:author="Anonymous" w:id="17" w:date="2026-09-24T05:24:15Z"/>
            </w:sdtContent>
          </w:sdt>
        </w:p>
      </w:sdtContent>
    </w:sdt>
    <w:sdt>
      <w:sdtPr>
        <w:id w:val="-814567460"/>
        <w:tag w:val="goog_rdk_1946"/>
      </w:sdtPr>
      <w:sdtContent>
        <w:p w:rsidR="00000000" w:rsidDel="00000000" w:rsidP="00000000" w:rsidRDefault="00000000" w:rsidRPr="00000000" w14:paraId="0000017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Anonymous" w:id="17" w:date="2026-09-24T05:24:15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010312361"/>
              <w:tag w:val="goog_rdk_1943"/>
            </w:sdtPr>
            <w:sdtContent>
              <w:del w:author="Anonymous" w:id="17" w:date="2026-09-24T05:24:15Z"/>
              <w:sdt>
                <w:sdtPr>
                  <w:id w:val="-312665232"/>
                  <w:tag w:val="goog_rdk_1944"/>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Testimonials Page</w:delText>
                    </w:r>
                  </w:del>
                </w:sdtContent>
              </w:sdt>
              <w:del w:author="Anonymous" w:id="17" w:date="2026-09-24T05:24:15Z">
                <w:sdt>
                  <w:sdtPr>
                    <w:id w:val="1338980097"/>
                    <w:tag w:val="goog_rdk_1945"/>
                  </w:sdtPr>
                  <w:sdtContent>
                    <w:r w:rsidDel="00000000" w:rsidR="00000000" w:rsidRPr="00000000">
                      <w:rPr>
                        <w:rtl w:val="0"/>
                      </w:rPr>
                    </w:r>
                  </w:sdtContent>
                </w:sdt>
              </w:del>
            </w:sdtContent>
          </w:sdt>
        </w:p>
      </w:sdtContent>
    </w:sdt>
    <w:sdt>
      <w:sdtPr>
        <w:id w:val="1963462687"/>
        <w:tag w:val="goog_rdk_1949"/>
      </w:sdtPr>
      <w:sdtContent>
        <w:p w:rsidR="00000000" w:rsidDel="00000000" w:rsidP="00000000" w:rsidRDefault="00000000" w:rsidRPr="00000000" w14:paraId="00000172">
          <w:pPr>
            <w:pStyle w:val="Heading1"/>
            <w:spacing w:line="259" w:lineRule="auto"/>
            <w:ind w:left="720" w:firstLine="0"/>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pPr>
            </w:pPrChange>
          </w:pPr>
          <w:sdt>
            <w:sdtPr>
              <w:id w:val="-419900152"/>
              <w:tag w:val="goog_rdk_1947"/>
            </w:sdtPr>
            <w:sdtContent>
              <w:del w:author="Anonymous" w:id="17" w:date="2026-09-24T05:24:15Z"/>
              <w:sdt>
                <w:sdtPr>
                  <w:id w:val="395413212"/>
                  <w:tag w:val="goog_rdk_1948"/>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Testimonials Page: Showcases real user reviews and success stories to demonstrate the platform’s effectiveness.</w:delText>
                    </w:r>
                  </w:del>
                </w:sdtContent>
              </w:sdt>
              <w:del w:author="Anonymous" w:id="17" w:date="2026-09-24T05:24:15Z"/>
            </w:sdtContent>
          </w:sdt>
        </w:p>
      </w:sdtContent>
    </w:sdt>
    <w:sdt>
      <w:sdtPr>
        <w:id w:val="1907300689"/>
        <w:tag w:val="goog_rdk_1954"/>
      </w:sdtPr>
      <w:sdtContent>
        <w:p w:rsidR="00000000" w:rsidDel="00000000" w:rsidP="00000000" w:rsidRDefault="00000000" w:rsidRPr="00000000" w14:paraId="00000173">
          <w:pPr>
            <w:pStyle w:val="Heading1"/>
            <w:spacing w:line="259" w:lineRule="auto"/>
            <w:rPr>
              <w:ins w:author="Bala Devi" w:id="119" w:date="2026-09-21T15:24:09Z"/>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67261019"/>
              <w:tag w:val="goog_rdk_1950"/>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drawing>
                    <wp:inline distB="114300" distT="114300" distL="114300" distR="114300">
                      <wp:extent cx="5731200" cy="4711700"/>
                      <wp:effectExtent b="0" l="0" r="0" t="0"/>
                      <wp:docPr id="155"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5731200" cy="4711700"/>
                              </a:xfrm>
                              <a:prstGeom prst="rect"/>
                              <a:ln/>
                            </pic:spPr>
                          </pic:pic>
                        </a:graphicData>
                      </a:graphic>
                    </wp:inline>
                  </w:drawing>
                </w:r>
              </w:del>
            </w:sdtContent>
          </w:sdt>
          <w:sdt>
            <w:sdtPr>
              <w:id w:val="-354160340"/>
              <w:tag w:val="goog_rdk_1951"/>
            </w:sdtPr>
            <w:sdtContent>
              <w:ins w:author="Bala Devi" w:id="119" w:date="2026-09-21T15:24:09Z">
                <w:sdt>
                  <w:sdtPr>
                    <w:id w:val="1159169657"/>
                    <w:tag w:val="goog_rdk_1952"/>
                  </w:sdtPr>
                  <w:sdtContent>
                    <w:del w:author="Anonymous" w:id="17" w:date="2026-09-24T05:24:15Z"/>
                  </w:sdtContent>
                </w:sdt>
              </w:ins>
              <w:sdt>
                <w:sdtPr>
                  <w:id w:val="-1705326232"/>
                  <w:tag w:val="goog_rdk_1953"/>
                </w:sdtPr>
                <w:sdtContent>
                  <w:ins w:author="Bala Devi" w:id="119" w:date="2026-09-21T15:24:09Z">
                    <w:del w:author="Anonymous" w:id="17" w:date="2026-09-24T05:24:15Z">
                      <w:r w:rsidDel="00000000" w:rsidR="00000000" w:rsidRPr="00000000">
                        <w:rPr>
                          <w:rtl w:val="0"/>
                        </w:rPr>
                      </w:r>
                    </w:del>
                  </w:ins>
                </w:sdtContent>
              </w:sdt>
              <w:ins w:author="Bala Devi" w:id="119" w:date="2026-09-21T15:24:09Z">
                <w:del w:author="Anonymous" w:id="17" w:date="2026-09-24T05:24:15Z"/>
              </w:ins>
            </w:sdtContent>
          </w:sdt>
        </w:p>
      </w:sdtContent>
    </w:sdt>
    <w:sdt>
      <w:sdtPr>
        <w:id w:val="-747982661"/>
        <w:tag w:val="goog_rdk_1958"/>
      </w:sdtPr>
      <w:sdtContent>
        <w:p w:rsidR="00000000" w:rsidDel="00000000" w:rsidP="00000000" w:rsidRDefault="00000000" w:rsidRPr="00000000" w14:paraId="00000174">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30560666"/>
              <w:tag w:val="goog_rdk_1956"/>
            </w:sdtPr>
            <w:sdtContent>
              <w:del w:author="Anonymous" w:id="17" w:date="2026-09-24T05:24:15Z"/>
              <w:sdt>
                <w:sdtPr>
                  <w:id w:val="-1659636967"/>
                  <w:tag w:val="goog_rdk_1957"/>
                </w:sdtPr>
                <w:sdtContent>
                  <w:del w:author="Anonymous" w:id="17" w:date="2026-09-24T05:24:15Z">
                    <w:r w:rsidDel="00000000" w:rsidR="00000000" w:rsidRPr="00000000">
                      <w:rPr>
                        <w:rtl w:val="0"/>
                      </w:rPr>
                    </w:r>
                  </w:del>
                </w:sdtContent>
              </w:sdt>
              <w:del w:author="Anonymous" w:id="17" w:date="2026-09-24T05:24:15Z"/>
            </w:sdtContent>
          </w:sdt>
        </w:p>
      </w:sdtContent>
    </w:sdt>
    <w:sdt>
      <w:sdtPr>
        <w:id w:val="113762771"/>
        <w:tag w:val="goog_rdk_1961"/>
      </w:sdtPr>
      <w:sdtContent>
        <w:p w:rsidR="00000000" w:rsidDel="00000000" w:rsidP="00000000" w:rsidRDefault="00000000" w:rsidRPr="00000000" w14:paraId="00000175">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8040813"/>
              <w:tag w:val="goog_rdk_1959"/>
            </w:sdtPr>
            <w:sdtContent>
              <w:del w:author="Anonymous" w:id="17" w:date="2026-09-24T05:24:15Z"/>
              <w:sdt>
                <w:sdtPr>
                  <w:id w:val="-347801919"/>
                  <w:tag w:val="goog_rdk_1960"/>
                </w:sdtPr>
                <w:sdtContent>
                  <w:del w:author="Anonymous" w:id="17" w:date="2026-09-24T05:24:15Z">
                    <w:r w:rsidDel="00000000" w:rsidR="00000000" w:rsidRPr="00000000">
                      <w:rPr>
                        <w:rtl w:val="0"/>
                      </w:rPr>
                    </w:r>
                  </w:del>
                </w:sdtContent>
              </w:sdt>
              <w:del w:author="Anonymous" w:id="17" w:date="2026-09-24T05:24:15Z"/>
            </w:sdtContent>
          </w:sdt>
        </w:p>
      </w:sdtContent>
    </w:sdt>
    <w:sdt>
      <w:sdtPr>
        <w:id w:val="-1512537221"/>
        <w:tag w:val="goog_rdk_1964"/>
      </w:sdtPr>
      <w:sdtContent>
        <w:p w:rsidR="00000000" w:rsidDel="00000000" w:rsidP="00000000" w:rsidRDefault="00000000" w:rsidRPr="00000000" w14:paraId="00000176">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72495073"/>
              <w:tag w:val="goog_rdk_1962"/>
            </w:sdtPr>
            <w:sdtContent>
              <w:del w:author="Anonymous" w:id="17" w:date="2026-09-24T05:24:15Z"/>
              <w:sdt>
                <w:sdtPr>
                  <w:id w:val="1553198430"/>
                  <w:tag w:val="goog_rdk_1963"/>
                </w:sdtPr>
                <w:sdtContent>
                  <w:del w:author="Anonymous" w:id="17" w:date="2026-09-24T05:24:15Z">
                    <w:r w:rsidDel="00000000" w:rsidR="00000000" w:rsidRPr="00000000">
                      <w:rPr>
                        <w:rtl w:val="0"/>
                      </w:rPr>
                    </w:r>
                  </w:del>
                </w:sdtContent>
              </w:sdt>
              <w:del w:author="Anonymous" w:id="17" w:date="2026-09-24T05:24:15Z"/>
            </w:sdtContent>
          </w:sdt>
        </w:p>
      </w:sdtContent>
    </w:sdt>
    <w:sdt>
      <w:sdtPr>
        <w:id w:val="794324532"/>
        <w:tag w:val="goog_rdk_1969"/>
      </w:sdtPr>
      <w:sdtContent>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Anonymous" w:id="17" w:date="2026-09-24T05:24:15Z"/>
              <w:rFonts w:ascii="Arial" w:cs="Arial" w:eastAsia="Arial" w:hAnsi="Arial"/>
              <w:b w:val="0"/>
              <w:bCs w:val="0"/>
              <w:i w:val="0"/>
              <w:iCs w:val="0"/>
              <w:smallCaps w:val="0"/>
              <w:strike w:val="0"/>
              <w:color w:val="000000"/>
              <w:sz w:val="22"/>
              <w:szCs w:val="22"/>
              <w:u w:val="none"/>
              <w:shd w:fill="auto" w:val="clear"/>
              <w:vertAlign w:val="baseline"/>
              <w:rPrChange w:author="Bala Devi" w:id="120" w:date="2026-09-21T15:24:09Z">
                <w:rPr>
                  <w:rFonts w:ascii="Cambria" w:cs="Cambria" w:eastAsia="Cambria" w:hAnsi="Cambria"/>
                  <w:b w:val="1"/>
                  <w:bCs w:val="1"/>
                  <w:sz w:val="24"/>
                  <w:szCs w:val="24"/>
                  <w:u w:val="none"/>
                </w:rPr>
              </w:rPrChange>
            </w:rPr>
            <w:pPrChange w:author="Bala Devi" w:id="0" w:date="2026-09-21T15:24:09Z">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918756947"/>
              <w:tag w:val="goog_rdk_1965"/>
            </w:sdtPr>
            <w:sdtContent>
              <w:del w:author="Anonymous" w:id="17" w:date="2026-09-24T05:24:15Z"/>
              <w:sdt>
                <w:sdtPr>
                  <w:id w:val="-644888621"/>
                  <w:tag w:val="goog_rdk_1966"/>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Footer </w:delText>
                    </w:r>
                  </w:del>
                </w:sdtContent>
              </w:sdt>
              <w:del w:author="Anonymous" w:id="17" w:date="2026-09-24T05:24:15Z">
                <w:sdt>
                  <w:sdtPr>
                    <w:id w:val="-1303817231"/>
                    <w:tag w:val="goog_rdk_196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Part</w:delText>
                    </w:r>
                  </w:sdtContent>
                </w:sdt>
                <w:sdt>
                  <w:sdtPr>
                    <w:id w:val="1770014676"/>
                    <w:tag w:val="goog_rdk_1968"/>
                  </w:sdtPr>
                  <w:sdtContent>
                    <w:r w:rsidDel="00000000" w:rsidR="00000000" w:rsidRPr="00000000">
                      <w:rPr>
                        <w:rtl w:val="0"/>
                      </w:rPr>
                    </w:r>
                  </w:sdtContent>
                </w:sdt>
              </w:del>
            </w:sdtContent>
          </w:sdt>
        </w:p>
      </w:sdtContent>
    </w:sdt>
    <w:sdt>
      <w:sdtPr>
        <w:id w:val="-167168304"/>
        <w:tag w:val="goog_rdk_1972"/>
      </w:sdtPr>
      <w:sdtContent>
        <w:p w:rsidR="00000000" w:rsidDel="00000000" w:rsidP="00000000" w:rsidRDefault="00000000" w:rsidRPr="00000000" w14:paraId="00000178">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51187413"/>
              <w:tag w:val="goog_rdk_1970"/>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731200" cy="1181100"/>
                      <wp:effectExtent b="0" l="0" r="0" t="0"/>
                      <wp:docPr id="156"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731200" cy="1181100"/>
                              </a:xfrm>
                              <a:prstGeom prst="rect"/>
                              <a:ln/>
                            </pic:spPr>
                          </pic:pic>
                        </a:graphicData>
                      </a:graphic>
                    </wp:inline>
                  </w:drawing>
                </w:r>
              </w:del>
              <w:sdt>
                <w:sdtPr>
                  <w:id w:val="1863443068"/>
                  <w:tag w:val="goog_rdk_1971"/>
                </w:sdtPr>
                <w:sdtContent>
                  <w:del w:author="Anonymous" w:id="17" w:date="2026-09-24T05:24:15Z">
                    <w:r w:rsidDel="00000000" w:rsidR="00000000" w:rsidRPr="00000000">
                      <w:rPr>
                        <w:rtl w:val="0"/>
                      </w:rPr>
                    </w:r>
                  </w:del>
                </w:sdtContent>
              </w:sdt>
              <w:del w:author="Anonymous" w:id="17" w:date="2026-09-24T05:24:15Z"/>
            </w:sdtContent>
          </w:sdt>
        </w:p>
      </w:sdtContent>
    </w:sdt>
    <w:sdt>
      <w:sdtPr>
        <w:id w:val="1338634615"/>
        <w:tag w:val="goog_rdk_1975"/>
      </w:sdtPr>
      <w:sdtContent>
        <w:p w:rsidR="00000000" w:rsidDel="00000000" w:rsidP="00000000" w:rsidRDefault="00000000" w:rsidRPr="00000000" w14:paraId="00000179">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36748830"/>
              <w:tag w:val="goog_rdk_1973"/>
            </w:sdtPr>
            <w:sdtContent>
              <w:del w:author="Anonymous" w:id="17" w:date="2026-09-24T05:24:15Z"/>
              <w:sdt>
                <w:sdtPr>
                  <w:id w:val="1041795066"/>
                  <w:tag w:val="goog_rdk_1974"/>
                </w:sdtPr>
                <w:sdtContent>
                  <w:del w:author="Anonymous" w:id="17" w:date="2026-09-24T05:24:15Z">
                    <w:r w:rsidDel="00000000" w:rsidR="00000000" w:rsidRPr="00000000">
                      <w:rPr>
                        <w:rtl w:val="0"/>
                      </w:rPr>
                    </w:r>
                  </w:del>
                </w:sdtContent>
              </w:sdt>
              <w:del w:author="Anonymous" w:id="17" w:date="2026-09-24T05:24:15Z"/>
            </w:sdtContent>
          </w:sdt>
        </w:p>
      </w:sdtContent>
    </w:sdt>
    <w:sdt>
      <w:sdtPr>
        <w:id w:val="-657949483"/>
        <w:tag w:val="goog_rdk_1978"/>
      </w:sdtPr>
      <w:sdtContent>
        <w:p w:rsidR="00000000" w:rsidDel="00000000" w:rsidP="00000000" w:rsidRDefault="00000000" w:rsidRPr="00000000" w14:paraId="0000017A">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0447936"/>
              <w:tag w:val="goog_rdk_1976"/>
            </w:sdtPr>
            <w:sdtContent>
              <w:del w:author="Anonymous" w:id="17" w:date="2026-09-24T05:24:15Z"/>
              <w:sdt>
                <w:sdtPr>
                  <w:id w:val="-1063190616"/>
                  <w:tag w:val="goog_rdk_1977"/>
                </w:sdtPr>
                <w:sdtContent>
                  <w:del w:author="Anonymous" w:id="17" w:date="2026-09-24T05:24:15Z">
                    <w:r w:rsidDel="00000000" w:rsidR="00000000" w:rsidRPr="00000000">
                      <w:rPr>
                        <w:rtl w:val="0"/>
                      </w:rPr>
                    </w:r>
                  </w:del>
                </w:sdtContent>
              </w:sdt>
              <w:del w:author="Anonymous" w:id="17" w:date="2026-09-24T05:24:15Z"/>
            </w:sdtContent>
          </w:sdt>
        </w:p>
      </w:sdtContent>
    </w:sdt>
    <w:sdt>
      <w:sdtPr>
        <w:id w:val="647819836"/>
        <w:tag w:val="goog_rdk_1981"/>
      </w:sdtPr>
      <w:sdtContent>
        <w:p w:rsidR="00000000" w:rsidDel="00000000" w:rsidP="00000000" w:rsidRDefault="00000000" w:rsidRPr="00000000" w14:paraId="0000017B">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83466390"/>
              <w:tag w:val="goog_rdk_1979"/>
            </w:sdtPr>
            <w:sdtContent>
              <w:del w:author="Anonymous" w:id="17" w:date="2026-09-24T05:24:15Z"/>
              <w:sdt>
                <w:sdtPr>
                  <w:id w:val="-2006695073"/>
                  <w:tag w:val="goog_rdk_1980"/>
                </w:sdtPr>
                <w:sdtContent>
                  <w:del w:author="Anonymous" w:id="17" w:date="2026-09-24T05:24:15Z">
                    <w:r w:rsidDel="00000000" w:rsidR="00000000" w:rsidRPr="00000000">
                      <w:rPr>
                        <w:rtl w:val="0"/>
                      </w:rPr>
                    </w:r>
                  </w:del>
                </w:sdtContent>
              </w:sdt>
              <w:del w:author="Anonymous" w:id="17" w:date="2026-09-24T05:24:15Z"/>
            </w:sdtContent>
          </w:sdt>
        </w:p>
      </w:sdtContent>
    </w:sdt>
    <w:sdt>
      <w:sdtPr>
        <w:id w:val="-1009100277"/>
        <w:tag w:val="goog_rdk_1984"/>
      </w:sdtPr>
      <w:sdtContent>
        <w:p w:rsidR="00000000" w:rsidDel="00000000" w:rsidP="00000000" w:rsidRDefault="00000000" w:rsidRPr="00000000" w14:paraId="0000017C">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71977145"/>
              <w:tag w:val="goog_rdk_1982"/>
            </w:sdtPr>
            <w:sdtContent>
              <w:del w:author="Anonymous" w:id="17" w:date="2026-09-24T05:24:15Z"/>
              <w:sdt>
                <w:sdtPr>
                  <w:id w:val="-445272079"/>
                  <w:tag w:val="goog_rdk_1983"/>
                </w:sdtPr>
                <w:sdtContent>
                  <w:del w:author="Anonymous" w:id="17" w:date="2026-09-24T05:24:15Z">
                    <w:r w:rsidDel="00000000" w:rsidR="00000000" w:rsidRPr="00000000">
                      <w:rPr>
                        <w:rtl w:val="0"/>
                      </w:rPr>
                    </w:r>
                  </w:del>
                </w:sdtContent>
              </w:sdt>
              <w:del w:author="Anonymous" w:id="17" w:date="2026-09-24T05:24:15Z"/>
            </w:sdtContent>
          </w:sdt>
        </w:p>
      </w:sdtContent>
    </w:sdt>
    <w:sdt>
      <w:sdtPr>
        <w:id w:val="-1429341930"/>
        <w:tag w:val="goog_rdk_1987"/>
      </w:sdtPr>
      <w:sdtContent>
        <w:p w:rsidR="00000000" w:rsidDel="00000000" w:rsidP="00000000" w:rsidRDefault="00000000" w:rsidRPr="00000000" w14:paraId="0000017D">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1993496"/>
              <w:tag w:val="goog_rdk_1985"/>
            </w:sdtPr>
            <w:sdtContent>
              <w:del w:author="Anonymous" w:id="17" w:date="2026-09-24T05:24:15Z"/>
              <w:sdt>
                <w:sdtPr>
                  <w:id w:val="-2057910746"/>
                  <w:tag w:val="goog_rdk_1986"/>
                </w:sdtPr>
                <w:sdtContent>
                  <w:del w:author="Anonymous" w:id="17" w:date="2026-09-24T05:24:15Z">
                    <w:r w:rsidDel="00000000" w:rsidR="00000000" w:rsidRPr="00000000">
                      <w:rPr>
                        <w:rtl w:val="0"/>
                      </w:rPr>
                    </w:r>
                  </w:del>
                </w:sdtContent>
              </w:sdt>
              <w:del w:author="Anonymous" w:id="17" w:date="2026-09-24T05:24:15Z"/>
            </w:sdtContent>
          </w:sdt>
        </w:p>
      </w:sdtContent>
    </w:sdt>
    <w:sdt>
      <w:sdtPr>
        <w:id w:val="-525392740"/>
        <w:tag w:val="goog_rdk_1990"/>
      </w:sdtPr>
      <w:sdtContent>
        <w:p w:rsidR="00000000" w:rsidDel="00000000" w:rsidP="00000000" w:rsidRDefault="00000000" w:rsidRPr="00000000" w14:paraId="0000017E">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83923480"/>
              <w:tag w:val="goog_rdk_1988"/>
            </w:sdtPr>
            <w:sdtContent>
              <w:del w:author="Anonymous" w:id="17" w:date="2026-09-24T05:24:15Z"/>
              <w:sdt>
                <w:sdtPr>
                  <w:id w:val="-1953334650"/>
                  <w:tag w:val="goog_rdk_1989"/>
                </w:sdtPr>
                <w:sdtContent>
                  <w:del w:author="Anonymous" w:id="17" w:date="2026-09-24T05:24:15Z">
                    <w:r w:rsidDel="00000000" w:rsidR="00000000" w:rsidRPr="00000000">
                      <w:rPr>
                        <w:rtl w:val="0"/>
                      </w:rPr>
                    </w:r>
                  </w:del>
                </w:sdtContent>
              </w:sdt>
              <w:del w:author="Anonymous" w:id="17" w:date="2026-09-24T05:24:15Z"/>
            </w:sdtContent>
          </w:sdt>
        </w:p>
      </w:sdtContent>
    </w:sdt>
    <w:sdt>
      <w:sdtPr>
        <w:id w:val="-121524789"/>
        <w:tag w:val="goog_rdk_1993"/>
      </w:sdtPr>
      <w:sdtContent>
        <w:p w:rsidR="00000000" w:rsidDel="00000000" w:rsidP="00000000" w:rsidRDefault="00000000" w:rsidRPr="00000000" w14:paraId="0000017F">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8756001"/>
              <w:tag w:val="goog_rdk_1991"/>
            </w:sdtPr>
            <w:sdtContent>
              <w:del w:author="Anonymous" w:id="17" w:date="2026-09-24T05:24:15Z"/>
              <w:sdt>
                <w:sdtPr>
                  <w:id w:val="1463948982"/>
                  <w:tag w:val="goog_rdk_1992"/>
                </w:sdtPr>
                <w:sdtContent>
                  <w:del w:author="Anonymous" w:id="17" w:date="2026-09-24T05:24:15Z">
                    <w:r w:rsidDel="00000000" w:rsidR="00000000" w:rsidRPr="00000000">
                      <w:rPr>
                        <w:rtl w:val="0"/>
                      </w:rPr>
                    </w:r>
                  </w:del>
                </w:sdtContent>
              </w:sdt>
              <w:del w:author="Anonymous" w:id="17" w:date="2026-09-24T05:24:15Z"/>
            </w:sdtContent>
          </w:sdt>
        </w:p>
      </w:sdtContent>
    </w:sdt>
    <w:sdt>
      <w:sdtPr>
        <w:id w:val="-181610312"/>
        <w:tag w:val="goog_rdk_1996"/>
      </w:sdtPr>
      <w:sdtContent>
        <w:p w:rsidR="00000000" w:rsidDel="00000000" w:rsidP="00000000" w:rsidRDefault="00000000" w:rsidRPr="00000000" w14:paraId="00000180">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26420732"/>
              <w:tag w:val="goog_rdk_1994"/>
            </w:sdtPr>
            <w:sdtContent>
              <w:del w:author="Anonymous" w:id="17" w:date="2026-09-24T05:24:15Z"/>
              <w:sdt>
                <w:sdtPr>
                  <w:id w:val="1931323627"/>
                  <w:tag w:val="goog_rdk_1995"/>
                </w:sdtPr>
                <w:sdtContent>
                  <w:del w:author="Anonymous" w:id="17" w:date="2026-09-24T05:24:15Z">
                    <w:r w:rsidDel="00000000" w:rsidR="00000000" w:rsidRPr="00000000">
                      <w:rPr>
                        <w:rtl w:val="0"/>
                      </w:rPr>
                    </w:r>
                  </w:del>
                </w:sdtContent>
              </w:sdt>
              <w:del w:author="Anonymous" w:id="17" w:date="2026-09-24T05:24:15Z"/>
            </w:sdtContent>
          </w:sdt>
        </w:p>
      </w:sdtContent>
    </w:sdt>
    <w:sdt>
      <w:sdtPr>
        <w:id w:val="831055193"/>
        <w:tag w:val="goog_rdk_1999"/>
      </w:sdtPr>
      <w:sdtContent>
        <w:p w:rsidR="00000000" w:rsidDel="00000000" w:rsidP="00000000" w:rsidRDefault="00000000" w:rsidRPr="00000000" w14:paraId="0000018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Anonymous" w:id="17" w:date="2026-09-24T05:24:15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rPr>
              </w:rPrChange>
            </w:rPr>
            <w:pPrChange w:author="Kavinilavu" w:id="0" w:date="2026-09-24T05:18:57Z">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38589016"/>
              <w:tag w:val="goog_rdk_1997"/>
            </w:sdtPr>
            <w:sdtContent>
              <w:del w:author="Anonymous" w:id="17" w:date="2026-09-24T05:24:15Z"/>
              <w:sdt>
                <w:sdtPr>
                  <w:id w:val="2147091714"/>
                  <w:tag w:val="goog_rdk_1998"/>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Register Page</w:delText>
                    </w:r>
                  </w:del>
                </w:sdtContent>
              </w:sdt>
              <w:del w:author="Anonymous" w:id="17" w:date="2026-09-24T05:24:15Z"/>
            </w:sdtContent>
          </w:sdt>
        </w:p>
      </w:sdtContent>
    </w:sdt>
    <w:sdt>
      <w:sdtPr>
        <w:id w:val="-1050335008"/>
        <w:tag w:val="goog_rdk_2002"/>
      </w:sdtPr>
      <w:sdtContent>
        <w:p w:rsidR="00000000" w:rsidDel="00000000" w:rsidP="00000000" w:rsidRDefault="00000000" w:rsidRPr="00000000" w14:paraId="00000182">
          <w:pPr>
            <w:pStyle w:val="Heading1"/>
            <w:spacing w:line="259" w:lineRule="auto"/>
            <w:ind w:left="720" w:firstLine="0"/>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pPr>
            </w:pPrChange>
          </w:pPr>
          <w:sdt>
            <w:sdtPr>
              <w:id w:val="-1613054145"/>
              <w:tag w:val="goog_rdk_2000"/>
            </w:sdtPr>
            <w:sdtContent>
              <w:del w:author="Anonymous" w:id="17" w:date="2026-09-24T05:24:15Z"/>
              <w:sdt>
                <w:sdtPr>
                  <w:id w:val="1138120186"/>
                  <w:tag w:val="goog_rdk_2001"/>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Register Page: Allows new users to create an account to access personalized budget recommendations.</w:delText>
                    </w:r>
                  </w:del>
                </w:sdtContent>
              </w:sdt>
              <w:del w:author="Anonymous" w:id="17" w:date="2026-09-24T05:24:15Z"/>
            </w:sdtContent>
          </w:sdt>
        </w:p>
      </w:sdtContent>
    </w:sdt>
    <w:sdt>
      <w:sdtPr>
        <w:id w:val="-70878500"/>
        <w:tag w:val="goog_rdk_2012"/>
      </w:sdtPr>
      <w:sdtContent>
        <w:p w:rsidR="00000000" w:rsidDel="00000000" w:rsidP="00000000" w:rsidRDefault="00000000" w:rsidRPr="00000000" w14:paraId="00000183">
          <w:pPr>
            <w:pStyle w:val="Heading1"/>
            <w:spacing w:line="259" w:lineRule="auto"/>
            <w:rPr>
              <w:ins w:author="Baranee Tharan" w:id="122" w:date="2026-09-24T05:53:12Z"/>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rPr>
              </w:rPrChange>
            </w:rPr>
          </w:pPr>
          <w:sdt>
            <w:sdtPr>
              <w:id w:val="400106861"/>
              <w:tag w:val="goog_rdk_2005"/>
            </w:sdtPr>
            <w:sdtContent>
              <w:ins w:author="Abirami" w:id="121" w:date="2026-09-21T14:30:55Z">
                <w:sdt>
                  <w:sdtPr>
                    <w:id w:val="-213339177"/>
                    <w:tag w:val="goog_rdk_2006"/>
                  </w:sdtPr>
                  <w:sdtContent>
                    <w:del w:author="Anonymous" w:id="17" w:date="2026-09-24T05:24:15Z"/>
                  </w:sdtContent>
                </w:sdt>
              </w:ins>
              <w:sdt>
                <w:sdtPr>
                  <w:id w:val="1525985490"/>
                  <w:tag w:val="goog_rdk_2007"/>
                </w:sdtPr>
                <w:sdtContent>
                  <w:ins w:author="Abirami" w:id="121" w:date="2026-09-21T14:30:55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abirami</w:delText>
                      </w:r>
                    </w:del>
                  </w:ins>
                </w:sdtContent>
              </w:sdt>
              <w:ins w:author="Abirami" w:id="121" w:date="2026-09-21T14:30:55Z">
                <w:del w:author="Anonymous" w:id="17" w:date="2026-09-24T05:24:15Z"/>
              </w:ins>
            </w:sdtContent>
          </w:sdt>
          <w:sdt>
            <w:sdtPr>
              <w:id w:val="-370311253"/>
              <w:tag w:val="goog_rdk_2008"/>
            </w:sdtPr>
            <w:sdtContent>
              <w:del w:author="Anonymous" w:id="17" w:date="2026-09-24T05:24:15Z"/>
            </w:sdtContent>
          </w:sdt>
          <w:sdt>
            <w:sdtPr>
              <w:id w:val="-1805229300"/>
              <w:tag w:val="goog_rdk_2009"/>
            </w:sdtPr>
            <w:sdtContent>
              <w:ins w:author="Baranee Tharan" w:id="122" w:date="2026-09-24T05:53:12Z">
                <w:sdt>
                  <w:sdtPr>
                    <w:id w:val="1995410824"/>
                    <w:tag w:val="goog_rdk_2010"/>
                  </w:sdtPr>
                  <w:sdtContent>
                    <w:del w:author="Anonymous" w:id="17" w:date="2026-09-24T05:24:15Z"/>
                  </w:sdtContent>
                </w:sdt>
              </w:ins>
              <w:sdt>
                <w:sdtPr>
                  <w:id w:val="-905938057"/>
                  <w:tag w:val="goog_rdk_2011"/>
                </w:sdtPr>
                <w:sdtContent>
                  <w:ins w:author="Baranee Tharan" w:id="122" w:date="2026-09-24T05:53:12Z">
                    <w:del w:author="Anonymous" w:id="17" w:date="2026-09-24T05:24:15Z">
                      <w:r w:rsidDel="00000000" w:rsidR="00000000" w:rsidRPr="00000000">
                        <w:rPr>
                          <w:rtl w:val="0"/>
                        </w:rPr>
                      </w:r>
                    </w:del>
                  </w:ins>
                </w:sdtContent>
              </w:sdt>
              <w:ins w:author="Baranee Tharan" w:id="122" w:date="2026-09-24T05:53:12Z">
                <w:del w:author="Anonymous" w:id="17" w:date="2026-09-24T05:24:15Z">
                  <w:bookmarkStart w:colFirst="0" w:colLast="0" w:name="_heading=h.ymtydap3njf7" w:id="34"/>
                  <w:bookmarkEnd w:id="34"/>
                </w:del>
              </w:ins>
            </w:sdtContent>
          </w:sdt>
        </w:p>
      </w:sdtContent>
    </w:sdt>
    <w:sdt>
      <w:sdtPr>
        <w:id w:val="-1044278365"/>
        <w:tag w:val="goog_rdk_2016"/>
      </w:sdtPr>
      <w:sdtContent>
        <w:p w:rsidR="00000000" w:rsidDel="00000000" w:rsidP="00000000" w:rsidRDefault="00000000" w:rsidRPr="00000000" w14:paraId="00000184">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Baranee Tharan" w:id="0" w:date="2026-09-24T05:53:12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57381417"/>
              <w:tag w:val="goog_rdk_2014"/>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638800" cy="8073707"/>
                      <wp:effectExtent b="0" l="0" r="0" t="0"/>
                      <wp:docPr id="157"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638800" cy="8073707"/>
                              </a:xfrm>
                              <a:prstGeom prst="rect"/>
                              <a:ln/>
                            </pic:spPr>
                          </pic:pic>
                        </a:graphicData>
                      </a:graphic>
                    </wp:inline>
                  </w:drawing>
                </w:r>
              </w:del>
              <w:sdt>
                <w:sdtPr>
                  <w:id w:val="1500054503"/>
                  <w:tag w:val="goog_rdk_2015"/>
                </w:sdtPr>
                <w:sdtContent>
                  <w:del w:author="Anonymous" w:id="17" w:date="2026-09-24T05:24:15Z">
                    <w:r w:rsidDel="00000000" w:rsidR="00000000" w:rsidRPr="00000000">
                      <w:rPr>
                        <w:rtl w:val="0"/>
                      </w:rPr>
                    </w:r>
                  </w:del>
                </w:sdtContent>
              </w:sdt>
              <w:del w:author="Anonymous" w:id="17" w:date="2026-09-24T05:24:15Z"/>
            </w:sdtContent>
          </w:sdt>
        </w:p>
      </w:sdtContent>
    </w:sdt>
    <w:sdt>
      <w:sdtPr>
        <w:id w:val="1642262809"/>
        <w:tag w:val="goog_rdk_2019"/>
      </w:sdtPr>
      <w:sdtContent>
        <w:p w:rsidR="00000000" w:rsidDel="00000000" w:rsidP="00000000" w:rsidRDefault="00000000" w:rsidRPr="00000000" w14:paraId="00000185">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84090510"/>
              <w:tag w:val="goog_rdk_2017"/>
            </w:sdtPr>
            <w:sdtContent>
              <w:del w:author="Anonymous" w:id="17" w:date="2026-09-24T05:24:15Z"/>
              <w:sdt>
                <w:sdtPr>
                  <w:id w:val="302797380"/>
                  <w:tag w:val="goog_rdk_2018"/>
                </w:sdtPr>
                <w:sdtContent>
                  <w:del w:author="Anonymous" w:id="17" w:date="2026-09-24T05:24:15Z">
                    <w:r w:rsidDel="00000000" w:rsidR="00000000" w:rsidRPr="00000000">
                      <w:rPr>
                        <w:rtl w:val="0"/>
                      </w:rPr>
                    </w:r>
                  </w:del>
                </w:sdtContent>
              </w:sdt>
              <w:del w:author="Anonymous" w:id="17" w:date="2026-09-24T05:24:15Z"/>
            </w:sdtContent>
          </w:sdt>
        </w:p>
      </w:sdtContent>
    </w:sdt>
    <w:sdt>
      <w:sdtPr>
        <w:id w:val="880239051"/>
        <w:tag w:val="goog_rdk_2025"/>
      </w:sdtPr>
      <w:sdtContent>
        <w:p w:rsidR="00000000" w:rsidDel="00000000" w:rsidP="00000000" w:rsidRDefault="00000000" w:rsidRPr="00000000" w14:paraId="000001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Anonymous" w:id="17" w:date="2026-09-24T05:24:15Z"/>
              <w:rFonts w:ascii="Cambria" w:cs="Cambria" w:eastAsia="Cambria" w:hAnsi="Cambria"/>
              <w:b w:val="1"/>
              <w:bCs w:val="1"/>
              <w:i w:val="1"/>
              <w:iCs w:val="1"/>
              <w:smallCaps w:val="0"/>
              <w:strike w:val="0"/>
              <w:color w:val="000000"/>
              <w:sz w:val="24"/>
              <w:szCs w:val="24"/>
              <w:shd w:fill="auto" w:val="clear"/>
              <w:vertAlign w:val="baseline"/>
              <w:rPrChange w:author="Kavinilavu" w:id="44" w:date="2026-09-24T05:18:57Z">
                <w:rPr>
                  <w:rFonts w:ascii="Cambria" w:cs="Cambria" w:eastAsia="Cambria" w:hAnsi="Cambria"/>
                  <w:b w:val="1"/>
                  <w:bCs w:val="1"/>
                  <w:i w:val="0"/>
                  <w:iCs w:val="0"/>
                  <w:smallCaps w:val="0"/>
                  <w:strike w:val="0"/>
                  <w:color w:val="000000"/>
                  <w:sz w:val="24"/>
                  <w:szCs w:val="24"/>
                  <w:shd w:fill="auto" w:val="clear"/>
                  <w:vertAlign w:val="baseline"/>
                </w:rPr>
              </w:rPrChange>
            </w:rPr>
            <w:pPrChange w:author="Kavinilavu" w:id="0" w:date="2026-09-24T05:18:57Z">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435745809"/>
              <w:tag w:val="goog_rdk_2020"/>
            </w:sdtPr>
            <w:sdtContent>
              <w:del w:author="Anonymous" w:id="17" w:date="2026-09-24T05:24:15Z"/>
              <w:sdt>
                <w:sdtPr>
                  <w:id w:val="-489953639"/>
                  <w:tag w:val="goog_rdk_2021"/>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L</w:delText>
                    </w:r>
                  </w:del>
                </w:sdtContent>
              </w:sdt>
              <w:del w:author="Anonymous" w:id="17" w:date="2026-09-24T05:24:15Z">
                <w:sdt>
                  <w:sdtPr>
                    <w:id w:val="-477251417"/>
                    <w:tag w:val="goog_rdk_2022"/>
                  </w:sdtPr>
                  <w:sdtContent>
                    <w:commentRangeStart w:id="1"/>
                  </w:sdtContent>
                </w:sdt>
                <w:sdt>
                  <w:sdtPr>
                    <w:id w:val="1851374750"/>
                    <w:tag w:val="goog_rdk_202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ogin Page</w:delText>
                    </w:r>
                  </w:sdtContent>
                </w:sdt>
                <w:commentRangeEnd w:id="1"/>
                <w:r w:rsidDel="00000000" w:rsidR="00000000" w:rsidRPr="00000000">
                  <w:commentReference w:id="1"/>
                </w:r>
                <w:sdt>
                  <w:sdtPr>
                    <w:id w:val="-1197582253"/>
                    <w:tag w:val="goog_rdk_2024"/>
                  </w:sdtPr>
                  <w:sdtContent>
                    <w:r w:rsidDel="00000000" w:rsidR="00000000" w:rsidRPr="00000000">
                      <w:rPr>
                        <w:rtl w:val="0"/>
                      </w:rPr>
                    </w:r>
                  </w:sdtContent>
                </w:sdt>
              </w:del>
            </w:sdtContent>
          </w:sdt>
        </w:p>
      </w:sdtContent>
    </w:sdt>
    <w:sdt>
      <w:sdtPr>
        <w:id w:val="-1757717308"/>
        <w:tag w:val="goog_rdk_2032"/>
      </w:sdtPr>
      <w:sdtContent>
        <w:p w:rsidR="00000000" w:rsidDel="00000000" w:rsidP="00000000" w:rsidRDefault="00000000" w:rsidRPr="00000000" w14:paraId="00000187">
          <w:pPr>
            <w:pStyle w:val="Heading1"/>
            <w:ind w:left="720" w:firstLine="0"/>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b w:val="1"/>
                  <w:bCs w:val="1"/>
                  <w:sz w:val="24"/>
                  <w:szCs w:val="24"/>
                </w:rPr>
              </w:rPrChange>
            </w:rPr>
            <w:pPrChange w:author="Gayathri" w:id="0" w:date="2026-09-24T05:13:41Z">
              <w:pPr>
                <w:spacing w:after="0" w:lineRule="auto"/>
                <w:ind w:left="720" w:firstLine="0"/>
              </w:pPr>
            </w:pPrChange>
          </w:pPr>
          <w:sdt>
            <w:sdtPr>
              <w:id w:val="2006086673"/>
              <w:tag w:val="goog_rdk_2026"/>
            </w:sdtPr>
            <w:sdtContent>
              <w:del w:author="Anonymous" w:id="17" w:date="2026-09-24T05:24:15Z"/>
              <w:sdt>
                <w:sdtPr>
                  <w:id w:val="1774085363"/>
                  <w:tag w:val="goog_rdk_2027"/>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Login Page: Authenticates existing users to access their dashboard and saved data.</w:delText>
                      <w:br w:type="textWrapping"/>
                    </w:r>
                  </w:del>
                </w:sdtContent>
              </w:sdt>
              <w:del w:author="Anonymous" w:id="17" w:date="2026-09-24T05:24:15Z"/>
            </w:sdtContent>
          </w:sdt>
          <w:sdt>
            <w:sdtPr>
              <w:id w:val="-1263866369"/>
              <w:tag w:val="goog_rdk_2028"/>
            </w:sdtPr>
            <w:sdtContent>
              <w:ins w:author="Prem" w:id="124" w:date="2026-09-23T14:52:26Z">
                <w:sdt>
                  <w:sdtPr>
                    <w:id w:val="1653596032"/>
                    <w:tag w:val="goog_rdk_2029"/>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rPr>
                          </w:rPrChange>
                        </w:rPr>
                        <w:drawing>
                          <wp:inline distB="114300" distT="114300" distL="114300" distR="114300">
                            <wp:extent cx="5043488" cy="6959822"/>
                            <wp:effectExtent b="0" l="0" r="0" t="0"/>
                            <wp:docPr id="270" name="image4.png"/>
                            <a:graphic>
                              <a:graphicData uri="http://schemas.openxmlformats.org/drawingml/2006/picture">
                                <pic:pic>
                                  <pic:nvPicPr>
                                    <pic:cNvPr id="0" name="image4.png"/>
                                    <pic:cNvPicPr preferRelativeResize="0"/>
                                  </pic:nvPicPr>
                                  <pic:blipFill>
                                    <a:blip r:embed="rId54"/>
                                    <a:srcRect b="-4104" l="-1132" r="1132" t="4104"/>
                                    <a:stretch>
                                      <a:fillRect/>
                                    </a:stretch>
                                  </pic:blipFill>
                                  <pic:spPr>
                                    <a:xfrm>
                                      <a:off x="0" y="0"/>
                                      <a:ext cx="5043488" cy="6959822"/>
                                    </a:xfrm>
                                    <a:prstGeom prst="rect"/>
                                    <a:ln/>
                                  </pic:spPr>
                                </pic:pic>
                              </a:graphicData>
                            </a:graphic>
                          </wp:inline>
                        </w:drawing>
                      </w:r>
                    </w:del>
                  </w:sdtContent>
                </w:sdt>
              </w:ins>
            </w:sdtContent>
          </w:sdt>
          <w:sdt>
            <w:sdtPr>
              <w:id w:val="1038319306"/>
              <w:tag w:val="goog_rdk_2030"/>
            </w:sdtPr>
            <w:sdtContent>
              <w:del w:author="Anonymous" w:id="17" w:date="2026-09-24T05:24:15Z"/>
              <w:sdt>
                <w:sdtPr>
                  <w:id w:val="1263245548"/>
                  <w:tag w:val="goog_rdk_2031"/>
                </w:sdtPr>
                <w:sdtContent>
                  <w:del w:author="Anonymous" w:id="17" w:date="2026-09-24T05:24:15Z">
                    <w:r w:rsidDel="00000000" w:rsidR="00000000" w:rsidRPr="00000000">
                      <w:rPr>
                        <w:rtl w:val="0"/>
                      </w:rPr>
                    </w:r>
                  </w:del>
                </w:sdtContent>
              </w:sdt>
              <w:del w:author="Anonymous" w:id="17" w:date="2026-09-24T05:24:15Z"/>
            </w:sdtContent>
          </w:sdt>
        </w:p>
      </w:sdtContent>
    </w:sdt>
    <w:sdt>
      <w:sdtPr>
        <w:id w:val="668960897"/>
        <w:tag w:val="goog_rdk_2040"/>
      </w:sdtPr>
      <w:sdtContent>
        <w:p w:rsidR="00000000" w:rsidDel="00000000" w:rsidP="00000000" w:rsidRDefault="00000000" w:rsidRPr="00000000" w14:paraId="00000188">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15772881"/>
              <w:tag w:val="goog_rdk_2035"/>
            </w:sdtPr>
            <w:sdtContent>
              <w:ins w:author="Karthikeyan S" w:id="125" w:date="2026-09-22T15:16:01Z">
                <w:sdt>
                  <w:sdtPr>
                    <w:id w:val="-1930363537"/>
                    <w:tag w:val="goog_rdk_2036"/>
                  </w:sdtPr>
                  <w:sdtContent>
                    <w:del w:author="Anonymous" w:id="17" w:date="2026-09-24T05:24:15Z"/>
                  </w:sdtContent>
                </w:sdt>
              </w:ins>
              <w:sdt>
                <w:sdtPr>
                  <w:id w:val="-1862241526"/>
                  <w:tag w:val="goog_rdk_2037"/>
                </w:sdtPr>
                <w:sdtContent>
                  <w:ins w:author="Karthikeyan S" w:id="125" w:date="2026-09-22T15:16:01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kkkkkkkkkk</w:delText>
                      </w:r>
                    </w:del>
                  </w:ins>
                </w:sdtContent>
              </w:sdt>
              <w:ins w:author="Karthikeyan S" w:id="125" w:date="2026-09-22T15:16:01Z">
                <w:del w:author="Anonymous" w:id="17" w:date="2026-09-24T05:24:15Z"/>
              </w:ins>
            </w:sdtContent>
          </w:sdt>
          <w:sdt>
            <w:sdtPr>
              <w:id w:val="-1622839063"/>
              <w:tag w:val="goog_rdk_2038"/>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038725" cy="6953250"/>
                      <wp:effectExtent b="0" l="0" r="0" t="0"/>
                      <wp:docPr id="158"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5038725" cy="6953250"/>
                              </a:xfrm>
                              <a:prstGeom prst="rect"/>
                              <a:ln/>
                            </pic:spPr>
                          </pic:pic>
                        </a:graphicData>
                      </a:graphic>
                    </wp:inline>
                  </w:drawing>
                </w:r>
              </w:del>
              <w:sdt>
                <w:sdtPr>
                  <w:id w:val="2049349253"/>
                  <w:tag w:val="goog_rdk_2039"/>
                </w:sdtPr>
                <w:sdtContent>
                  <w:del w:author="Anonymous" w:id="17" w:date="2026-09-24T05:24:15Z">
                    <w:r w:rsidDel="00000000" w:rsidR="00000000" w:rsidRPr="00000000">
                      <w:rPr>
                        <w:rtl w:val="0"/>
                      </w:rPr>
                    </w:r>
                  </w:del>
                </w:sdtContent>
              </w:sdt>
              <w:del w:author="Anonymous" w:id="17" w:date="2026-09-24T05:24:15Z"/>
            </w:sdtContent>
          </w:sdt>
        </w:p>
      </w:sdtContent>
    </w:sdt>
    <w:sdt>
      <w:sdtPr>
        <w:id w:val="-943861208"/>
        <w:tag w:val="goog_rdk_2043"/>
      </w:sdtPr>
      <w:sdtContent>
        <w:p w:rsidR="00000000" w:rsidDel="00000000" w:rsidP="00000000" w:rsidRDefault="00000000" w:rsidRPr="00000000" w14:paraId="00000189">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33170871"/>
              <w:tag w:val="goog_rdk_2041"/>
            </w:sdtPr>
            <w:sdtContent>
              <w:del w:author="Anonymous" w:id="17" w:date="2026-09-24T05:24:15Z"/>
              <w:sdt>
                <w:sdtPr>
                  <w:id w:val="-1163574391"/>
                  <w:tag w:val="goog_rdk_2042"/>
                </w:sdtPr>
                <w:sdtContent>
                  <w:del w:author="Anonymous" w:id="17" w:date="2026-09-24T05:24:15Z">
                    <w:r w:rsidDel="00000000" w:rsidR="00000000" w:rsidRPr="00000000">
                      <w:rPr>
                        <w:rtl w:val="0"/>
                      </w:rPr>
                    </w:r>
                  </w:del>
                </w:sdtContent>
              </w:sdt>
              <w:del w:author="Anonymous" w:id="17" w:date="2026-09-24T05:24:15Z"/>
            </w:sdtContent>
          </w:sdt>
        </w:p>
      </w:sdtContent>
    </w:sdt>
    <w:sdt>
      <w:sdtPr>
        <w:id w:val="167620603"/>
        <w:tag w:val="goog_rdk_2046"/>
      </w:sdtPr>
      <w:sdtContent>
        <w:p w:rsidR="00000000" w:rsidDel="00000000" w:rsidP="00000000" w:rsidRDefault="00000000" w:rsidRPr="00000000" w14:paraId="0000018A">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61224520"/>
              <w:tag w:val="goog_rdk_2044"/>
            </w:sdtPr>
            <w:sdtContent>
              <w:del w:author="Anonymous" w:id="17" w:date="2026-09-24T05:24:15Z"/>
              <w:sdt>
                <w:sdtPr>
                  <w:id w:val="-929496233"/>
                  <w:tag w:val="goog_rdk_2045"/>
                </w:sdtPr>
                <w:sdtContent>
                  <w:del w:author="Anonymous" w:id="17" w:date="2026-09-24T05:24:15Z">
                    <w:r w:rsidDel="00000000" w:rsidR="00000000" w:rsidRPr="00000000">
                      <w:rPr>
                        <w:rtl w:val="0"/>
                      </w:rPr>
                    </w:r>
                  </w:del>
                </w:sdtContent>
              </w:sdt>
              <w:del w:author="Anonymous" w:id="17" w:date="2026-09-24T05:24:15Z"/>
            </w:sdtContent>
          </w:sdt>
        </w:p>
      </w:sdtContent>
    </w:sdt>
    <w:sdt>
      <w:sdtPr>
        <w:id w:val="-1866660518"/>
        <w:tag w:val="goog_rdk_2049"/>
      </w:sdtPr>
      <w:sdtContent>
        <w:p w:rsidR="00000000" w:rsidDel="00000000" w:rsidP="00000000" w:rsidRDefault="00000000" w:rsidRPr="00000000" w14:paraId="0000018B">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42371479"/>
              <w:tag w:val="goog_rdk_2047"/>
            </w:sdtPr>
            <w:sdtContent>
              <w:del w:author="Anonymous" w:id="17" w:date="2026-09-24T05:24:15Z"/>
              <w:sdt>
                <w:sdtPr>
                  <w:id w:val="-1450748657"/>
                  <w:tag w:val="goog_rdk_2048"/>
                </w:sdtPr>
                <w:sdtContent>
                  <w:del w:author="Anonymous" w:id="17" w:date="2026-09-24T05:24:15Z">
                    <w:r w:rsidDel="00000000" w:rsidR="00000000" w:rsidRPr="00000000">
                      <w:rPr>
                        <w:rtl w:val="0"/>
                      </w:rPr>
                    </w:r>
                  </w:del>
                </w:sdtContent>
              </w:sdt>
              <w:del w:author="Anonymous" w:id="17" w:date="2026-09-24T05:24:15Z"/>
            </w:sdtContent>
          </w:sdt>
        </w:p>
      </w:sdtContent>
    </w:sdt>
    <w:sdt>
      <w:sdtPr>
        <w:id w:val="634926872"/>
        <w:tag w:val="goog_rdk_2052"/>
      </w:sdtPr>
      <w:sdtContent>
        <w:p w:rsidR="00000000" w:rsidDel="00000000" w:rsidP="00000000" w:rsidRDefault="00000000" w:rsidRPr="00000000" w14:paraId="0000018C">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33550109"/>
              <w:tag w:val="goog_rdk_2050"/>
            </w:sdtPr>
            <w:sdtContent>
              <w:del w:author="Anonymous" w:id="17" w:date="2026-09-24T05:24:15Z"/>
              <w:sdt>
                <w:sdtPr>
                  <w:id w:val="437712979"/>
                  <w:tag w:val="goog_rdk_2051"/>
                </w:sdtPr>
                <w:sdtContent>
                  <w:del w:author="Anonymous" w:id="17" w:date="2026-09-24T05:24:15Z">
                    <w:r w:rsidDel="00000000" w:rsidR="00000000" w:rsidRPr="00000000">
                      <w:rPr>
                        <w:rtl w:val="0"/>
                      </w:rPr>
                    </w:r>
                  </w:del>
                </w:sdtContent>
              </w:sdt>
              <w:del w:author="Anonymous" w:id="17" w:date="2026-09-24T05:24:15Z"/>
            </w:sdtContent>
          </w:sdt>
        </w:p>
      </w:sdtContent>
    </w:sdt>
    <w:sdt>
      <w:sdtPr>
        <w:id w:val="-1818216850"/>
        <w:tag w:val="goog_rdk_2055"/>
      </w:sdtPr>
      <w:sdtContent>
        <w:p w:rsidR="00000000" w:rsidDel="00000000" w:rsidP="00000000" w:rsidRDefault="00000000" w:rsidRPr="00000000" w14:paraId="0000018D">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92851349"/>
              <w:tag w:val="goog_rdk_2053"/>
            </w:sdtPr>
            <w:sdtContent>
              <w:del w:author="Anonymous" w:id="17" w:date="2026-09-24T05:24:15Z"/>
              <w:sdt>
                <w:sdtPr>
                  <w:id w:val="-1628032676"/>
                  <w:tag w:val="goog_rdk_2054"/>
                </w:sdtPr>
                <w:sdtContent>
                  <w:del w:author="Anonymous" w:id="17" w:date="2026-09-24T05:24:15Z">
                    <w:r w:rsidDel="00000000" w:rsidR="00000000" w:rsidRPr="00000000">
                      <w:rPr>
                        <w:rtl w:val="0"/>
                      </w:rPr>
                    </w:r>
                  </w:del>
                </w:sdtContent>
              </w:sdt>
              <w:del w:author="Anonymous" w:id="17" w:date="2026-09-24T05:24:15Z"/>
            </w:sdtContent>
          </w:sdt>
        </w:p>
      </w:sdtContent>
    </w:sdt>
    <w:sdt>
      <w:sdtPr>
        <w:id w:val="-191521289"/>
        <w:tag w:val="goog_rdk_2058"/>
      </w:sdtPr>
      <w:sdtContent>
        <w:p w:rsidR="00000000" w:rsidDel="00000000" w:rsidP="00000000" w:rsidRDefault="00000000" w:rsidRPr="00000000" w14:paraId="0000018E">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89647632"/>
              <w:tag w:val="goog_rdk_2056"/>
            </w:sdtPr>
            <w:sdtContent>
              <w:del w:author="Anonymous" w:id="17" w:date="2026-09-24T05:24:15Z"/>
              <w:sdt>
                <w:sdtPr>
                  <w:id w:val="496311680"/>
                  <w:tag w:val="goog_rdk_2057"/>
                </w:sdtPr>
                <w:sdtContent>
                  <w:del w:author="Anonymous" w:id="17" w:date="2026-09-24T05:24:15Z">
                    <w:r w:rsidDel="00000000" w:rsidR="00000000" w:rsidRPr="00000000">
                      <w:rPr>
                        <w:rtl w:val="0"/>
                      </w:rPr>
                    </w:r>
                  </w:del>
                </w:sdtContent>
              </w:sdt>
              <w:del w:author="Anonymous" w:id="17" w:date="2026-09-24T05:24:15Z"/>
            </w:sdtContent>
          </w:sdt>
        </w:p>
      </w:sdtContent>
    </w:sdt>
    <w:sdt>
      <w:sdtPr>
        <w:id w:val="-809836869"/>
        <w:tag w:val="goog_rdk_2061"/>
      </w:sdtPr>
      <w:sdtContent>
        <w:p w:rsidR="00000000" w:rsidDel="00000000" w:rsidP="00000000" w:rsidRDefault="00000000" w:rsidRPr="00000000" w14:paraId="0000018F">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7442124"/>
              <w:tag w:val="goog_rdk_2059"/>
            </w:sdtPr>
            <w:sdtContent>
              <w:del w:author="Anonymous" w:id="17" w:date="2026-09-24T05:24:15Z"/>
              <w:sdt>
                <w:sdtPr>
                  <w:id w:val="-47834996"/>
                  <w:tag w:val="goog_rdk_2060"/>
                </w:sdtPr>
                <w:sdtContent>
                  <w:del w:author="Anonymous" w:id="17" w:date="2026-09-24T05:24:15Z">
                    <w:r w:rsidDel="00000000" w:rsidR="00000000" w:rsidRPr="00000000">
                      <w:rPr>
                        <w:rtl w:val="0"/>
                      </w:rPr>
                    </w:r>
                  </w:del>
                </w:sdtContent>
              </w:sdt>
              <w:del w:author="Anonymous" w:id="17" w:date="2026-09-24T05:24:15Z"/>
            </w:sdtContent>
          </w:sdt>
        </w:p>
      </w:sdtContent>
    </w:sdt>
    <w:sdt>
      <w:sdtPr>
        <w:id w:val="-1219527730"/>
        <w:tag w:val="goog_rdk_2064"/>
      </w:sdtPr>
      <w:sdtContent>
        <w:p w:rsidR="00000000" w:rsidDel="00000000" w:rsidP="00000000" w:rsidRDefault="00000000" w:rsidRPr="00000000" w14:paraId="00000190">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17570925"/>
              <w:tag w:val="goog_rdk_2062"/>
            </w:sdtPr>
            <w:sdtContent>
              <w:del w:author="Anonymous" w:id="17" w:date="2026-09-24T05:24:15Z"/>
              <w:sdt>
                <w:sdtPr>
                  <w:id w:val="-1399443494"/>
                  <w:tag w:val="goog_rdk_2063"/>
                </w:sdtPr>
                <w:sdtContent>
                  <w:del w:author="Anonymous" w:id="17" w:date="2026-09-24T05:24:15Z">
                    <w:r w:rsidDel="00000000" w:rsidR="00000000" w:rsidRPr="00000000">
                      <w:rPr>
                        <w:rtl w:val="0"/>
                      </w:rPr>
                    </w:r>
                  </w:del>
                </w:sdtContent>
              </w:sdt>
              <w:del w:author="Anonymous" w:id="17" w:date="2026-09-24T05:24:15Z"/>
            </w:sdtContent>
          </w:sdt>
        </w:p>
      </w:sdtContent>
    </w:sdt>
    <w:sdt>
      <w:sdtPr>
        <w:id w:val="1208375307"/>
        <w:tag w:val="goog_rdk_2067"/>
      </w:sdtPr>
      <w:sdtContent>
        <w:p w:rsidR="00000000" w:rsidDel="00000000" w:rsidP="00000000" w:rsidRDefault="00000000" w:rsidRPr="00000000" w14:paraId="00000191">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38326875"/>
              <w:tag w:val="goog_rdk_2065"/>
            </w:sdtPr>
            <w:sdtContent>
              <w:del w:author="Anonymous" w:id="17" w:date="2026-09-24T05:24:15Z"/>
              <w:sdt>
                <w:sdtPr>
                  <w:id w:val="-1905285278"/>
                  <w:tag w:val="goog_rdk_2066"/>
                </w:sdtPr>
                <w:sdtContent>
                  <w:del w:author="Anonymous" w:id="17" w:date="2026-09-24T05:24:15Z">
                    <w:r w:rsidDel="00000000" w:rsidR="00000000" w:rsidRPr="00000000">
                      <w:rPr>
                        <w:rtl w:val="0"/>
                      </w:rPr>
                    </w:r>
                  </w:del>
                </w:sdtContent>
              </w:sdt>
              <w:del w:author="Anonymous" w:id="17" w:date="2026-09-24T05:24:15Z"/>
            </w:sdtContent>
          </w:sdt>
        </w:p>
      </w:sdtContent>
    </w:sdt>
    <w:sdt>
      <w:sdtPr>
        <w:id w:val="1460212055"/>
        <w:tag w:val="goog_rdk_2070"/>
      </w:sdtPr>
      <w:sdtContent>
        <w:p w:rsidR="00000000" w:rsidDel="00000000" w:rsidP="00000000" w:rsidRDefault="00000000" w:rsidRPr="00000000" w14:paraId="00000192">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751744006"/>
              <w:tag w:val="goog_rdk_2068"/>
            </w:sdtPr>
            <w:sdtContent>
              <w:del w:author="Anonymous" w:id="17" w:date="2026-09-24T05:24:15Z"/>
              <w:sdt>
                <w:sdtPr>
                  <w:id w:val="-1210544332"/>
                  <w:tag w:val="goog_rdk_2069"/>
                </w:sdtPr>
                <w:sdtContent>
                  <w:del w:author="Anonymous" w:id="17" w:date="2026-09-24T05:24:15Z">
                    <w:r w:rsidDel="00000000" w:rsidR="00000000" w:rsidRPr="00000000">
                      <w:rPr>
                        <w:rtl w:val="0"/>
                      </w:rPr>
                    </w:r>
                  </w:del>
                </w:sdtContent>
              </w:sdt>
              <w:del w:author="Anonymous" w:id="17" w:date="2026-09-24T05:24:15Z"/>
            </w:sdtContent>
          </w:sdt>
        </w:p>
      </w:sdtContent>
    </w:sdt>
    <w:sdt>
      <w:sdtPr>
        <w:id w:val="-3538393"/>
        <w:tag w:val="goog_rdk_2074"/>
      </w:sdtPr>
      <w:sdtContent>
        <w:p w:rsidR="00000000" w:rsidDel="00000000" w:rsidP="00000000" w:rsidRDefault="00000000" w:rsidRPr="00000000" w14:paraId="000001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Anonymous" w:id="17" w:date="2026-09-24T05:24:15Z"/>
              <w:rFonts w:ascii="Cambria" w:cs="Cambria" w:eastAsia="Cambria" w:hAnsi="Cambria"/>
              <w:b w:val="1"/>
              <w:bCs w:val="1"/>
              <w:i w:val="1"/>
              <w:iCs w:val="1"/>
              <w:sz w:val="24"/>
              <w:szCs w:val="24"/>
              <w:rPrChange w:author="Kavinilavu" w:id="44"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444804599"/>
              <w:tag w:val="goog_rdk_2071"/>
            </w:sdtPr>
            <w:sdtContent>
              <w:del w:author="Anonymous" w:id="17" w:date="2026-09-24T05:24:15Z"/>
              <w:sdt>
                <w:sdtPr>
                  <w:id w:val="-1541446057"/>
                  <w:tag w:val="goog_rdk_2072"/>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User Dashboard</w:delText>
                    </w:r>
                  </w:del>
                </w:sdtContent>
              </w:sdt>
              <w:del w:author="Anonymous" w:id="17" w:date="2026-09-24T05:24:15Z">
                <w:sdt>
                  <w:sdtPr>
                    <w:id w:val="929801277"/>
                    <w:tag w:val="goog_rdk_2073"/>
                  </w:sdtPr>
                  <w:sdtContent>
                    <w:r w:rsidDel="00000000" w:rsidR="00000000" w:rsidRPr="00000000">
                      <w:rPr>
                        <w:rtl w:val="0"/>
                      </w:rPr>
                    </w:r>
                  </w:sdtContent>
                </w:sdt>
              </w:del>
            </w:sdtContent>
          </w:sdt>
        </w:p>
      </w:sdtContent>
    </w:sdt>
    <w:sdt>
      <w:sdtPr>
        <w:id w:val="1571835212"/>
        <w:tag w:val="goog_rdk_2077"/>
      </w:sdtPr>
      <w:sdtContent>
        <w:p w:rsidR="00000000" w:rsidDel="00000000" w:rsidP="00000000" w:rsidRDefault="00000000" w:rsidRPr="00000000" w14:paraId="00000194">
          <w:pPr>
            <w:pStyle w:val="Heading1"/>
            <w:spacing w:line="259" w:lineRule="auto"/>
            <w:ind w:left="720" w:firstLine="0"/>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pPr>
            </w:pPrChange>
          </w:pPr>
          <w:sdt>
            <w:sdtPr>
              <w:id w:val="-91762524"/>
              <w:tag w:val="goog_rdk_2075"/>
            </w:sdtPr>
            <w:sdtContent>
              <w:del w:author="Anonymous" w:id="17" w:date="2026-09-24T05:24:15Z"/>
              <w:sdt>
                <w:sdtPr>
                  <w:id w:val="721716250"/>
                  <w:tag w:val="goog_rdk_2076"/>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User Dashboard: Displays recent recommendations, saved queries, and personalized insights for the logged-in user.</w:delText>
                    </w:r>
                  </w:del>
                </w:sdtContent>
              </w:sdt>
              <w:del w:author="Anonymous" w:id="17" w:date="2026-09-24T05:24:15Z"/>
            </w:sdtContent>
          </w:sdt>
        </w:p>
      </w:sdtContent>
    </w:sdt>
    <w:sdt>
      <w:sdtPr>
        <w:id w:val="485641445"/>
        <w:tag w:val="goog_rdk_2081"/>
      </w:sdtPr>
      <w:sdtContent>
        <w:p w:rsidR="00000000" w:rsidDel="00000000" w:rsidP="00000000" w:rsidRDefault="00000000" w:rsidRPr="00000000" w14:paraId="00000195">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34716927"/>
              <w:tag w:val="goog_rdk_2078"/>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731200" cy="3619500"/>
                      <wp:effectExtent b="0" l="0" r="0" t="0"/>
                      <wp:docPr id="159"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5731200" cy="3619500"/>
                              </a:xfrm>
                              <a:prstGeom prst="rect"/>
                              <a:ln/>
                            </pic:spPr>
                          </pic:pic>
                        </a:graphicData>
                      </a:graphic>
                    </wp:inline>
                  </w:drawing>
                </w:r>
              </w:del>
              <w:sdt>
                <w:sdtPr>
                  <w:id w:val="-839770006"/>
                  <w:tag w:val="goog_rdk_2079"/>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0"/>
                            <w:bCs w:val="0"/>
                            <w:i w:val="0"/>
                            <w:iCs w:val="0"/>
                            <w:smallCaps w:val="0"/>
                            <w:strike w:val="0"/>
                            <w:color w:val="000000"/>
                            <w:sz w:val="24"/>
                            <w:szCs w:val="24"/>
                            <w:u w:val="none"/>
                            <w:shd w:fill="auto" w:val="clear"/>
                            <w:vertAlign w:val="baseline"/>
                          </w:rPr>
                        </w:rPrChange>
                      </w:rPr>
                      <w:br w:type="textWrapping"/>
                    </w:r>
                  </w:del>
                </w:sdtContent>
              </w:sd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776913" cy="1981200"/>
                      <wp:effectExtent b="0" l="0" r="0" t="0"/>
                      <wp:docPr id="161"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5776913" cy="1981200"/>
                              </a:xfrm>
                              <a:prstGeom prst="rect"/>
                              <a:ln/>
                            </pic:spPr>
                          </pic:pic>
                        </a:graphicData>
                      </a:graphic>
                    </wp:inline>
                  </w:drawing>
                </w:r>
                <w:sdt>
                  <w:sdtPr>
                    <w:id w:val="938076295"/>
                    <w:tag w:val="goog_rdk_2080"/>
                  </w:sdtPr>
                  <w:sdtContent>
                    <w:r w:rsidDel="00000000" w:rsidR="00000000" w:rsidRPr="00000000">
                      <w:rPr>
                        <w:rtl w:val="0"/>
                      </w:rPr>
                    </w:r>
                  </w:sdtContent>
                </w:sdt>
              </w:del>
            </w:sdtContent>
          </w:sdt>
        </w:p>
      </w:sdtContent>
    </w:sdt>
    <w:sdt>
      <w:sdtPr>
        <w:id w:val="-878668759"/>
        <w:tag w:val="goog_rdk_2084"/>
      </w:sdtPr>
      <w:sdtContent>
        <w:p w:rsidR="00000000" w:rsidDel="00000000" w:rsidP="00000000" w:rsidRDefault="00000000" w:rsidRPr="00000000" w14:paraId="00000196">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32386552"/>
              <w:tag w:val="goog_rdk_2082"/>
            </w:sdtPr>
            <w:sdtContent>
              <w:del w:author="Anonymous" w:id="17" w:date="2026-09-24T05:24:15Z"/>
              <w:sdt>
                <w:sdtPr>
                  <w:id w:val="-1120138177"/>
                  <w:tag w:val="goog_rdk_2083"/>
                </w:sdtPr>
                <w:sdtContent>
                  <w:del w:author="Anonymous" w:id="17" w:date="2026-09-24T05:24:15Z">
                    <w:r w:rsidDel="00000000" w:rsidR="00000000" w:rsidRPr="00000000">
                      <w:rPr>
                        <w:rtl w:val="0"/>
                      </w:rPr>
                    </w:r>
                  </w:del>
                </w:sdtContent>
              </w:sdt>
              <w:del w:author="Anonymous" w:id="17" w:date="2026-09-24T05:24:15Z"/>
            </w:sdtContent>
          </w:sdt>
        </w:p>
      </w:sdtContent>
    </w:sdt>
    <w:sdt>
      <w:sdtPr>
        <w:id w:val="801288601"/>
        <w:tag w:val="goog_rdk_2087"/>
      </w:sdtPr>
      <w:sdtContent>
        <w:p w:rsidR="00000000" w:rsidDel="00000000" w:rsidP="00000000" w:rsidRDefault="00000000" w:rsidRPr="00000000" w14:paraId="00000197">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89125211"/>
              <w:tag w:val="goog_rdk_2085"/>
            </w:sdtPr>
            <w:sdtContent>
              <w:del w:author="Anonymous" w:id="17" w:date="2026-09-24T05:24:15Z"/>
              <w:sdt>
                <w:sdtPr>
                  <w:id w:val="-1056758660"/>
                  <w:tag w:val="goog_rdk_2086"/>
                </w:sdtPr>
                <w:sdtContent>
                  <w:del w:author="Anonymous" w:id="17" w:date="2026-09-24T05:24:15Z">
                    <w:r w:rsidDel="00000000" w:rsidR="00000000" w:rsidRPr="00000000">
                      <w:rPr>
                        <w:rtl w:val="0"/>
                      </w:rPr>
                    </w:r>
                  </w:del>
                </w:sdtContent>
              </w:sdt>
              <w:del w:author="Anonymous" w:id="17" w:date="2026-09-24T05:24:15Z"/>
            </w:sdtContent>
          </w:sdt>
        </w:p>
      </w:sdtContent>
    </w:sdt>
    <w:sdt>
      <w:sdtPr>
        <w:id w:val="944947648"/>
        <w:tag w:val="goog_rdk_2090"/>
      </w:sdtPr>
      <w:sdtContent>
        <w:p w:rsidR="00000000" w:rsidDel="00000000" w:rsidP="00000000" w:rsidRDefault="00000000" w:rsidRPr="00000000" w14:paraId="00000198">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00093484"/>
              <w:tag w:val="goog_rdk_2088"/>
            </w:sdtPr>
            <w:sdtContent>
              <w:del w:author="Anonymous" w:id="17" w:date="2026-09-24T05:24:15Z"/>
              <w:sdt>
                <w:sdtPr>
                  <w:id w:val="1773095624"/>
                  <w:tag w:val="goog_rdk_2089"/>
                </w:sdtPr>
                <w:sdtContent>
                  <w:del w:author="Anonymous" w:id="17" w:date="2026-09-24T05:24:15Z">
                    <w:r w:rsidDel="00000000" w:rsidR="00000000" w:rsidRPr="00000000">
                      <w:rPr>
                        <w:rtl w:val="0"/>
                      </w:rPr>
                    </w:r>
                  </w:del>
                </w:sdtContent>
              </w:sdt>
              <w:del w:author="Anonymous" w:id="17" w:date="2026-09-24T05:24:15Z"/>
            </w:sdtContent>
          </w:sdt>
        </w:p>
      </w:sdtContent>
    </w:sdt>
    <w:sdt>
      <w:sdtPr>
        <w:id w:val="-1463971731"/>
        <w:tag w:val="goog_rdk_2093"/>
      </w:sdtPr>
      <w:sdtContent>
        <w:p w:rsidR="00000000" w:rsidDel="00000000" w:rsidP="00000000" w:rsidRDefault="00000000" w:rsidRPr="00000000" w14:paraId="00000199">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38738986"/>
              <w:tag w:val="goog_rdk_2091"/>
            </w:sdtPr>
            <w:sdtContent>
              <w:del w:author="Anonymous" w:id="17" w:date="2026-09-24T05:24:15Z"/>
              <w:sdt>
                <w:sdtPr>
                  <w:id w:val="773102602"/>
                  <w:tag w:val="goog_rdk_2092"/>
                </w:sdtPr>
                <w:sdtContent>
                  <w:del w:author="Anonymous" w:id="17" w:date="2026-09-24T05:24:15Z">
                    <w:r w:rsidDel="00000000" w:rsidR="00000000" w:rsidRPr="00000000">
                      <w:rPr>
                        <w:rtl w:val="0"/>
                      </w:rPr>
                    </w:r>
                  </w:del>
                </w:sdtContent>
              </w:sdt>
              <w:del w:author="Anonymous" w:id="17" w:date="2026-09-24T05:24:15Z"/>
            </w:sdtContent>
          </w:sdt>
        </w:p>
      </w:sdtContent>
    </w:sdt>
    <w:sdt>
      <w:sdtPr>
        <w:id w:val="1927789709"/>
        <w:tag w:val="goog_rdk_2096"/>
      </w:sdtPr>
      <w:sdtContent>
        <w:p w:rsidR="00000000" w:rsidDel="00000000" w:rsidP="00000000" w:rsidRDefault="00000000" w:rsidRPr="00000000" w14:paraId="0000019A">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27398800"/>
              <w:tag w:val="goog_rdk_2094"/>
            </w:sdtPr>
            <w:sdtContent>
              <w:del w:author="Anonymous" w:id="17" w:date="2026-09-24T05:24:15Z"/>
              <w:sdt>
                <w:sdtPr>
                  <w:id w:val="-346090523"/>
                  <w:tag w:val="goog_rdk_2095"/>
                </w:sdtPr>
                <w:sdtContent>
                  <w:del w:author="Anonymous" w:id="17" w:date="2026-09-24T05:24:15Z">
                    <w:r w:rsidDel="00000000" w:rsidR="00000000" w:rsidRPr="00000000">
                      <w:rPr>
                        <w:rtl w:val="0"/>
                      </w:rPr>
                    </w:r>
                  </w:del>
                </w:sdtContent>
              </w:sdt>
              <w:del w:author="Anonymous" w:id="17" w:date="2026-09-24T05:24:15Z"/>
            </w:sdtContent>
          </w:sdt>
        </w:p>
      </w:sdtContent>
    </w:sdt>
    <w:sdt>
      <w:sdtPr>
        <w:id w:val="1241706145"/>
        <w:tag w:val="goog_rdk_2099"/>
      </w:sdtPr>
      <w:sdtContent>
        <w:p w:rsidR="00000000" w:rsidDel="00000000" w:rsidP="00000000" w:rsidRDefault="00000000" w:rsidRPr="00000000" w14:paraId="0000019B">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08542483"/>
              <w:tag w:val="goog_rdk_2097"/>
            </w:sdtPr>
            <w:sdtContent>
              <w:del w:author="Anonymous" w:id="17" w:date="2026-09-24T05:24:15Z"/>
              <w:sdt>
                <w:sdtPr>
                  <w:id w:val="-1913292109"/>
                  <w:tag w:val="goog_rdk_2098"/>
                </w:sdtPr>
                <w:sdtContent>
                  <w:del w:author="Anonymous" w:id="17" w:date="2026-09-24T05:24:15Z">
                    <w:r w:rsidDel="00000000" w:rsidR="00000000" w:rsidRPr="00000000">
                      <w:rPr>
                        <w:rtl w:val="0"/>
                      </w:rPr>
                    </w:r>
                  </w:del>
                </w:sdtContent>
              </w:sdt>
              <w:del w:author="Anonymous" w:id="17" w:date="2026-09-24T05:24:15Z"/>
            </w:sdtContent>
          </w:sdt>
        </w:p>
      </w:sdtContent>
    </w:sdt>
    <w:sdt>
      <w:sdtPr>
        <w:id w:val="304421516"/>
        <w:tag w:val="goog_rdk_2102"/>
      </w:sdtPr>
      <w:sdtContent>
        <w:p w:rsidR="00000000" w:rsidDel="00000000" w:rsidP="00000000" w:rsidRDefault="00000000" w:rsidRPr="00000000" w14:paraId="0000019C">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09289801"/>
              <w:tag w:val="goog_rdk_2100"/>
            </w:sdtPr>
            <w:sdtContent>
              <w:del w:author="Anonymous" w:id="17" w:date="2026-09-24T05:24:15Z"/>
              <w:sdt>
                <w:sdtPr>
                  <w:id w:val="1981636738"/>
                  <w:tag w:val="goog_rdk_2101"/>
                </w:sdtPr>
                <w:sdtContent>
                  <w:del w:author="Anonymous" w:id="17" w:date="2026-09-24T05:24:15Z">
                    <w:r w:rsidDel="00000000" w:rsidR="00000000" w:rsidRPr="00000000">
                      <w:rPr>
                        <w:rtl w:val="0"/>
                      </w:rPr>
                    </w:r>
                  </w:del>
                </w:sdtContent>
              </w:sdt>
              <w:del w:author="Anonymous" w:id="17" w:date="2026-09-24T05:24:15Z"/>
            </w:sdtContent>
          </w:sdt>
        </w:p>
      </w:sdtContent>
    </w:sdt>
    <w:sdt>
      <w:sdtPr>
        <w:id w:val="-1663838537"/>
        <w:tag w:val="goog_rdk_2105"/>
      </w:sdtPr>
      <w:sdtContent>
        <w:p w:rsidR="00000000" w:rsidDel="00000000" w:rsidP="00000000" w:rsidRDefault="00000000" w:rsidRPr="00000000" w14:paraId="0000019D">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86430128"/>
              <w:tag w:val="goog_rdk_2103"/>
            </w:sdtPr>
            <w:sdtContent>
              <w:del w:author="Anonymous" w:id="17" w:date="2026-09-24T05:24:15Z"/>
              <w:sdt>
                <w:sdtPr>
                  <w:id w:val="1232219011"/>
                  <w:tag w:val="goog_rdk_2104"/>
                </w:sdtPr>
                <w:sdtContent>
                  <w:del w:author="Anonymous" w:id="17" w:date="2026-09-24T05:24:15Z">
                    <w:r w:rsidDel="00000000" w:rsidR="00000000" w:rsidRPr="00000000">
                      <w:rPr>
                        <w:rtl w:val="0"/>
                      </w:rPr>
                    </w:r>
                  </w:del>
                </w:sdtContent>
              </w:sdt>
              <w:del w:author="Anonymous" w:id="17" w:date="2026-09-24T05:24:15Z"/>
            </w:sdtContent>
          </w:sdt>
        </w:p>
      </w:sdtContent>
    </w:sdt>
    <w:sdt>
      <w:sdtPr>
        <w:id w:val="922074563"/>
        <w:tag w:val="goog_rdk_2108"/>
      </w:sdtPr>
      <w:sdtContent>
        <w:p w:rsidR="00000000" w:rsidDel="00000000" w:rsidP="00000000" w:rsidRDefault="00000000" w:rsidRPr="00000000" w14:paraId="0000019E">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60718537"/>
              <w:tag w:val="goog_rdk_2106"/>
            </w:sdtPr>
            <w:sdtContent>
              <w:del w:author="Anonymous" w:id="17" w:date="2026-09-24T05:24:15Z"/>
              <w:sdt>
                <w:sdtPr>
                  <w:id w:val="847327848"/>
                  <w:tag w:val="goog_rdk_2107"/>
                </w:sdtPr>
                <w:sdtContent>
                  <w:del w:author="Anonymous" w:id="17" w:date="2026-09-24T05:24:15Z">
                    <w:r w:rsidDel="00000000" w:rsidR="00000000" w:rsidRPr="00000000">
                      <w:rPr>
                        <w:rtl w:val="0"/>
                      </w:rPr>
                    </w:r>
                  </w:del>
                </w:sdtContent>
              </w:sdt>
              <w:del w:author="Anonymous" w:id="17" w:date="2026-09-24T05:24:15Z"/>
            </w:sdtContent>
          </w:sdt>
        </w:p>
      </w:sdtContent>
    </w:sdt>
    <w:sdt>
      <w:sdtPr>
        <w:id w:val="-388241819"/>
        <w:tag w:val="goog_rdk_2111"/>
      </w:sdtPr>
      <w:sdtContent>
        <w:p w:rsidR="00000000" w:rsidDel="00000000" w:rsidP="00000000" w:rsidRDefault="00000000" w:rsidRPr="00000000" w14:paraId="0000019F">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99835475"/>
              <w:tag w:val="goog_rdk_2109"/>
            </w:sdtPr>
            <w:sdtContent>
              <w:del w:author="Anonymous" w:id="17" w:date="2026-09-24T05:24:15Z"/>
              <w:sdt>
                <w:sdtPr>
                  <w:id w:val="-1474499947"/>
                  <w:tag w:val="goog_rdk_2110"/>
                </w:sdtPr>
                <w:sdtContent>
                  <w:del w:author="Anonymous" w:id="17" w:date="2026-09-24T05:24:15Z">
                    <w:r w:rsidDel="00000000" w:rsidR="00000000" w:rsidRPr="00000000">
                      <w:rPr>
                        <w:rtl w:val="0"/>
                      </w:rPr>
                    </w:r>
                  </w:del>
                </w:sdtContent>
              </w:sdt>
              <w:del w:author="Anonymous" w:id="17" w:date="2026-09-24T05:24:15Z"/>
            </w:sdtContent>
          </w:sdt>
        </w:p>
      </w:sdtContent>
    </w:sdt>
    <w:sdt>
      <w:sdtPr>
        <w:id w:val="-313170710"/>
        <w:tag w:val="goog_rdk_2114"/>
      </w:sdtPr>
      <w:sdtContent>
        <w:p w:rsidR="00000000" w:rsidDel="00000000" w:rsidP="00000000" w:rsidRDefault="00000000" w:rsidRPr="00000000" w14:paraId="000001A0">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78661727"/>
              <w:tag w:val="goog_rdk_2112"/>
            </w:sdtPr>
            <w:sdtContent>
              <w:del w:author="Anonymous" w:id="17" w:date="2026-09-24T05:24:15Z"/>
              <w:sdt>
                <w:sdtPr>
                  <w:id w:val="-1237769344"/>
                  <w:tag w:val="goog_rdk_2113"/>
                </w:sdtPr>
                <w:sdtContent>
                  <w:del w:author="Anonymous" w:id="17" w:date="2026-09-24T05:24:15Z">
                    <w:r w:rsidDel="00000000" w:rsidR="00000000" w:rsidRPr="00000000">
                      <w:rPr>
                        <w:rtl w:val="0"/>
                      </w:rPr>
                    </w:r>
                  </w:del>
                </w:sdtContent>
              </w:sdt>
              <w:del w:author="Anonymous" w:id="17" w:date="2026-09-24T05:24:15Z"/>
            </w:sdtContent>
          </w:sdt>
        </w:p>
      </w:sdtContent>
    </w:sdt>
    <w:sdt>
      <w:sdtPr>
        <w:id w:val="-788602634"/>
        <w:tag w:val="goog_rdk_2117"/>
      </w:sdtPr>
      <w:sdtContent>
        <w:p w:rsidR="00000000" w:rsidDel="00000000" w:rsidP="00000000" w:rsidRDefault="00000000" w:rsidRPr="00000000" w14:paraId="000001A1">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4432588"/>
              <w:tag w:val="goog_rdk_2115"/>
            </w:sdtPr>
            <w:sdtContent>
              <w:del w:author="Anonymous" w:id="17" w:date="2026-09-24T05:24:15Z"/>
              <w:sdt>
                <w:sdtPr>
                  <w:id w:val="1784828915"/>
                  <w:tag w:val="goog_rdk_2116"/>
                </w:sdtPr>
                <w:sdtContent>
                  <w:del w:author="Anonymous" w:id="17" w:date="2026-09-24T05:24:15Z">
                    <w:r w:rsidDel="00000000" w:rsidR="00000000" w:rsidRPr="00000000">
                      <w:rPr>
                        <w:rtl w:val="0"/>
                      </w:rPr>
                    </w:r>
                  </w:del>
                </w:sdtContent>
              </w:sdt>
              <w:del w:author="Anonymous" w:id="17" w:date="2026-09-24T05:24:15Z"/>
            </w:sdtContent>
          </w:sdt>
        </w:p>
      </w:sdtContent>
    </w:sdt>
    <w:sdt>
      <w:sdtPr>
        <w:id w:val="-549438924"/>
        <w:tag w:val="goog_rdk_2120"/>
      </w:sdtPr>
      <w:sdtContent>
        <w:p w:rsidR="00000000" w:rsidDel="00000000" w:rsidP="00000000" w:rsidRDefault="00000000" w:rsidRPr="00000000" w14:paraId="000001A2">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18017191"/>
              <w:tag w:val="goog_rdk_2118"/>
            </w:sdtPr>
            <w:sdtContent>
              <w:del w:author="Anonymous" w:id="17" w:date="2026-09-24T05:24:15Z"/>
              <w:sdt>
                <w:sdtPr>
                  <w:id w:val="1981937073"/>
                  <w:tag w:val="goog_rdk_2119"/>
                </w:sdtPr>
                <w:sdtContent>
                  <w:del w:author="Anonymous" w:id="17" w:date="2026-09-24T05:24:15Z">
                    <w:r w:rsidDel="00000000" w:rsidR="00000000" w:rsidRPr="00000000">
                      <w:rPr>
                        <w:rtl w:val="0"/>
                      </w:rPr>
                    </w:r>
                  </w:del>
                </w:sdtContent>
              </w:sdt>
              <w:del w:author="Anonymous" w:id="17" w:date="2026-09-24T05:24:15Z"/>
            </w:sdtContent>
          </w:sdt>
        </w:p>
      </w:sdtContent>
    </w:sdt>
    <w:sdt>
      <w:sdtPr>
        <w:id w:val="1489172936"/>
        <w:tag w:val="goog_rdk_2124"/>
      </w:sdtPr>
      <w:sdtContent>
        <w:p w:rsidR="00000000" w:rsidDel="00000000" w:rsidP="00000000" w:rsidRDefault="00000000" w:rsidRPr="00000000" w14:paraId="000001A3">
          <w:pPr>
            <w:pStyle w:val="Heading1"/>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0" w:lineRule="auto"/>
              </w:pPr>
            </w:pPrChange>
          </w:pPr>
          <w:sdt>
            <w:sdtPr>
              <w:id w:val="1177181010"/>
              <w:tag w:val="goog_rdk_2121"/>
            </w:sdtPr>
            <w:sdtContent>
              <w:del w:author="Anonymous" w:id="17" w:date="2026-09-24T05:24:15Z"/>
              <w:sdt>
                <w:sdtPr>
                  <w:id w:val="1373762431"/>
                  <w:tag w:val="goog_rdk_2122"/>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Home Interior Budget Planner Page</w:delText>
                    </w:r>
                  </w:del>
                </w:sdtContent>
              </w:sdt>
              <w:del w:author="Anonymous" w:id="17" w:date="2026-09-24T05:24:15Z">
                <w:sdt>
                  <w:sdtPr>
                    <w:id w:val="-973666567"/>
                    <w:tag w:val="goog_rdk_212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Lets users input home decor preferences and budget to get tailored suggestions from multiple platforms.</w:delText>
                      <w:br w:type="textWrapping"/>
                    </w:r>
                  </w:sdtContent>
                </w:sdt>
              </w:del>
            </w:sdtContent>
          </w:sdt>
        </w:p>
      </w:sdtContent>
    </w:sdt>
    <w:sdt>
      <w:sdtPr>
        <w:id w:val="135471283"/>
        <w:tag w:val="goog_rdk_2127"/>
      </w:sdtPr>
      <w:sdtContent>
        <w:p w:rsidR="00000000" w:rsidDel="00000000" w:rsidP="00000000" w:rsidRDefault="00000000" w:rsidRPr="00000000" w14:paraId="000001A4">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723592057"/>
              <w:tag w:val="goog_rdk_2125"/>
            </w:sdtPr>
            <w:sdtContent>
              <w:del w:author="Anonymous" w:id="17" w:date="2026-09-24T05:24:15Z"/>
              <w:sdt>
                <w:sdtPr>
                  <w:id w:val="973109981"/>
                  <w:tag w:val="goog_rdk_2126"/>
                </w:sdtPr>
                <w:sdtContent>
                  <w:del w:author="Anonymous" w:id="17" w:date="2026-09-24T05:24:15Z">
                    <w:r w:rsidDel="00000000" w:rsidR="00000000" w:rsidRPr="00000000">
                      <w:rPr>
                        <w:rtl w:val="0"/>
                      </w:rPr>
                    </w:r>
                  </w:del>
                </w:sdtContent>
              </w:sdt>
              <w:del w:author="Anonymous" w:id="17" w:date="2026-09-24T05:24:15Z"/>
            </w:sdtContent>
          </w:sdt>
        </w:p>
      </w:sdtContent>
    </w:sdt>
    <w:sdt>
      <w:sdtPr>
        <w:id w:val="2059443823"/>
        <w:tag w:val="goog_rdk_2130"/>
      </w:sdtPr>
      <w:sdtContent>
        <w:p w:rsidR="00000000" w:rsidDel="00000000" w:rsidP="00000000" w:rsidRDefault="00000000" w:rsidRPr="00000000" w14:paraId="000001A5">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24690036"/>
              <w:tag w:val="goog_rdk_2128"/>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731200" cy="5765800"/>
                      <wp:effectExtent b="0" l="0" r="0" t="0"/>
                      <wp:docPr id="162"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5731200" cy="5765800"/>
                              </a:xfrm>
                              <a:prstGeom prst="rect"/>
                              <a:ln/>
                            </pic:spPr>
                          </pic:pic>
                        </a:graphicData>
                      </a:graphic>
                    </wp:inline>
                  </w:drawing>
                </w:r>
              </w:del>
              <w:sdt>
                <w:sdtPr>
                  <w:id w:val="-1128187270"/>
                  <w:tag w:val="goog_rdk_2129"/>
                </w:sdtPr>
                <w:sdtContent>
                  <w:del w:author="Anonymous" w:id="17" w:date="2026-09-24T05:24:15Z">
                    <w:r w:rsidDel="00000000" w:rsidR="00000000" w:rsidRPr="00000000">
                      <w:rPr>
                        <w:rtl w:val="0"/>
                      </w:rPr>
                    </w:r>
                  </w:del>
                </w:sdtContent>
              </w:sdt>
              <w:del w:author="Anonymous" w:id="17" w:date="2026-09-24T05:24:15Z"/>
            </w:sdtContent>
          </w:sdt>
        </w:p>
      </w:sdtContent>
    </w:sdt>
    <w:sdt>
      <w:sdtPr>
        <w:id w:val="476335071"/>
        <w:tag w:val="goog_rdk_2133"/>
      </w:sdtPr>
      <w:sdtContent>
        <w:p w:rsidR="00000000" w:rsidDel="00000000" w:rsidP="00000000" w:rsidRDefault="00000000" w:rsidRPr="00000000" w14:paraId="000001A6">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56975112"/>
              <w:tag w:val="goog_rdk_2131"/>
            </w:sdtPr>
            <w:sdtContent>
              <w:del w:author="Anonymous" w:id="17" w:date="2026-09-24T05:24:15Z"/>
              <w:sdt>
                <w:sdtPr>
                  <w:id w:val="459905"/>
                  <w:tag w:val="goog_rdk_2132"/>
                </w:sdtPr>
                <w:sdtContent>
                  <w:del w:author="Anonymous" w:id="17" w:date="2026-09-24T05:24:15Z">
                    <w:r w:rsidDel="00000000" w:rsidR="00000000" w:rsidRPr="00000000">
                      <w:rPr>
                        <w:rtl w:val="0"/>
                      </w:rPr>
                    </w:r>
                  </w:del>
                </w:sdtContent>
              </w:sdt>
              <w:del w:author="Anonymous" w:id="17" w:date="2026-09-24T05:24:15Z"/>
            </w:sdtContent>
          </w:sdt>
        </w:p>
      </w:sdtContent>
    </w:sdt>
    <w:sdt>
      <w:sdtPr>
        <w:id w:val="-1506520373"/>
        <w:tag w:val="goog_rdk_2136"/>
      </w:sdtPr>
      <w:sdtContent>
        <w:p w:rsidR="00000000" w:rsidDel="00000000" w:rsidP="00000000" w:rsidRDefault="00000000" w:rsidRPr="00000000" w14:paraId="000001A7">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26470470"/>
              <w:tag w:val="goog_rdk_2134"/>
            </w:sdtPr>
            <w:sdtContent>
              <w:del w:author="Anonymous" w:id="17" w:date="2026-09-24T05:24:15Z"/>
              <w:sdt>
                <w:sdtPr>
                  <w:id w:val="-1821420285"/>
                  <w:tag w:val="goog_rdk_2135"/>
                </w:sdtPr>
                <w:sdtContent>
                  <w:del w:author="Anonymous" w:id="17" w:date="2026-09-24T05:24:15Z">
                    <w:r w:rsidDel="00000000" w:rsidR="00000000" w:rsidRPr="00000000">
                      <w:rPr>
                        <w:rtl w:val="0"/>
                      </w:rPr>
                    </w:r>
                  </w:del>
                </w:sdtContent>
              </w:sdt>
              <w:del w:author="Anonymous" w:id="17" w:date="2026-09-24T05:24:15Z"/>
            </w:sdtContent>
          </w:sdt>
        </w:p>
      </w:sdtContent>
    </w:sdt>
    <w:sdt>
      <w:sdtPr>
        <w:id w:val="-92337993"/>
        <w:tag w:val="goog_rdk_2139"/>
      </w:sdtPr>
      <w:sdtContent>
        <w:p w:rsidR="00000000" w:rsidDel="00000000" w:rsidP="00000000" w:rsidRDefault="00000000" w:rsidRPr="00000000" w14:paraId="000001A8">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64618477"/>
              <w:tag w:val="goog_rdk_2137"/>
            </w:sdtPr>
            <w:sdtContent>
              <w:del w:author="Anonymous" w:id="17" w:date="2026-09-24T05:24:15Z"/>
              <w:sdt>
                <w:sdtPr>
                  <w:id w:val="-1633832084"/>
                  <w:tag w:val="goog_rdk_2138"/>
                </w:sdtPr>
                <w:sdtContent>
                  <w:del w:author="Anonymous" w:id="17" w:date="2026-09-24T05:24:15Z">
                    <w:r w:rsidDel="00000000" w:rsidR="00000000" w:rsidRPr="00000000">
                      <w:rPr>
                        <w:rtl w:val="0"/>
                      </w:rPr>
                    </w:r>
                  </w:del>
                </w:sdtContent>
              </w:sdt>
              <w:del w:author="Anonymous" w:id="17" w:date="2026-09-24T05:24:15Z"/>
            </w:sdtContent>
          </w:sdt>
        </w:p>
      </w:sdtContent>
    </w:sdt>
    <w:sdt>
      <w:sdtPr>
        <w:id w:val="-2038934382"/>
        <w:tag w:val="goog_rdk_2142"/>
      </w:sdtPr>
      <w:sdtContent>
        <w:p w:rsidR="00000000" w:rsidDel="00000000" w:rsidP="00000000" w:rsidRDefault="00000000" w:rsidRPr="00000000" w14:paraId="000001A9">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35051271"/>
              <w:tag w:val="goog_rdk_2140"/>
            </w:sdtPr>
            <w:sdtContent>
              <w:del w:author="Anonymous" w:id="17" w:date="2026-09-24T05:24:15Z"/>
              <w:sdt>
                <w:sdtPr>
                  <w:id w:val="-1061448815"/>
                  <w:tag w:val="goog_rdk_2141"/>
                </w:sdtPr>
                <w:sdtContent>
                  <w:del w:author="Anonymous" w:id="17" w:date="2026-09-24T05:24:15Z">
                    <w:r w:rsidDel="00000000" w:rsidR="00000000" w:rsidRPr="00000000">
                      <w:rPr>
                        <w:rtl w:val="0"/>
                      </w:rPr>
                    </w:r>
                  </w:del>
                </w:sdtContent>
              </w:sdt>
              <w:del w:author="Anonymous" w:id="17" w:date="2026-09-24T05:24:15Z"/>
            </w:sdtContent>
          </w:sdt>
        </w:p>
      </w:sdtContent>
    </w:sdt>
    <w:sdt>
      <w:sdtPr>
        <w:id w:val="203139495"/>
        <w:tag w:val="goog_rdk_2145"/>
      </w:sdtPr>
      <w:sdtContent>
        <w:p w:rsidR="00000000" w:rsidDel="00000000" w:rsidP="00000000" w:rsidRDefault="00000000" w:rsidRPr="00000000" w14:paraId="000001AA">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34203337"/>
              <w:tag w:val="goog_rdk_2143"/>
            </w:sdtPr>
            <w:sdtContent>
              <w:del w:author="Anonymous" w:id="17" w:date="2026-09-24T05:24:15Z"/>
              <w:sdt>
                <w:sdtPr>
                  <w:id w:val="1055114988"/>
                  <w:tag w:val="goog_rdk_2144"/>
                </w:sdtPr>
                <w:sdtContent>
                  <w:del w:author="Anonymous" w:id="17" w:date="2026-09-24T05:24:15Z">
                    <w:r w:rsidDel="00000000" w:rsidR="00000000" w:rsidRPr="00000000">
                      <w:rPr>
                        <w:rtl w:val="0"/>
                      </w:rPr>
                    </w:r>
                  </w:del>
                </w:sdtContent>
              </w:sdt>
              <w:del w:author="Anonymous" w:id="17" w:date="2026-09-24T05:24:15Z"/>
            </w:sdtContent>
          </w:sdt>
        </w:p>
      </w:sdtContent>
    </w:sdt>
    <w:sdt>
      <w:sdtPr>
        <w:id w:val="1814335226"/>
        <w:tag w:val="goog_rdk_2148"/>
      </w:sdtPr>
      <w:sdtContent>
        <w:p w:rsidR="00000000" w:rsidDel="00000000" w:rsidP="00000000" w:rsidRDefault="00000000" w:rsidRPr="00000000" w14:paraId="000001AB">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71947305"/>
              <w:tag w:val="goog_rdk_2146"/>
            </w:sdtPr>
            <w:sdtContent>
              <w:del w:author="Anonymous" w:id="17" w:date="2026-09-24T05:24:15Z"/>
              <w:sdt>
                <w:sdtPr>
                  <w:id w:val="2103147569"/>
                  <w:tag w:val="goog_rdk_2147"/>
                </w:sdtPr>
                <w:sdtContent>
                  <w:del w:author="Anonymous" w:id="17" w:date="2026-09-24T05:24:15Z">
                    <w:r w:rsidDel="00000000" w:rsidR="00000000" w:rsidRPr="00000000">
                      <w:rPr>
                        <w:rtl w:val="0"/>
                      </w:rPr>
                    </w:r>
                  </w:del>
                </w:sdtContent>
              </w:sdt>
              <w:del w:author="Anonymous" w:id="17" w:date="2026-09-24T05:24:15Z"/>
            </w:sdtContent>
          </w:sdt>
        </w:p>
      </w:sdtContent>
    </w:sdt>
    <w:sdt>
      <w:sdtPr>
        <w:id w:val="1180677986"/>
        <w:tag w:val="goog_rdk_2151"/>
      </w:sdtPr>
      <w:sdtContent>
        <w:p w:rsidR="00000000" w:rsidDel="00000000" w:rsidP="00000000" w:rsidRDefault="00000000" w:rsidRPr="00000000" w14:paraId="000001AC">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688233"/>
              <w:tag w:val="goog_rdk_2149"/>
            </w:sdtPr>
            <w:sdtContent>
              <w:del w:author="Anonymous" w:id="17" w:date="2026-09-24T05:24:15Z"/>
              <w:sdt>
                <w:sdtPr>
                  <w:id w:val="-1715810210"/>
                  <w:tag w:val="goog_rdk_2150"/>
                </w:sdtPr>
                <w:sdtContent>
                  <w:del w:author="Anonymous" w:id="17" w:date="2026-09-24T05:24:15Z">
                    <w:r w:rsidDel="00000000" w:rsidR="00000000" w:rsidRPr="00000000">
                      <w:rPr>
                        <w:rtl w:val="0"/>
                      </w:rPr>
                    </w:r>
                  </w:del>
                </w:sdtContent>
              </w:sdt>
              <w:del w:author="Anonymous" w:id="17" w:date="2026-09-24T05:24:15Z"/>
            </w:sdtContent>
          </w:sdt>
        </w:p>
      </w:sdtContent>
    </w:sdt>
    <w:sdt>
      <w:sdtPr>
        <w:id w:val="215395138"/>
        <w:tag w:val="goog_rdk_2154"/>
      </w:sdtPr>
      <w:sdtContent>
        <w:p w:rsidR="00000000" w:rsidDel="00000000" w:rsidP="00000000" w:rsidRDefault="00000000" w:rsidRPr="00000000" w14:paraId="000001AD">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605684416"/>
              <w:tag w:val="goog_rdk_2152"/>
            </w:sdtPr>
            <w:sdtContent>
              <w:del w:author="Anonymous" w:id="17" w:date="2026-09-24T05:24:15Z"/>
              <w:sdt>
                <w:sdtPr>
                  <w:id w:val="-563679377"/>
                  <w:tag w:val="goog_rdk_2153"/>
                </w:sdtPr>
                <w:sdtContent>
                  <w:del w:author="Anonymous" w:id="17" w:date="2026-09-24T05:24:15Z">
                    <w:r w:rsidDel="00000000" w:rsidR="00000000" w:rsidRPr="00000000">
                      <w:rPr>
                        <w:rtl w:val="0"/>
                      </w:rPr>
                    </w:r>
                  </w:del>
                </w:sdtContent>
              </w:sdt>
              <w:del w:author="Anonymous" w:id="17" w:date="2026-09-24T05:24:15Z"/>
            </w:sdtContent>
          </w:sdt>
        </w:p>
      </w:sdtContent>
    </w:sdt>
    <w:sdt>
      <w:sdtPr>
        <w:id w:val="1956118661"/>
        <w:tag w:val="goog_rdk_2157"/>
      </w:sdtPr>
      <w:sdtContent>
        <w:p w:rsidR="00000000" w:rsidDel="00000000" w:rsidP="00000000" w:rsidRDefault="00000000" w:rsidRPr="00000000" w14:paraId="000001AE">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55160204"/>
              <w:tag w:val="goog_rdk_2155"/>
            </w:sdtPr>
            <w:sdtContent>
              <w:del w:author="Anonymous" w:id="17" w:date="2026-09-24T05:24:15Z"/>
              <w:sdt>
                <w:sdtPr>
                  <w:id w:val="-1308638285"/>
                  <w:tag w:val="goog_rdk_2156"/>
                </w:sdtPr>
                <w:sdtContent>
                  <w:del w:author="Anonymous" w:id="17" w:date="2026-09-24T05:24:15Z">
                    <w:r w:rsidDel="00000000" w:rsidR="00000000" w:rsidRPr="00000000">
                      <w:rPr>
                        <w:rtl w:val="0"/>
                      </w:rPr>
                    </w:r>
                  </w:del>
                </w:sdtContent>
              </w:sdt>
              <w:del w:author="Anonymous" w:id="17" w:date="2026-09-24T05:24:15Z"/>
            </w:sdtContent>
          </w:sdt>
        </w:p>
      </w:sdtContent>
    </w:sdt>
    <w:sdt>
      <w:sdtPr>
        <w:id w:val="85860911"/>
        <w:tag w:val="goog_rdk_2160"/>
      </w:sdtPr>
      <w:sdtContent>
        <w:p w:rsidR="00000000" w:rsidDel="00000000" w:rsidP="00000000" w:rsidRDefault="00000000" w:rsidRPr="00000000" w14:paraId="000001AF">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10030956"/>
              <w:tag w:val="goog_rdk_2158"/>
            </w:sdtPr>
            <w:sdtContent>
              <w:del w:author="Anonymous" w:id="17" w:date="2026-09-24T05:24:15Z"/>
              <w:sdt>
                <w:sdtPr>
                  <w:id w:val="-1750910972"/>
                  <w:tag w:val="goog_rdk_2159"/>
                </w:sdtPr>
                <w:sdtContent>
                  <w:del w:author="Anonymous" w:id="17" w:date="2026-09-24T05:24:15Z">
                    <w:r w:rsidDel="00000000" w:rsidR="00000000" w:rsidRPr="00000000">
                      <w:rPr>
                        <w:rtl w:val="0"/>
                      </w:rPr>
                    </w:r>
                  </w:del>
                </w:sdtContent>
              </w:sdt>
              <w:del w:author="Anonymous" w:id="17" w:date="2026-09-24T05:24:15Z"/>
            </w:sdtContent>
          </w:sdt>
        </w:p>
      </w:sdtContent>
    </w:sdt>
    <w:sdt>
      <w:sdtPr>
        <w:id w:val="-443110813"/>
        <w:tag w:val="goog_rdk_2163"/>
      </w:sdtPr>
      <w:sdtContent>
        <w:p w:rsidR="00000000" w:rsidDel="00000000" w:rsidP="00000000" w:rsidRDefault="00000000" w:rsidRPr="00000000" w14:paraId="000001B0">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80171779"/>
              <w:tag w:val="goog_rdk_2161"/>
            </w:sdtPr>
            <w:sdtContent>
              <w:del w:author="Anonymous" w:id="17" w:date="2026-09-24T05:24:15Z"/>
              <w:sdt>
                <w:sdtPr>
                  <w:id w:val="-819460386"/>
                  <w:tag w:val="goog_rdk_2162"/>
                </w:sdtPr>
                <w:sdtContent>
                  <w:del w:author="Anonymous" w:id="17" w:date="2026-09-24T05:24:15Z">
                    <w:r w:rsidDel="00000000" w:rsidR="00000000" w:rsidRPr="00000000">
                      <w:rPr>
                        <w:rtl w:val="0"/>
                      </w:rPr>
                    </w:r>
                  </w:del>
                </w:sdtContent>
              </w:sdt>
              <w:del w:author="Anonymous" w:id="17" w:date="2026-09-24T05:24:15Z"/>
            </w:sdtContent>
          </w:sdt>
        </w:p>
      </w:sdtContent>
    </w:sdt>
    <w:sdt>
      <w:sdtPr>
        <w:id w:val="-309573278"/>
        <w:tag w:val="goog_rdk_2166"/>
      </w:sdtPr>
      <w:sdtContent>
        <w:p w:rsidR="00000000" w:rsidDel="00000000" w:rsidP="00000000" w:rsidRDefault="00000000" w:rsidRPr="00000000" w14:paraId="000001B1">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41793463"/>
              <w:tag w:val="goog_rdk_2164"/>
            </w:sdtPr>
            <w:sdtContent>
              <w:del w:author="Anonymous" w:id="17" w:date="2026-09-24T05:24:15Z"/>
              <w:sdt>
                <w:sdtPr>
                  <w:id w:val="649206651"/>
                  <w:tag w:val="goog_rdk_2165"/>
                </w:sdtPr>
                <w:sdtContent>
                  <w:del w:author="Anonymous" w:id="17" w:date="2026-09-24T05:24:15Z">
                    <w:r w:rsidDel="00000000" w:rsidR="00000000" w:rsidRPr="00000000">
                      <w:rPr>
                        <w:rtl w:val="0"/>
                      </w:rPr>
                    </w:r>
                  </w:del>
                </w:sdtContent>
              </w:sdt>
              <w:del w:author="Anonymous" w:id="17" w:date="2026-09-24T05:24:15Z"/>
            </w:sdtContent>
          </w:sdt>
        </w:p>
      </w:sdtContent>
    </w:sdt>
    <w:sdt>
      <w:sdtPr>
        <w:id w:val="1823817726"/>
        <w:tag w:val="goog_rdk_2169"/>
      </w:sdtPr>
      <w:sdtContent>
        <w:p w:rsidR="00000000" w:rsidDel="00000000" w:rsidP="00000000" w:rsidRDefault="00000000" w:rsidRPr="00000000" w14:paraId="000001B2">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27982885"/>
              <w:tag w:val="goog_rdk_2167"/>
            </w:sdtPr>
            <w:sdtContent>
              <w:del w:author="Anonymous" w:id="17" w:date="2026-09-24T05:24:15Z"/>
              <w:sdt>
                <w:sdtPr>
                  <w:id w:val="-1723694532"/>
                  <w:tag w:val="goog_rdk_2168"/>
                </w:sdtPr>
                <w:sdtContent>
                  <w:del w:author="Anonymous" w:id="17" w:date="2026-09-24T05:24:15Z">
                    <w:r w:rsidDel="00000000" w:rsidR="00000000" w:rsidRPr="00000000">
                      <w:rPr>
                        <w:rtl w:val="0"/>
                      </w:rPr>
                    </w:r>
                  </w:del>
                </w:sdtContent>
              </w:sdt>
              <w:del w:author="Anonymous" w:id="17" w:date="2026-09-24T05:24:15Z"/>
            </w:sdtContent>
          </w:sdt>
        </w:p>
      </w:sdtContent>
    </w:sdt>
    <w:sdt>
      <w:sdtPr>
        <w:id w:val="-552874829"/>
        <w:tag w:val="goog_rdk_2173"/>
      </w:sdtPr>
      <w:sdtContent>
        <w:p w:rsidR="00000000" w:rsidDel="00000000" w:rsidP="00000000" w:rsidRDefault="00000000" w:rsidRPr="00000000" w14:paraId="000001B3">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29670817"/>
              <w:tag w:val="goog_rdk_2170"/>
            </w:sdtPr>
            <w:sdtContent>
              <w:del w:author="Anonymous" w:id="17" w:date="2026-09-24T05:24:15Z"/>
              <w:sdt>
                <w:sdtPr>
                  <w:id w:val="1747249351"/>
                  <w:tag w:val="goog_rdk_2171"/>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Home Interior Recommendations Page</w:delText>
                    </w:r>
                  </w:del>
                </w:sdtContent>
              </w:sdt>
              <w:del w:author="Anonymous" w:id="17" w:date="2026-09-24T05:24:15Z">
                <w:sdt>
                  <w:sdtPr>
                    <w:id w:val="-987082203"/>
                    <w:tag w:val="goog_rdk_217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Displays AI-generated product suggestions for home decor based on the user's budget and style preferences.</w:delText>
                    </w:r>
                  </w:sdtContent>
                </w:sdt>
              </w:del>
            </w:sdtContent>
          </w:sdt>
        </w:p>
      </w:sdtContent>
    </w:sdt>
    <w:sdt>
      <w:sdtPr>
        <w:id w:val="-1244268487"/>
        <w:tag w:val="goog_rdk_2176"/>
      </w:sdtPr>
      <w:sdtContent>
        <w:p w:rsidR="00000000" w:rsidDel="00000000" w:rsidP="00000000" w:rsidRDefault="00000000" w:rsidRPr="00000000" w14:paraId="000001B4">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02563068"/>
              <w:tag w:val="goog_rdk_2174"/>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553075" cy="8582025"/>
                      <wp:effectExtent b="0" l="0" r="0" t="0"/>
                      <wp:docPr id="163"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5553075" cy="8582025"/>
                              </a:xfrm>
                              <a:prstGeom prst="rect"/>
                              <a:ln/>
                            </pic:spPr>
                          </pic:pic>
                        </a:graphicData>
                      </a:graphic>
                    </wp:inline>
                  </w:drawing>
                </w:r>
              </w:del>
              <w:sdt>
                <w:sdtPr>
                  <w:id w:val="211460081"/>
                  <w:tag w:val="goog_rdk_2175"/>
                </w:sdtPr>
                <w:sdtContent>
                  <w:del w:author="Anonymous" w:id="17" w:date="2026-09-24T05:24:15Z">
                    <w:r w:rsidDel="00000000" w:rsidR="00000000" w:rsidRPr="00000000">
                      <w:rPr>
                        <w:rtl w:val="0"/>
                      </w:rPr>
                    </w:r>
                  </w:del>
                </w:sdtContent>
              </w:sdt>
              <w:del w:author="Anonymous" w:id="17" w:date="2026-09-24T05:24:15Z"/>
            </w:sdtContent>
          </w:sdt>
        </w:p>
      </w:sdtContent>
    </w:sdt>
    <w:sdt>
      <w:sdtPr>
        <w:id w:val="-1463687970"/>
        <w:tag w:val="goog_rdk_2179"/>
      </w:sdtPr>
      <w:sdtContent>
        <w:p w:rsidR="00000000" w:rsidDel="00000000" w:rsidP="00000000" w:rsidRDefault="00000000" w:rsidRPr="00000000" w14:paraId="000001B5">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680293893"/>
              <w:tag w:val="goog_rdk_2177"/>
            </w:sdtPr>
            <w:sdtContent>
              <w:del w:author="Anonymous" w:id="17" w:date="2026-09-24T05:24:15Z"/>
              <w:sdt>
                <w:sdtPr>
                  <w:id w:val="317823011"/>
                  <w:tag w:val="goog_rdk_2178"/>
                </w:sdtPr>
                <w:sdtContent>
                  <w:del w:author="Anonymous" w:id="17" w:date="2026-09-24T05:24:15Z">
                    <w:r w:rsidDel="00000000" w:rsidR="00000000" w:rsidRPr="00000000">
                      <w:rPr>
                        <w:rtl w:val="0"/>
                      </w:rPr>
                    </w:r>
                  </w:del>
                </w:sdtContent>
              </w:sdt>
              <w:del w:author="Anonymous" w:id="17" w:date="2026-09-24T05:24:15Z"/>
            </w:sdtContent>
          </w:sdt>
        </w:p>
      </w:sdtContent>
    </w:sdt>
    <w:sdt>
      <w:sdtPr>
        <w:id w:val="1456176689"/>
        <w:tag w:val="goog_rdk_2182"/>
      </w:sdtPr>
      <w:sdtContent>
        <w:p w:rsidR="00000000" w:rsidDel="00000000" w:rsidP="00000000" w:rsidRDefault="00000000" w:rsidRPr="00000000" w14:paraId="000001B6">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57311432"/>
              <w:tag w:val="goog_rdk_2180"/>
            </w:sdtPr>
            <w:sdtContent>
              <w:del w:author="Anonymous" w:id="17" w:date="2026-09-24T05:24:15Z"/>
              <w:sdt>
                <w:sdtPr>
                  <w:id w:val="-86071724"/>
                  <w:tag w:val="goog_rdk_2181"/>
                </w:sdtPr>
                <w:sdtContent>
                  <w:del w:author="Anonymous" w:id="17" w:date="2026-09-24T05:24:15Z">
                    <w:r w:rsidDel="00000000" w:rsidR="00000000" w:rsidRPr="00000000">
                      <w:rPr>
                        <w:rtl w:val="0"/>
                      </w:rPr>
                    </w:r>
                  </w:del>
                </w:sdtContent>
              </w:sdt>
              <w:del w:author="Anonymous" w:id="17" w:date="2026-09-24T05:24:15Z"/>
            </w:sdtContent>
          </w:sdt>
        </w:p>
      </w:sdtContent>
    </w:sdt>
    <w:sdt>
      <w:sdtPr>
        <w:id w:val="366561445"/>
        <w:tag w:val="goog_rdk_2186"/>
      </w:sdtPr>
      <w:sdtContent>
        <w:p w:rsidR="00000000" w:rsidDel="00000000" w:rsidP="00000000" w:rsidRDefault="00000000" w:rsidRPr="00000000" w14:paraId="000001B7">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6535510"/>
              <w:tag w:val="goog_rdk_2183"/>
            </w:sdtPr>
            <w:sdtContent>
              <w:del w:author="Anonymous" w:id="17" w:date="2026-09-24T05:24:15Z"/>
              <w:sdt>
                <w:sdtPr>
                  <w:id w:val="-756982588"/>
                  <w:tag w:val="goog_rdk_2184"/>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Party Budget Planner Page</w:delText>
                    </w:r>
                  </w:del>
                </w:sdtContent>
              </w:sdt>
              <w:del w:author="Anonymous" w:id="17" w:date="2026-09-24T05:24:15Z">
                <w:sdt>
                  <w:sdtPr>
                    <w:id w:val="2009699606"/>
                    <w:tag w:val="goog_rdk_218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Helps users plan events by suggesting venues, food, and decorations based on budget and guest count</w:delText>
                    </w:r>
                  </w:sdtContent>
                </w:sdt>
              </w:del>
            </w:sdtContent>
          </w:sdt>
        </w:p>
      </w:sdtContent>
    </w:sdt>
    <w:sdt>
      <w:sdtPr>
        <w:id w:val="-1140109064"/>
        <w:tag w:val="goog_rdk_2189"/>
      </w:sdtPr>
      <w:sdtContent>
        <w:p w:rsidR="00000000" w:rsidDel="00000000" w:rsidP="00000000" w:rsidRDefault="00000000" w:rsidRPr="00000000" w14:paraId="000001B8">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51311848"/>
              <w:tag w:val="goog_rdk_2187"/>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731200" cy="5854700"/>
                      <wp:effectExtent b="0" l="0" r="0" t="0"/>
                      <wp:docPr id="165"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5731200" cy="5854700"/>
                              </a:xfrm>
                              <a:prstGeom prst="rect"/>
                              <a:ln/>
                            </pic:spPr>
                          </pic:pic>
                        </a:graphicData>
                      </a:graphic>
                    </wp:inline>
                  </w:drawing>
                </w:r>
              </w:del>
              <w:sdt>
                <w:sdtPr>
                  <w:id w:val="-346405191"/>
                  <w:tag w:val="goog_rdk_2188"/>
                </w:sdtPr>
                <w:sdtContent>
                  <w:del w:author="Anonymous" w:id="17" w:date="2026-09-24T05:24:15Z">
                    <w:r w:rsidDel="00000000" w:rsidR="00000000" w:rsidRPr="00000000">
                      <w:rPr>
                        <w:rtl w:val="0"/>
                      </w:rPr>
                    </w:r>
                  </w:del>
                </w:sdtContent>
              </w:sdt>
              <w:del w:author="Anonymous" w:id="17" w:date="2026-09-24T05:24:15Z"/>
            </w:sdtContent>
          </w:sdt>
        </w:p>
      </w:sdtContent>
    </w:sdt>
    <w:sdt>
      <w:sdtPr>
        <w:id w:val="-1504373852"/>
        <w:tag w:val="goog_rdk_2192"/>
      </w:sdtPr>
      <w:sdtContent>
        <w:p w:rsidR="00000000" w:rsidDel="00000000" w:rsidP="00000000" w:rsidRDefault="00000000" w:rsidRPr="00000000" w14:paraId="000001B9">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45923239"/>
              <w:tag w:val="goog_rdk_2190"/>
            </w:sdtPr>
            <w:sdtContent>
              <w:del w:author="Anonymous" w:id="17" w:date="2026-09-24T05:24:15Z"/>
              <w:sdt>
                <w:sdtPr>
                  <w:id w:val="1807182107"/>
                  <w:tag w:val="goog_rdk_2191"/>
                </w:sdtPr>
                <w:sdtContent>
                  <w:del w:author="Anonymous" w:id="17" w:date="2026-09-24T05:24:15Z">
                    <w:r w:rsidDel="00000000" w:rsidR="00000000" w:rsidRPr="00000000">
                      <w:rPr>
                        <w:rtl w:val="0"/>
                      </w:rPr>
                    </w:r>
                  </w:del>
                </w:sdtContent>
              </w:sdt>
              <w:del w:author="Anonymous" w:id="17" w:date="2026-09-24T05:24:15Z"/>
            </w:sdtContent>
          </w:sdt>
        </w:p>
      </w:sdtContent>
    </w:sdt>
    <w:sdt>
      <w:sdtPr>
        <w:id w:val="-1360208534"/>
        <w:tag w:val="goog_rdk_2195"/>
      </w:sdtPr>
      <w:sdtContent>
        <w:p w:rsidR="00000000" w:rsidDel="00000000" w:rsidP="00000000" w:rsidRDefault="00000000" w:rsidRPr="00000000" w14:paraId="000001BA">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64054759"/>
              <w:tag w:val="goog_rdk_2193"/>
            </w:sdtPr>
            <w:sdtContent>
              <w:del w:author="Anonymous" w:id="17" w:date="2026-09-24T05:24:15Z"/>
              <w:sdt>
                <w:sdtPr>
                  <w:id w:val="-365680162"/>
                  <w:tag w:val="goog_rdk_2194"/>
                </w:sdtPr>
                <w:sdtContent>
                  <w:del w:author="Anonymous" w:id="17" w:date="2026-09-24T05:24:15Z">
                    <w:r w:rsidDel="00000000" w:rsidR="00000000" w:rsidRPr="00000000">
                      <w:rPr>
                        <w:rtl w:val="0"/>
                      </w:rPr>
                    </w:r>
                  </w:del>
                </w:sdtContent>
              </w:sdt>
              <w:del w:author="Anonymous" w:id="17" w:date="2026-09-24T05:24:15Z"/>
            </w:sdtContent>
          </w:sdt>
        </w:p>
      </w:sdtContent>
    </w:sdt>
    <w:sdt>
      <w:sdtPr>
        <w:id w:val="143225242"/>
        <w:tag w:val="goog_rdk_2198"/>
      </w:sdtPr>
      <w:sdtContent>
        <w:p w:rsidR="00000000" w:rsidDel="00000000" w:rsidP="00000000" w:rsidRDefault="00000000" w:rsidRPr="00000000" w14:paraId="000001BB">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26968812"/>
              <w:tag w:val="goog_rdk_2196"/>
            </w:sdtPr>
            <w:sdtContent>
              <w:del w:author="Anonymous" w:id="17" w:date="2026-09-24T05:24:15Z"/>
              <w:sdt>
                <w:sdtPr>
                  <w:id w:val="-1983327725"/>
                  <w:tag w:val="goog_rdk_2197"/>
                </w:sdtPr>
                <w:sdtContent>
                  <w:del w:author="Anonymous" w:id="17" w:date="2026-09-24T05:24:15Z">
                    <w:r w:rsidDel="00000000" w:rsidR="00000000" w:rsidRPr="00000000">
                      <w:rPr>
                        <w:rtl w:val="0"/>
                      </w:rPr>
                    </w:r>
                  </w:del>
                </w:sdtContent>
              </w:sdt>
              <w:del w:author="Anonymous" w:id="17" w:date="2026-09-24T05:24:15Z"/>
            </w:sdtContent>
          </w:sdt>
        </w:p>
      </w:sdtContent>
    </w:sdt>
    <w:sdt>
      <w:sdtPr>
        <w:id w:val="-2029704590"/>
        <w:tag w:val="goog_rdk_2201"/>
      </w:sdtPr>
      <w:sdtContent>
        <w:p w:rsidR="00000000" w:rsidDel="00000000" w:rsidP="00000000" w:rsidRDefault="00000000" w:rsidRPr="00000000" w14:paraId="000001BC">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68700191"/>
              <w:tag w:val="goog_rdk_2199"/>
            </w:sdtPr>
            <w:sdtContent>
              <w:del w:author="Anonymous" w:id="17" w:date="2026-09-24T05:24:15Z"/>
              <w:sdt>
                <w:sdtPr>
                  <w:id w:val="66903810"/>
                  <w:tag w:val="goog_rdk_2200"/>
                </w:sdtPr>
                <w:sdtContent>
                  <w:del w:author="Anonymous" w:id="17" w:date="2026-09-24T05:24:15Z">
                    <w:r w:rsidDel="00000000" w:rsidR="00000000" w:rsidRPr="00000000">
                      <w:rPr>
                        <w:rtl w:val="0"/>
                      </w:rPr>
                    </w:r>
                  </w:del>
                </w:sdtContent>
              </w:sdt>
              <w:del w:author="Anonymous" w:id="17" w:date="2026-09-24T05:24:15Z"/>
            </w:sdtContent>
          </w:sdt>
        </w:p>
      </w:sdtContent>
    </w:sdt>
    <w:sdt>
      <w:sdtPr>
        <w:id w:val="-2146129738"/>
        <w:tag w:val="goog_rdk_2204"/>
      </w:sdtPr>
      <w:sdtContent>
        <w:p w:rsidR="00000000" w:rsidDel="00000000" w:rsidP="00000000" w:rsidRDefault="00000000" w:rsidRPr="00000000" w14:paraId="000001BD">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72885880"/>
              <w:tag w:val="goog_rdk_2202"/>
            </w:sdtPr>
            <w:sdtContent>
              <w:del w:author="Anonymous" w:id="17" w:date="2026-09-24T05:24:15Z"/>
              <w:sdt>
                <w:sdtPr>
                  <w:id w:val="449555447"/>
                  <w:tag w:val="goog_rdk_2203"/>
                </w:sdtPr>
                <w:sdtContent>
                  <w:del w:author="Anonymous" w:id="17" w:date="2026-09-24T05:24:15Z">
                    <w:r w:rsidDel="00000000" w:rsidR="00000000" w:rsidRPr="00000000">
                      <w:rPr>
                        <w:rtl w:val="0"/>
                      </w:rPr>
                    </w:r>
                  </w:del>
                </w:sdtContent>
              </w:sdt>
              <w:del w:author="Anonymous" w:id="17" w:date="2026-09-24T05:24:15Z"/>
            </w:sdtContent>
          </w:sdt>
        </w:p>
      </w:sdtContent>
    </w:sdt>
    <w:sdt>
      <w:sdtPr>
        <w:id w:val="1022563618"/>
        <w:tag w:val="goog_rdk_2207"/>
      </w:sdtPr>
      <w:sdtContent>
        <w:p w:rsidR="00000000" w:rsidDel="00000000" w:rsidP="00000000" w:rsidRDefault="00000000" w:rsidRPr="00000000" w14:paraId="000001BE">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98579977"/>
              <w:tag w:val="goog_rdk_2205"/>
            </w:sdtPr>
            <w:sdtContent>
              <w:del w:author="Anonymous" w:id="17" w:date="2026-09-24T05:24:15Z"/>
              <w:sdt>
                <w:sdtPr>
                  <w:id w:val="642099087"/>
                  <w:tag w:val="goog_rdk_2206"/>
                </w:sdtPr>
                <w:sdtContent>
                  <w:del w:author="Anonymous" w:id="17" w:date="2026-09-24T05:24:15Z">
                    <w:r w:rsidDel="00000000" w:rsidR="00000000" w:rsidRPr="00000000">
                      <w:rPr>
                        <w:rtl w:val="0"/>
                      </w:rPr>
                    </w:r>
                  </w:del>
                </w:sdtContent>
              </w:sdt>
              <w:del w:author="Anonymous" w:id="17" w:date="2026-09-24T05:24:15Z"/>
            </w:sdtContent>
          </w:sdt>
        </w:p>
      </w:sdtContent>
    </w:sdt>
    <w:sdt>
      <w:sdtPr>
        <w:id w:val="1881534652"/>
        <w:tag w:val="goog_rdk_2210"/>
      </w:sdtPr>
      <w:sdtContent>
        <w:p w:rsidR="00000000" w:rsidDel="00000000" w:rsidP="00000000" w:rsidRDefault="00000000" w:rsidRPr="00000000" w14:paraId="000001BF">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53129266"/>
              <w:tag w:val="goog_rdk_2208"/>
            </w:sdtPr>
            <w:sdtContent>
              <w:del w:author="Anonymous" w:id="17" w:date="2026-09-24T05:24:15Z"/>
              <w:sdt>
                <w:sdtPr>
                  <w:id w:val="586162297"/>
                  <w:tag w:val="goog_rdk_2209"/>
                </w:sdtPr>
                <w:sdtContent>
                  <w:del w:author="Anonymous" w:id="17" w:date="2026-09-24T05:24:15Z">
                    <w:r w:rsidDel="00000000" w:rsidR="00000000" w:rsidRPr="00000000">
                      <w:rPr>
                        <w:rtl w:val="0"/>
                      </w:rPr>
                    </w:r>
                  </w:del>
                </w:sdtContent>
              </w:sdt>
              <w:del w:author="Anonymous" w:id="17" w:date="2026-09-24T05:24:15Z"/>
            </w:sdtContent>
          </w:sdt>
        </w:p>
      </w:sdtContent>
    </w:sdt>
    <w:sdt>
      <w:sdtPr>
        <w:id w:val="-1531284373"/>
        <w:tag w:val="goog_rdk_2213"/>
      </w:sdtPr>
      <w:sdtContent>
        <w:p w:rsidR="00000000" w:rsidDel="00000000" w:rsidP="00000000" w:rsidRDefault="00000000" w:rsidRPr="00000000" w14:paraId="000001C0">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685738650"/>
              <w:tag w:val="goog_rdk_2211"/>
            </w:sdtPr>
            <w:sdtContent>
              <w:del w:author="Anonymous" w:id="17" w:date="2026-09-24T05:24:15Z"/>
              <w:sdt>
                <w:sdtPr>
                  <w:id w:val="-2077910488"/>
                  <w:tag w:val="goog_rdk_2212"/>
                </w:sdtPr>
                <w:sdtContent>
                  <w:del w:author="Anonymous" w:id="17" w:date="2026-09-24T05:24:15Z">
                    <w:r w:rsidDel="00000000" w:rsidR="00000000" w:rsidRPr="00000000">
                      <w:rPr>
                        <w:rtl w:val="0"/>
                      </w:rPr>
                    </w:r>
                  </w:del>
                </w:sdtContent>
              </w:sdt>
              <w:del w:author="Anonymous" w:id="17" w:date="2026-09-24T05:24:15Z"/>
            </w:sdtContent>
          </w:sdt>
        </w:p>
      </w:sdtContent>
    </w:sdt>
    <w:sdt>
      <w:sdtPr>
        <w:id w:val="647922583"/>
        <w:tag w:val="goog_rdk_2216"/>
      </w:sdtPr>
      <w:sdtContent>
        <w:p w:rsidR="00000000" w:rsidDel="00000000" w:rsidP="00000000" w:rsidRDefault="00000000" w:rsidRPr="00000000" w14:paraId="000001C1">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53903189"/>
              <w:tag w:val="goog_rdk_2214"/>
            </w:sdtPr>
            <w:sdtContent>
              <w:del w:author="Anonymous" w:id="17" w:date="2026-09-24T05:24:15Z"/>
              <w:sdt>
                <w:sdtPr>
                  <w:id w:val="1945679840"/>
                  <w:tag w:val="goog_rdk_2215"/>
                </w:sdtPr>
                <w:sdtContent>
                  <w:del w:author="Anonymous" w:id="17" w:date="2026-09-24T05:24:15Z">
                    <w:r w:rsidDel="00000000" w:rsidR="00000000" w:rsidRPr="00000000">
                      <w:rPr>
                        <w:rtl w:val="0"/>
                      </w:rPr>
                    </w:r>
                  </w:del>
                </w:sdtContent>
              </w:sdt>
              <w:del w:author="Anonymous" w:id="17" w:date="2026-09-24T05:24:15Z"/>
            </w:sdtContent>
          </w:sdt>
        </w:p>
      </w:sdtContent>
    </w:sdt>
    <w:sdt>
      <w:sdtPr>
        <w:id w:val="1979132364"/>
        <w:tag w:val="goog_rdk_2219"/>
      </w:sdtPr>
      <w:sdtContent>
        <w:p w:rsidR="00000000" w:rsidDel="00000000" w:rsidP="00000000" w:rsidRDefault="00000000" w:rsidRPr="00000000" w14:paraId="000001C2">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52712544"/>
              <w:tag w:val="goog_rdk_2217"/>
            </w:sdtPr>
            <w:sdtContent>
              <w:del w:author="Anonymous" w:id="17" w:date="2026-09-24T05:24:15Z"/>
              <w:sdt>
                <w:sdtPr>
                  <w:id w:val="408662990"/>
                  <w:tag w:val="goog_rdk_2218"/>
                </w:sdtPr>
                <w:sdtContent>
                  <w:del w:author="Anonymous" w:id="17" w:date="2026-09-24T05:24:15Z">
                    <w:r w:rsidDel="00000000" w:rsidR="00000000" w:rsidRPr="00000000">
                      <w:rPr>
                        <w:rtl w:val="0"/>
                      </w:rPr>
                    </w:r>
                  </w:del>
                </w:sdtContent>
              </w:sdt>
              <w:del w:author="Anonymous" w:id="17" w:date="2026-09-24T05:24:15Z"/>
            </w:sdtContent>
          </w:sdt>
        </w:p>
      </w:sdtContent>
    </w:sdt>
    <w:sdt>
      <w:sdtPr>
        <w:id w:val="-241783260"/>
        <w:tag w:val="goog_rdk_2222"/>
      </w:sdtPr>
      <w:sdtContent>
        <w:p w:rsidR="00000000" w:rsidDel="00000000" w:rsidP="00000000" w:rsidRDefault="00000000" w:rsidRPr="00000000" w14:paraId="000001C3">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29635478"/>
              <w:tag w:val="goog_rdk_2220"/>
            </w:sdtPr>
            <w:sdtContent>
              <w:del w:author="Anonymous" w:id="17" w:date="2026-09-24T05:24:15Z"/>
              <w:sdt>
                <w:sdtPr>
                  <w:id w:val="-342988666"/>
                  <w:tag w:val="goog_rdk_2221"/>
                </w:sdtPr>
                <w:sdtContent>
                  <w:del w:author="Anonymous" w:id="17" w:date="2026-09-24T05:24:15Z">
                    <w:r w:rsidDel="00000000" w:rsidR="00000000" w:rsidRPr="00000000">
                      <w:rPr>
                        <w:rtl w:val="0"/>
                      </w:rPr>
                    </w:r>
                  </w:del>
                </w:sdtContent>
              </w:sdt>
              <w:del w:author="Anonymous" w:id="17" w:date="2026-09-24T05:24:15Z"/>
            </w:sdtContent>
          </w:sdt>
        </w:p>
      </w:sdtContent>
    </w:sdt>
    <w:sdt>
      <w:sdtPr>
        <w:id w:val="116666681"/>
        <w:tag w:val="goog_rdk_2225"/>
      </w:sdtPr>
      <w:sdtContent>
        <w:p w:rsidR="00000000" w:rsidDel="00000000" w:rsidP="00000000" w:rsidRDefault="00000000" w:rsidRPr="00000000" w14:paraId="000001C4">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23366977"/>
              <w:tag w:val="goog_rdk_2223"/>
            </w:sdtPr>
            <w:sdtContent>
              <w:del w:author="Anonymous" w:id="17" w:date="2026-09-24T05:24:15Z"/>
              <w:sdt>
                <w:sdtPr>
                  <w:id w:val="873785558"/>
                  <w:tag w:val="goog_rdk_2224"/>
                </w:sdtPr>
                <w:sdtContent>
                  <w:del w:author="Anonymous" w:id="17" w:date="2026-09-24T05:24:15Z">
                    <w:r w:rsidDel="00000000" w:rsidR="00000000" w:rsidRPr="00000000">
                      <w:rPr>
                        <w:rtl w:val="0"/>
                      </w:rPr>
                    </w:r>
                  </w:del>
                </w:sdtContent>
              </w:sdt>
              <w:del w:author="Anonymous" w:id="17" w:date="2026-09-24T05:24:15Z"/>
            </w:sdtContent>
          </w:sdt>
        </w:p>
      </w:sdtContent>
    </w:sdt>
    <w:sdt>
      <w:sdtPr>
        <w:id w:val="1559679352"/>
        <w:tag w:val="goog_rdk_2229"/>
      </w:sdtPr>
      <w:sdtContent>
        <w:p w:rsidR="00000000" w:rsidDel="00000000" w:rsidP="00000000" w:rsidRDefault="00000000" w:rsidRPr="00000000" w14:paraId="000001C5">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01868804"/>
              <w:tag w:val="goog_rdk_2226"/>
            </w:sdtPr>
            <w:sdtContent>
              <w:del w:author="Anonymous" w:id="17" w:date="2026-09-24T05:24:15Z"/>
              <w:sdt>
                <w:sdtPr>
                  <w:id w:val="783853478"/>
                  <w:tag w:val="goog_rdk_2227"/>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Party Budget Recommendations Page</w:delText>
                    </w:r>
                  </w:del>
                </w:sdtContent>
              </w:sdt>
              <w:del w:author="Anonymous" w:id="17" w:date="2026-09-24T05:24:15Z">
                <w:sdt>
                  <w:sdtPr>
                    <w:id w:val="-842047730"/>
                    <w:tag w:val="goog_rdk_222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Shows curated party planning options, including food, venues, and decorations, matched to the provided budget.</w:delText>
                    </w:r>
                  </w:sdtContent>
                </w:sdt>
              </w:del>
            </w:sdtContent>
          </w:sdt>
        </w:p>
      </w:sdtContent>
    </w:sdt>
    <w:sdt>
      <w:sdtPr>
        <w:id w:val="1619693856"/>
        <w:tag w:val="goog_rdk_2232"/>
      </w:sdtPr>
      <w:sdtContent>
        <w:p w:rsidR="00000000" w:rsidDel="00000000" w:rsidP="00000000" w:rsidRDefault="00000000" w:rsidRPr="00000000" w14:paraId="000001C6">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57285270"/>
              <w:tag w:val="goog_rdk_2230"/>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4200525" cy="8629650"/>
                      <wp:effectExtent b="0" l="0" r="0" t="0"/>
                      <wp:docPr id="167"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4200525" cy="8629650"/>
                              </a:xfrm>
                              <a:prstGeom prst="rect"/>
                              <a:ln/>
                            </pic:spPr>
                          </pic:pic>
                        </a:graphicData>
                      </a:graphic>
                    </wp:inline>
                  </w:drawing>
                </w:r>
              </w:del>
              <w:sdt>
                <w:sdtPr>
                  <w:id w:val="525699747"/>
                  <w:tag w:val="goog_rdk_2231"/>
                </w:sdtPr>
                <w:sdtContent>
                  <w:del w:author="Anonymous" w:id="17" w:date="2026-09-24T05:24:15Z">
                    <w:r w:rsidDel="00000000" w:rsidR="00000000" w:rsidRPr="00000000">
                      <w:rPr>
                        <w:rtl w:val="0"/>
                      </w:rPr>
                    </w:r>
                  </w:del>
                </w:sdtContent>
              </w:sdt>
              <w:del w:author="Anonymous" w:id="17" w:date="2026-09-24T05:24:15Z"/>
            </w:sdtContent>
          </w:sdt>
        </w:p>
      </w:sdtContent>
    </w:sdt>
    <w:sdt>
      <w:sdtPr>
        <w:id w:val="-660351574"/>
        <w:tag w:val="goog_rdk_2235"/>
      </w:sdtPr>
      <w:sdtContent>
        <w:p w:rsidR="00000000" w:rsidDel="00000000" w:rsidP="00000000" w:rsidRDefault="00000000" w:rsidRPr="00000000" w14:paraId="000001C7">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37340326"/>
              <w:tag w:val="goog_rdk_2233"/>
            </w:sdtPr>
            <w:sdtContent>
              <w:del w:author="Anonymous" w:id="17" w:date="2026-09-24T05:24:15Z"/>
              <w:sdt>
                <w:sdtPr>
                  <w:id w:val="1765196512"/>
                  <w:tag w:val="goog_rdk_2234"/>
                </w:sdtPr>
                <w:sdtContent>
                  <w:del w:author="Anonymous" w:id="17" w:date="2026-09-24T05:24:15Z">
                    <w:r w:rsidDel="00000000" w:rsidR="00000000" w:rsidRPr="00000000">
                      <w:rPr>
                        <w:rtl w:val="0"/>
                      </w:rPr>
                    </w:r>
                  </w:del>
                </w:sdtContent>
              </w:sdt>
              <w:del w:author="Anonymous" w:id="17" w:date="2026-09-24T05:24:15Z"/>
            </w:sdtContent>
          </w:sdt>
        </w:p>
      </w:sdtContent>
    </w:sdt>
    <w:sdt>
      <w:sdtPr>
        <w:id w:val="299332443"/>
        <w:tag w:val="goog_rdk_2238"/>
      </w:sdtPr>
      <w:sdtContent>
        <w:p w:rsidR="00000000" w:rsidDel="00000000" w:rsidP="00000000" w:rsidRDefault="00000000" w:rsidRPr="00000000" w14:paraId="000001C8">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79744748"/>
              <w:tag w:val="goog_rdk_2236"/>
            </w:sdtPr>
            <w:sdtContent>
              <w:del w:author="Anonymous" w:id="17" w:date="2026-09-24T05:24:15Z"/>
              <w:sdt>
                <w:sdtPr>
                  <w:id w:val="-808181461"/>
                  <w:tag w:val="goog_rdk_2237"/>
                </w:sdtPr>
                <w:sdtContent>
                  <w:del w:author="Anonymous" w:id="17" w:date="2026-09-24T05:24:15Z">
                    <w:r w:rsidDel="00000000" w:rsidR="00000000" w:rsidRPr="00000000">
                      <w:rPr>
                        <w:rtl w:val="0"/>
                      </w:rPr>
                    </w:r>
                  </w:del>
                </w:sdtContent>
              </w:sdt>
              <w:del w:author="Anonymous" w:id="17" w:date="2026-09-24T05:24:15Z"/>
            </w:sdtContent>
          </w:sdt>
        </w:p>
      </w:sdtContent>
    </w:sdt>
    <w:sdt>
      <w:sdtPr>
        <w:id w:val="750086749"/>
        <w:tag w:val="goog_rdk_2242"/>
      </w:sdtPr>
      <w:sdtContent>
        <w:p w:rsidR="00000000" w:rsidDel="00000000" w:rsidP="00000000" w:rsidRDefault="00000000" w:rsidRPr="00000000" w14:paraId="000001C9">
          <w:pPr>
            <w:pStyle w:val="Heading1"/>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spacing w:after="0" w:lineRule="auto"/>
              </w:pPr>
            </w:pPrChange>
          </w:pPr>
          <w:sdt>
            <w:sdtPr>
              <w:id w:val="697137614"/>
              <w:tag w:val="goog_rdk_2239"/>
            </w:sdtPr>
            <w:sdtContent>
              <w:del w:author="Anonymous" w:id="17" w:date="2026-09-24T05:24:15Z"/>
              <w:sdt>
                <w:sdtPr>
                  <w:id w:val="-398363021"/>
                  <w:tag w:val="goog_rdk_2240"/>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Jewelry Budget Planner Page</w:delText>
                    </w:r>
                  </w:del>
                </w:sdtContent>
              </w:sdt>
              <w:del w:author="Anonymous" w:id="17" w:date="2026-09-24T05:24:15Z">
                <w:sdt>
                  <w:sdtPr>
                    <w:id w:val="-1467737592"/>
                    <w:tag w:val="goog_rdk_224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Provides jewelry recommendations aligned with occasion and outfit style, using text and optional image inputs.</w:delText>
                    </w:r>
                  </w:sdtContent>
                </w:sdt>
              </w:del>
            </w:sdtContent>
          </w:sdt>
        </w:p>
      </w:sdtContent>
    </w:sdt>
    <w:sdt>
      <w:sdtPr>
        <w:id w:val="-1823474240"/>
        <w:tag w:val="goog_rdk_2245"/>
      </w:sdtPr>
      <w:sdtContent>
        <w:p w:rsidR="00000000" w:rsidDel="00000000" w:rsidP="00000000" w:rsidRDefault="00000000" w:rsidRPr="00000000" w14:paraId="000001CA">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53398039"/>
              <w:tag w:val="goog_rdk_2243"/>
            </w:sdtPr>
            <w:sdtContent>
              <w:del w:author="Anonymous" w:id="17" w:date="2026-09-24T05:24:15Z"/>
              <w:sdt>
                <w:sdtPr>
                  <w:id w:val="829546120"/>
                  <w:tag w:val="goog_rdk_2244"/>
                </w:sdtPr>
                <w:sdtContent>
                  <w:del w:author="Anonymous" w:id="17" w:date="2026-09-24T05:24:15Z">
                    <w:r w:rsidDel="00000000" w:rsidR="00000000" w:rsidRPr="00000000">
                      <w:rPr>
                        <w:rtl w:val="0"/>
                      </w:rPr>
                    </w:r>
                  </w:del>
                </w:sdtContent>
              </w:sdt>
              <w:del w:author="Anonymous" w:id="17" w:date="2026-09-24T05:24:15Z"/>
            </w:sdtContent>
          </w:sdt>
        </w:p>
      </w:sdtContent>
    </w:sdt>
    <w:sdt>
      <w:sdtPr>
        <w:id w:val="-1345848371"/>
        <w:tag w:val="goog_rdk_2248"/>
      </w:sdtPr>
      <w:sdtContent>
        <w:p w:rsidR="00000000" w:rsidDel="00000000" w:rsidP="00000000" w:rsidRDefault="00000000" w:rsidRPr="00000000" w14:paraId="000001CB">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73468825"/>
              <w:tag w:val="goog_rdk_2246"/>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467350" cy="6210300"/>
                      <wp:effectExtent b="0" l="0" r="0" t="0"/>
                      <wp:docPr id="207" name="image51.png"/>
                      <a:graphic>
                        <a:graphicData uri="http://schemas.openxmlformats.org/drawingml/2006/picture">
                          <pic:pic>
                            <pic:nvPicPr>
                              <pic:cNvPr id="0" name="image51.png"/>
                              <pic:cNvPicPr preferRelativeResize="0"/>
                            </pic:nvPicPr>
                            <pic:blipFill>
                              <a:blip r:embed="rId61"/>
                              <a:srcRect b="0" l="0" r="0" t="0"/>
                              <a:stretch>
                                <a:fillRect/>
                              </a:stretch>
                            </pic:blipFill>
                            <pic:spPr>
                              <a:xfrm>
                                <a:off x="0" y="0"/>
                                <a:ext cx="5467350" cy="6210300"/>
                              </a:xfrm>
                              <a:prstGeom prst="rect"/>
                              <a:ln/>
                            </pic:spPr>
                          </pic:pic>
                        </a:graphicData>
                      </a:graphic>
                    </wp:inline>
                  </w:drawing>
                </w:r>
              </w:del>
              <w:sdt>
                <w:sdtPr>
                  <w:id w:val="-506708709"/>
                  <w:tag w:val="goog_rdk_2247"/>
                </w:sdtPr>
                <w:sdtContent>
                  <w:del w:author="Anonymous" w:id="17" w:date="2026-09-24T05:24:15Z">
                    <w:r w:rsidDel="00000000" w:rsidR="00000000" w:rsidRPr="00000000">
                      <w:rPr>
                        <w:rtl w:val="0"/>
                      </w:rPr>
                    </w:r>
                  </w:del>
                </w:sdtContent>
              </w:sdt>
              <w:del w:author="Anonymous" w:id="17" w:date="2026-09-24T05:24:15Z"/>
            </w:sdtContent>
          </w:sdt>
        </w:p>
      </w:sdtContent>
    </w:sdt>
    <w:sdt>
      <w:sdtPr>
        <w:id w:val="-1614606040"/>
        <w:tag w:val="goog_rdk_2251"/>
      </w:sdtPr>
      <w:sdtContent>
        <w:p w:rsidR="00000000" w:rsidDel="00000000" w:rsidP="00000000" w:rsidRDefault="00000000" w:rsidRPr="00000000" w14:paraId="000001CC">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30174819"/>
              <w:tag w:val="goog_rdk_2249"/>
            </w:sdtPr>
            <w:sdtContent>
              <w:del w:author="Anonymous" w:id="17" w:date="2026-09-24T05:24:15Z"/>
              <w:sdt>
                <w:sdtPr>
                  <w:id w:val="-1877787137"/>
                  <w:tag w:val="goog_rdk_2250"/>
                </w:sdtPr>
                <w:sdtContent>
                  <w:del w:author="Anonymous" w:id="17" w:date="2026-09-24T05:24:15Z">
                    <w:r w:rsidDel="00000000" w:rsidR="00000000" w:rsidRPr="00000000">
                      <w:rPr>
                        <w:rtl w:val="0"/>
                      </w:rPr>
                    </w:r>
                  </w:del>
                </w:sdtContent>
              </w:sdt>
              <w:del w:author="Anonymous" w:id="17" w:date="2026-09-24T05:24:15Z"/>
            </w:sdtContent>
          </w:sdt>
        </w:p>
      </w:sdtContent>
    </w:sdt>
    <w:sdt>
      <w:sdtPr>
        <w:id w:val="-123992173"/>
        <w:tag w:val="goog_rdk_2254"/>
      </w:sdtPr>
      <w:sdtContent>
        <w:p w:rsidR="00000000" w:rsidDel="00000000" w:rsidP="00000000" w:rsidRDefault="00000000" w:rsidRPr="00000000" w14:paraId="000001CD">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89719686"/>
              <w:tag w:val="goog_rdk_2252"/>
            </w:sdtPr>
            <w:sdtContent>
              <w:del w:author="Anonymous" w:id="17" w:date="2026-09-24T05:24:15Z"/>
              <w:sdt>
                <w:sdtPr>
                  <w:id w:val="-1076840412"/>
                  <w:tag w:val="goog_rdk_2253"/>
                </w:sdtPr>
                <w:sdtContent>
                  <w:del w:author="Anonymous" w:id="17" w:date="2026-09-24T05:24:15Z">
                    <w:r w:rsidDel="00000000" w:rsidR="00000000" w:rsidRPr="00000000">
                      <w:rPr>
                        <w:rtl w:val="0"/>
                      </w:rPr>
                    </w:r>
                  </w:del>
                </w:sdtContent>
              </w:sdt>
              <w:del w:author="Anonymous" w:id="17" w:date="2026-09-24T05:24:15Z"/>
            </w:sdtContent>
          </w:sdt>
        </w:p>
      </w:sdtContent>
    </w:sdt>
    <w:sdt>
      <w:sdtPr>
        <w:id w:val="-1766092885"/>
        <w:tag w:val="goog_rdk_2257"/>
      </w:sdtPr>
      <w:sdtContent>
        <w:p w:rsidR="00000000" w:rsidDel="00000000" w:rsidP="00000000" w:rsidRDefault="00000000" w:rsidRPr="00000000" w14:paraId="000001CE">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09477226"/>
              <w:tag w:val="goog_rdk_2255"/>
            </w:sdtPr>
            <w:sdtContent>
              <w:del w:author="Anonymous" w:id="17" w:date="2026-09-24T05:24:15Z"/>
              <w:sdt>
                <w:sdtPr>
                  <w:id w:val="-1498574130"/>
                  <w:tag w:val="goog_rdk_2256"/>
                </w:sdtPr>
                <w:sdtContent>
                  <w:del w:author="Anonymous" w:id="17" w:date="2026-09-24T05:24:15Z">
                    <w:r w:rsidDel="00000000" w:rsidR="00000000" w:rsidRPr="00000000">
                      <w:rPr>
                        <w:rtl w:val="0"/>
                      </w:rPr>
                    </w:r>
                  </w:del>
                </w:sdtContent>
              </w:sdt>
              <w:del w:author="Anonymous" w:id="17" w:date="2026-09-24T05:24:15Z"/>
            </w:sdtContent>
          </w:sdt>
        </w:p>
      </w:sdtContent>
    </w:sdt>
    <w:sdt>
      <w:sdtPr>
        <w:id w:val="-149842159"/>
        <w:tag w:val="goog_rdk_2260"/>
      </w:sdtPr>
      <w:sdtContent>
        <w:p w:rsidR="00000000" w:rsidDel="00000000" w:rsidP="00000000" w:rsidRDefault="00000000" w:rsidRPr="00000000" w14:paraId="000001CF">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03338803"/>
              <w:tag w:val="goog_rdk_2258"/>
            </w:sdtPr>
            <w:sdtContent>
              <w:del w:author="Anonymous" w:id="17" w:date="2026-09-24T05:24:15Z"/>
              <w:sdt>
                <w:sdtPr>
                  <w:id w:val="-641821475"/>
                  <w:tag w:val="goog_rdk_2259"/>
                </w:sdtPr>
                <w:sdtContent>
                  <w:del w:author="Anonymous" w:id="17" w:date="2026-09-24T05:24:15Z">
                    <w:r w:rsidDel="00000000" w:rsidR="00000000" w:rsidRPr="00000000">
                      <w:rPr>
                        <w:rtl w:val="0"/>
                      </w:rPr>
                    </w:r>
                  </w:del>
                </w:sdtContent>
              </w:sdt>
              <w:del w:author="Anonymous" w:id="17" w:date="2026-09-24T05:24:15Z"/>
            </w:sdtContent>
          </w:sdt>
        </w:p>
      </w:sdtContent>
    </w:sdt>
    <w:sdt>
      <w:sdtPr>
        <w:id w:val="1748054913"/>
        <w:tag w:val="goog_rdk_2263"/>
      </w:sdtPr>
      <w:sdtContent>
        <w:p w:rsidR="00000000" w:rsidDel="00000000" w:rsidP="00000000" w:rsidRDefault="00000000" w:rsidRPr="00000000" w14:paraId="000001D0">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28055302"/>
              <w:tag w:val="goog_rdk_2261"/>
            </w:sdtPr>
            <w:sdtContent>
              <w:del w:author="Anonymous" w:id="17" w:date="2026-09-24T05:24:15Z"/>
              <w:sdt>
                <w:sdtPr>
                  <w:id w:val="-60111260"/>
                  <w:tag w:val="goog_rdk_2262"/>
                </w:sdtPr>
                <w:sdtContent>
                  <w:del w:author="Anonymous" w:id="17" w:date="2026-09-24T05:24:15Z">
                    <w:r w:rsidDel="00000000" w:rsidR="00000000" w:rsidRPr="00000000">
                      <w:rPr>
                        <w:rtl w:val="0"/>
                      </w:rPr>
                    </w:r>
                  </w:del>
                </w:sdtContent>
              </w:sdt>
              <w:del w:author="Anonymous" w:id="17" w:date="2026-09-24T05:24:15Z"/>
            </w:sdtContent>
          </w:sdt>
        </w:p>
      </w:sdtContent>
    </w:sdt>
    <w:sdt>
      <w:sdtPr>
        <w:id w:val="-825157216"/>
        <w:tag w:val="goog_rdk_2266"/>
      </w:sdtPr>
      <w:sdtContent>
        <w:p w:rsidR="00000000" w:rsidDel="00000000" w:rsidP="00000000" w:rsidRDefault="00000000" w:rsidRPr="00000000" w14:paraId="000001D1">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95848228"/>
              <w:tag w:val="goog_rdk_2264"/>
            </w:sdtPr>
            <w:sdtContent>
              <w:del w:author="Anonymous" w:id="17" w:date="2026-09-24T05:24:15Z"/>
              <w:sdt>
                <w:sdtPr>
                  <w:id w:val="-728932388"/>
                  <w:tag w:val="goog_rdk_2265"/>
                </w:sdtPr>
                <w:sdtContent>
                  <w:del w:author="Anonymous" w:id="17" w:date="2026-09-24T05:24:15Z">
                    <w:r w:rsidDel="00000000" w:rsidR="00000000" w:rsidRPr="00000000">
                      <w:rPr>
                        <w:rtl w:val="0"/>
                      </w:rPr>
                    </w:r>
                  </w:del>
                </w:sdtContent>
              </w:sdt>
              <w:del w:author="Anonymous" w:id="17" w:date="2026-09-24T05:24:15Z"/>
            </w:sdtContent>
          </w:sdt>
        </w:p>
      </w:sdtContent>
    </w:sdt>
    <w:sdt>
      <w:sdtPr>
        <w:id w:val="-1347246695"/>
        <w:tag w:val="goog_rdk_2269"/>
      </w:sdtPr>
      <w:sdtContent>
        <w:p w:rsidR="00000000" w:rsidDel="00000000" w:rsidP="00000000" w:rsidRDefault="00000000" w:rsidRPr="00000000" w14:paraId="000001D2">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64802115"/>
              <w:tag w:val="goog_rdk_2267"/>
            </w:sdtPr>
            <w:sdtContent>
              <w:del w:author="Anonymous" w:id="17" w:date="2026-09-24T05:24:15Z"/>
              <w:sdt>
                <w:sdtPr>
                  <w:id w:val="968182839"/>
                  <w:tag w:val="goog_rdk_2268"/>
                </w:sdtPr>
                <w:sdtContent>
                  <w:del w:author="Anonymous" w:id="17" w:date="2026-09-24T05:24:15Z">
                    <w:r w:rsidDel="00000000" w:rsidR="00000000" w:rsidRPr="00000000">
                      <w:rPr>
                        <w:rtl w:val="0"/>
                      </w:rPr>
                    </w:r>
                  </w:del>
                </w:sdtContent>
              </w:sdt>
              <w:del w:author="Anonymous" w:id="17" w:date="2026-09-24T05:24:15Z"/>
            </w:sdtContent>
          </w:sdt>
        </w:p>
      </w:sdtContent>
    </w:sdt>
    <w:sdt>
      <w:sdtPr>
        <w:id w:val="-1355713435"/>
        <w:tag w:val="goog_rdk_2272"/>
      </w:sdtPr>
      <w:sdtContent>
        <w:p w:rsidR="00000000" w:rsidDel="00000000" w:rsidP="00000000" w:rsidRDefault="00000000" w:rsidRPr="00000000" w14:paraId="000001D3">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86468481"/>
              <w:tag w:val="goog_rdk_2270"/>
            </w:sdtPr>
            <w:sdtContent>
              <w:del w:author="Anonymous" w:id="17" w:date="2026-09-24T05:24:15Z"/>
              <w:sdt>
                <w:sdtPr>
                  <w:id w:val="1873033062"/>
                  <w:tag w:val="goog_rdk_2271"/>
                </w:sdtPr>
                <w:sdtContent>
                  <w:del w:author="Anonymous" w:id="17" w:date="2026-09-24T05:24:15Z">
                    <w:r w:rsidDel="00000000" w:rsidR="00000000" w:rsidRPr="00000000">
                      <w:rPr>
                        <w:rtl w:val="0"/>
                      </w:rPr>
                    </w:r>
                  </w:del>
                </w:sdtContent>
              </w:sdt>
              <w:del w:author="Anonymous" w:id="17" w:date="2026-09-24T05:24:15Z"/>
            </w:sdtContent>
          </w:sdt>
        </w:p>
      </w:sdtContent>
    </w:sdt>
    <w:sdt>
      <w:sdtPr>
        <w:id w:val="-1124234225"/>
        <w:tag w:val="goog_rdk_2275"/>
      </w:sdtPr>
      <w:sdtContent>
        <w:p w:rsidR="00000000" w:rsidDel="00000000" w:rsidP="00000000" w:rsidRDefault="00000000" w:rsidRPr="00000000" w14:paraId="000001D4">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57922445"/>
              <w:tag w:val="goog_rdk_2273"/>
            </w:sdtPr>
            <w:sdtContent>
              <w:del w:author="Anonymous" w:id="17" w:date="2026-09-24T05:24:15Z"/>
              <w:sdt>
                <w:sdtPr>
                  <w:id w:val="-1636880024"/>
                  <w:tag w:val="goog_rdk_2274"/>
                </w:sdtPr>
                <w:sdtContent>
                  <w:del w:author="Anonymous" w:id="17" w:date="2026-09-24T05:24:15Z">
                    <w:r w:rsidDel="00000000" w:rsidR="00000000" w:rsidRPr="00000000">
                      <w:rPr>
                        <w:rtl w:val="0"/>
                      </w:rPr>
                    </w:r>
                  </w:del>
                </w:sdtContent>
              </w:sdt>
              <w:del w:author="Anonymous" w:id="17" w:date="2026-09-24T05:24:15Z"/>
            </w:sdtContent>
          </w:sdt>
        </w:p>
      </w:sdtContent>
    </w:sdt>
    <w:sdt>
      <w:sdtPr>
        <w:id w:val="-1329458275"/>
        <w:tag w:val="goog_rdk_2278"/>
      </w:sdtPr>
      <w:sdtContent>
        <w:p w:rsidR="00000000" w:rsidDel="00000000" w:rsidP="00000000" w:rsidRDefault="00000000" w:rsidRPr="00000000" w14:paraId="000001D5">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265230"/>
              <w:tag w:val="goog_rdk_2276"/>
            </w:sdtPr>
            <w:sdtContent>
              <w:del w:author="Anonymous" w:id="17" w:date="2026-09-24T05:24:15Z"/>
              <w:sdt>
                <w:sdtPr>
                  <w:id w:val="1155718246"/>
                  <w:tag w:val="goog_rdk_2277"/>
                </w:sdtPr>
                <w:sdtContent>
                  <w:del w:author="Anonymous" w:id="17" w:date="2026-09-24T05:24:15Z">
                    <w:r w:rsidDel="00000000" w:rsidR="00000000" w:rsidRPr="00000000">
                      <w:rPr>
                        <w:rtl w:val="0"/>
                      </w:rPr>
                    </w:r>
                  </w:del>
                </w:sdtContent>
              </w:sdt>
              <w:del w:author="Anonymous" w:id="17" w:date="2026-09-24T05:24:15Z"/>
            </w:sdtContent>
          </w:sdt>
        </w:p>
      </w:sdtContent>
    </w:sdt>
    <w:sdt>
      <w:sdtPr>
        <w:id w:val="693953605"/>
        <w:tag w:val="goog_rdk_2287"/>
      </w:sdtPr>
      <w:sdtContent>
        <w:p w:rsidR="00000000" w:rsidDel="00000000" w:rsidP="00000000" w:rsidRDefault="00000000" w:rsidRPr="00000000" w14:paraId="000001D6">
          <w:pPr>
            <w:pStyle w:val="Heading1"/>
            <w:spacing w:line="259" w:lineRule="auto"/>
            <w:rPr>
              <w:ins w:author="Anonymous" w:id="55" w:date="2026-09-24T05:26:08Z"/>
              <w:del w:author="Anonymous" w:id="17" w:date="2026-09-24T05:24:15Z"/>
              <w:strike w:val="1"/>
              <w:sz w:val="52"/>
              <w:szCs w:val="52"/>
              <w:u w:val="single"/>
              <w:rPrChange w:author="Sushanth G.k" w:id="3" w:date="2026-09-24T07:06:28Z">
                <w:rPr>
                  <w:rFonts w:ascii="Cambria" w:cs="Cambria" w:eastAsia="Cambria" w:hAnsi="Cambria"/>
                  <w:sz w:val="24"/>
                  <w:szCs w:val="24"/>
                </w:rPr>
              </w:rPrChange>
            </w:rPr>
          </w:pPr>
          <w:sdt>
            <w:sdtPr>
              <w:id w:val="-628986158"/>
              <w:tag w:val="goog_rdk_2279"/>
            </w:sdtPr>
            <w:sdtContent>
              <w:del w:author="Anonymous" w:id="17" w:date="2026-09-24T05:24:15Z"/>
              <w:sdt>
                <w:sdtPr>
                  <w:id w:val="-1274204555"/>
                  <w:tag w:val="goog_rdk_2280"/>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Jewelry Budget Recommendations Page</w:delText>
                    </w:r>
                  </w:del>
                </w:sdtContent>
              </w:sdt>
              <w:del w:author="Anonymous" w:id="17" w:date="2026-09-24T05:24:15Z">
                <w:sdt>
                  <w:sdtPr>
                    <w:id w:val="-763705476"/>
                    <w:tag w:val="goog_rdk_228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Presents personalized jewelry op</w:delText>
                    </w:r>
                  </w:sdtContent>
                </w:sdt>
              </w:del>
            </w:sdtContent>
          </w:sdt>
          <w:sdt>
            <w:sdtPr>
              <w:id w:val="851090507"/>
              <w:tag w:val="goog_rdk_2282"/>
            </w:sdtPr>
            <w:sdtContent>
              <w:ins w:author="Anonymous" w:id="55" w:date="2026-09-24T05:26:08Z">
                <w:sdt>
                  <w:sdtPr>
                    <w:id w:val="-481112908"/>
                    <w:tag w:val="goog_rdk_2283"/>
                  </w:sdtPr>
                  <w:sdtContent>
                    <w:del w:author="Anonymous" w:id="17" w:date="2026-09-24T05:24:15Z"/>
                  </w:sdtContent>
                </w:sdt>
              </w:ins>
              <w:sdt>
                <w:sdtPr>
                  <w:id w:val="-586235396"/>
                  <w:tag w:val="goog_rdk_2284"/>
                </w:sdtPr>
                <w:sdtContent>
                  <w:ins w:author="Anonymous" w:id="55" w:date="2026-09-24T05:26:08Z">
                    <w:del w:author="Anonymous" w:id="17" w:date="2026-09-24T05:24:15Z">
                      <w:r w:rsidDel="00000000" w:rsidR="00000000" w:rsidRPr="00000000">
                        <w:rPr>
                          <w:strike w:val="1"/>
                          <w:sz w:val="52"/>
                          <w:szCs w:val="52"/>
                          <w:u w:val="single"/>
                          <w:rtl w:val="0"/>
                          <w:rPrChange w:author="Sushanth G.k" w:id="3" w:date="2026-09-24T07:06:28Z">
                            <w:rPr>
                              <w:rFonts w:ascii="Cambria" w:cs="Cambria" w:eastAsia="Cambria" w:hAnsi="Cambria"/>
                              <w:sz w:val="24"/>
                              <w:szCs w:val="24"/>
                            </w:rPr>
                          </w:rPrChange>
                        </w:rPr>
                        <w:delText xml:space="preserve">g/,mo b bnk0[</w:delText>
                        <w:tab/>
                        <w:tab/>
                        <w:tab/>
                        <w:tab/>
                        <w:tab/>
                        <w:tab/>
                        <w:tab/>
                        <w:tab/>
                        <w:delText xml:space="preserve">-</w:delText>
                        <w:tab/>
                        <w:tab/>
                        <w:tab/>
                        <w:tab/>
                        <w:tab/>
                        <w:tab/>
                        <w:tab/>
                        <w:tab/>
                        <w:tab/>
                        <w:tab/>
                        <w:tab/>
                        <w:tab/>
                        <w:tab/>
                        <w:tab/>
                        <w:tab/>
                        <w:tab/>
                        <w:tab/>
                        <w:tab/>
                        <w:tab/>
                        <w:tab/>
                        <w:tab/>
                        <w:tab/>
                        <w:tab/>
                        <w:tab/>
                        <w:tab/>
                        <w:delText xml:space="preserve">-  n-</w:delText>
                      </w:r>
                    </w:del>
                  </w:ins>
                </w:sdtContent>
              </w:sdt>
              <w:ins w:author="Anonymous" w:id="55" w:date="2026-09-24T05:26:08Z">
                <w:del w:author="Anonymous" w:id="17" w:date="2026-09-24T05:24:15Z">
                  <w:bookmarkStart w:colFirst="0" w:colLast="0" w:name="_heading=h.et6e8q3jv88y" w:id="35"/>
                  <w:bookmarkEnd w:id="35"/>
                  <w:sdt>
                    <w:sdtPr>
                      <w:id w:val="1032080218"/>
                      <w:tag w:val="goog_rdk_2285"/>
                    </w:sdtPr>
                    <w:sdtContent>
                      <w:r w:rsidDel="00000000" w:rsidR="00000000" w:rsidRPr="00000000">
                        <w:rPr>
                          <w:strike w:val="1"/>
                          <w:sz w:val="52"/>
                          <w:szCs w:val="52"/>
                          <w:u w:val="single"/>
                          <w:rtl w:val="0"/>
                          <w:rPrChange w:author="Sushanth G.k" w:id="3" w:date="2026-09-24T07:06:28Z">
                            <w:rPr>
                              <w:rFonts w:ascii="Cambria" w:cs="Cambria" w:eastAsia="Cambria" w:hAnsi="Cambria"/>
                              <w:sz w:val="24"/>
                              <w:szCs w:val="24"/>
                            </w:rPr>
                          </w:rPrChange>
                        </w:rPr>
                        <w:delText xml:space="preserve">PocketSmart AI: Your Smart Budget &amp; Recommendation Assistant</w:delText>
                      </w:r>
                    </w:sdtContent>
                  </w:sdt>
                  <w:sdt>
                    <w:sdtPr>
                      <w:id w:val="1769535848"/>
                      <w:tag w:val="goog_rdk_2286"/>
                    </w:sdtPr>
                    <w:sdtContent>
                      <w:r w:rsidDel="00000000" w:rsidR="00000000" w:rsidRPr="00000000">
                        <w:rPr>
                          <w:strike w:val="1"/>
                          <w:sz w:val="52"/>
                          <w:szCs w:val="52"/>
                          <w:u w:val="single"/>
                          <w:rtl w:val="0"/>
                          <w:rPrChange w:author="Sushanth G.k" w:id="3" w:date="2026-09-24T07:06:28Z">
                            <w:rPr>
                              <w:rFonts w:ascii="Cambria" w:cs="Cambria" w:eastAsia="Cambria" w:hAnsi="Cambria"/>
                              <w:sz w:val="24"/>
                              <w:szCs w:val="24"/>
                            </w:rPr>
                          </w:rPrChange>
                        </w:rPr>
                        <w:delText xml:space="preserve">(Gen AI powered budget —fkkm.,dfkk</w:delText>
                      </w:r>
                    </w:sdtContent>
                  </w:sdt>
                </w:del>
              </w:ins>
            </w:sdtContent>
          </w:sdt>
        </w:p>
      </w:sdtContent>
    </w:sdt>
    <w:sdt>
      <w:sdtPr>
        <w:id w:val="1636995273"/>
        <w:tag w:val="goog_rdk_2291"/>
      </w:sdtPr>
      <w:sdtContent>
        <w:p w:rsidR="00000000" w:rsidDel="00000000" w:rsidP="00000000" w:rsidRDefault="00000000" w:rsidRPr="00000000" w14:paraId="000001D7">
          <w:pPr>
            <w:pStyle w:val="Title"/>
            <w:tabs>
              <w:tab w:val="center" w:leader="none" w:pos="4513"/>
              <w:tab w:val="right" w:leader="none" w:pos="9026"/>
            </w:tabs>
            <w:spacing w:after="280" w:lineRule="auto"/>
            <w:ind w:right="-561.2598425196836"/>
            <w:jc w:val="center"/>
            <w:rPr>
              <w:ins w:author="Anonymous" w:id="55" w:date="2026-09-24T05:26:08Z"/>
              <w:del w:author="Anonymous" w:id="17" w:date="2026-09-24T05:24:15Z"/>
              <w:strike w:val="1"/>
              <w:u w:val="single"/>
              <w:rPrChange w:author="Sushanth G.k" w:id="3" w:date="2026-09-24T07:06:28Z">
                <w:rPr>
                  <w:rFonts w:ascii="Cambria" w:cs="Cambria" w:eastAsia="Cambria" w:hAnsi="Cambria"/>
                  <w:sz w:val="24"/>
                  <w:szCs w:val="24"/>
                </w:rPr>
              </w:rPrChange>
            </w:rPr>
          </w:pPr>
          <w:sdt>
            <w:sdtPr>
              <w:id w:val="207464741"/>
              <w:tag w:val="goog_rdk_2288"/>
            </w:sdtPr>
            <w:sdtContent>
              <w:ins w:author="Anonymous" w:id="55" w:date="2026-09-24T05:26:08Z">
                <w:sdt>
                  <w:sdtPr>
                    <w:id w:val="2019523200"/>
                    <w:tag w:val="goog_rdk_2289"/>
                  </w:sdtPr>
                  <w:sdtContent>
                    <w:del w:author="Anonymous" w:id="17" w:date="2026-09-24T05:24:15Z"/>
                  </w:sdtContent>
                </w:sdt>
              </w:ins>
              <w:sdt>
                <w:sdtPr>
                  <w:id w:val="-106685246"/>
                  <w:tag w:val="goog_rdk_2290"/>
                </w:sdtPr>
                <w:sdtContent>
                  <w:ins w:author="Anonymous" w:id="55" w:date="2026-09-24T05:26:08Z">
                    <w:del w:author="Anonymous" w:id="17" w:date="2026-09-24T05:24:15Z">
                      <w:r w:rsidDel="00000000" w:rsidR="00000000" w:rsidRPr="00000000">
                        <w:rPr>
                          <w:strike w:val="1"/>
                          <w:u w:val="single"/>
                          <w:rtl w:val="0"/>
                          <w:rPrChange w:author="Sushanth G.k" w:id="3" w:date="2026-09-24T07:06:28Z">
                            <w:rPr>
                              <w:rFonts w:ascii="Cambria" w:cs="Cambria" w:eastAsia="Cambria" w:hAnsi="Cambria"/>
                              <w:sz w:val="24"/>
                              <w:szCs w:val="24"/>
                            </w:rPr>
                          </w:rPrChange>
                        </w:rPr>
                        <w:delText xml:space="preserve">``m</w:delText>
                        <w:tab/>
                        <w:tab/>
                        <w:tab/>
                        <w:tab/>
                        <w:tab/>
                        <w:tab/>
                        <w:delText xml:space="preserve">Qm.,dfkk</w:delText>
                      </w:r>
                    </w:del>
                  </w:ins>
                </w:sdtContent>
              </w:sdt>
              <w:ins w:author="Anonymous" w:id="55" w:date="2026-09-24T05:26:08Z">
                <w:del w:author="Anonymous" w:id="17" w:date="2026-09-24T05:24:15Z">
                  <w:bookmarkStart w:colFirst="0" w:colLast="0" w:name="_heading=h.h8jgeoqkt1d9" w:id="36"/>
                  <w:bookmarkEnd w:id="36"/>
                </w:del>
              </w:ins>
            </w:sdtContent>
          </w:sdt>
        </w:p>
      </w:sdtContent>
    </w:sdt>
    <w:sdt>
      <w:sdtPr>
        <w:id w:val="1098284411"/>
        <w:tag w:val="goog_rdk_2295"/>
      </w:sdtPr>
      <w:sdtContent>
        <w:p w:rsidR="00000000" w:rsidDel="00000000" w:rsidP="00000000" w:rsidRDefault="00000000" w:rsidRPr="00000000" w14:paraId="000001D8">
          <w:pPr>
            <w:numPr>
              <w:ilvl w:val="0"/>
              <w:numId w:val="5"/>
            </w:numPr>
            <w:tabs>
              <w:tab w:val="center" w:leader="none" w:pos="4513"/>
              <w:tab w:val="right" w:leader="none" w:pos="9026"/>
            </w:tabs>
            <w:spacing w:after="280" w:lineRule="auto"/>
            <w:ind w:left="720" w:right="-561.2598425196836" w:hanging="360"/>
            <w:jc w:val="center"/>
            <w:rPr>
              <w:ins w:author="Anonymous" w:id="55" w:date="2026-09-24T05:26:08Z"/>
              <w:del w:author="Anonymous" w:id="17" w:date="2026-09-24T05:24:15Z"/>
              <w:rFonts w:ascii="Calibri" w:cs="Calibri" w:eastAsia="Calibri" w:hAnsi="Calibri"/>
              <w:strike w:val="1"/>
              <w:sz w:val="22"/>
              <w:szCs w:val="22"/>
            </w:rPr>
          </w:pPr>
          <w:sdt>
            <w:sdtPr>
              <w:id w:val="-1618738634"/>
              <w:tag w:val="goog_rdk_2292"/>
            </w:sdtPr>
            <w:sdtContent>
              <w:ins w:author="Anonymous" w:id="55" w:date="2026-09-24T05:26:08Z">
                <w:sdt>
                  <w:sdtPr>
                    <w:id w:val="1808793110"/>
                    <w:tag w:val="goog_rdk_2293"/>
                  </w:sdtPr>
                  <w:sdtContent>
                    <w:del w:author="Anonymous" w:id="17" w:date="2026-09-24T05:24:15Z"/>
                  </w:sdtContent>
                </w:sdt>
              </w:ins>
              <w:sdt>
                <w:sdtPr>
                  <w:id w:val="472495132"/>
                  <w:tag w:val="goog_rdk_2294"/>
                </w:sdtPr>
                <w:sdtContent>
                  <w:ins w:author="Anonymous" w:id="55" w:date="2026-09-24T05:26:08Z">
                    <w:del w:author="Anonymous" w:id="17" w:date="2026-09-24T05:24:15Z">
                      <w:r w:rsidDel="00000000" w:rsidR="00000000" w:rsidRPr="00000000">
                        <w:rPr>
                          <w:strike w:val="1"/>
                          <w:u w:val="single"/>
                          <w:rtl w:val="0"/>
                          <w:rPrChange w:author="Sushanth G.k" w:id="3" w:date="2026-09-24T07:06:28Z">
                            <w:rPr>
                              <w:rFonts w:ascii="Cambria" w:cs="Cambria" w:eastAsia="Cambria" w:hAnsi="Cambria"/>
                              <w:sz w:val="24"/>
                              <w:szCs w:val="24"/>
                            </w:rPr>
                          </w:rPrChange>
                        </w:rPr>
                        <w:delText xml:space="preserve">TY5R</w:delText>
                        <w:tab/>
                        <w:tab/>
                        <w:tab/>
                        <w:tab/>
                        <w:delText xml:space="preserve">fkkm.,dfkk</w:delText>
                      </w:r>
                    </w:del>
                  </w:ins>
                </w:sdtContent>
              </w:sdt>
              <w:ins w:author="Anonymous" w:id="55" w:date="2026-09-24T05:26:08Z">
                <w:del w:author="Anonymous" w:id="17" w:date="2026-09-24T05:24:15Z"/>
              </w:ins>
            </w:sdtContent>
          </w:sdt>
        </w:p>
      </w:sdtContent>
    </w:sdt>
    <w:sdt>
      <w:sdtPr>
        <w:id w:val="1732049020"/>
        <w:tag w:val="goog_rdk_2299"/>
      </w:sdtPr>
      <w:sdtContent>
        <w:p w:rsidR="00000000" w:rsidDel="00000000" w:rsidP="00000000" w:rsidRDefault="00000000" w:rsidRPr="00000000" w14:paraId="000001D9">
          <w:pPr>
            <w:pStyle w:val="Heading1"/>
            <w:numPr>
              <w:ilvl w:val="0"/>
              <w:numId w:val="5"/>
            </w:numPr>
            <w:tabs>
              <w:tab w:val="center" w:leader="none" w:pos="4513"/>
              <w:tab w:val="right" w:leader="none" w:pos="9026"/>
            </w:tabs>
            <w:spacing w:after="280" w:lineRule="auto"/>
            <w:ind w:left="720" w:right="-561.2598425196836" w:hanging="360"/>
            <w:jc w:val="center"/>
            <w:rPr>
              <w:ins w:author="Anonymous" w:id="55" w:date="2026-09-24T05:26:08Z"/>
              <w:del w:author="Anonymous" w:id="17" w:date="2026-09-24T05:24:15Z"/>
              <w:rFonts w:ascii="Calibri" w:cs="Calibri" w:eastAsia="Calibri" w:hAnsi="Calibri"/>
              <w:strike w:val="1"/>
              <w:highlight w:val="black"/>
            </w:rPr>
          </w:pPr>
          <w:sdt>
            <w:sdtPr>
              <w:id w:val="180547342"/>
              <w:tag w:val="goog_rdk_2296"/>
            </w:sdtPr>
            <w:sdtContent>
              <w:ins w:author="Anonymous" w:id="55" w:date="2026-09-24T05:26:08Z">
                <w:sdt>
                  <w:sdtPr>
                    <w:id w:val="-1026453394"/>
                    <w:tag w:val="goog_rdk_2297"/>
                  </w:sdtPr>
                  <w:sdtContent>
                    <w:del w:author="Anonymous" w:id="17" w:date="2026-09-24T05:24:15Z"/>
                  </w:sdtContent>
                </w:sdt>
              </w:ins>
              <w:sdt>
                <w:sdtPr>
                  <w:id w:val="1435446244"/>
                  <w:tag w:val="goog_rdk_2298"/>
                </w:sdtPr>
                <w:sdtContent>
                  <w:ins w:author="Anonymous" w:id="55" w:date="2026-09-24T05:26:08Z">
                    <w:del w:author="Anonymous" w:id="17" w:date="2026-09-24T05:24:15Z">
                      <w:r w:rsidDel="00000000" w:rsidR="00000000" w:rsidRPr="00000000">
                        <w:rPr>
                          <w:strike w:val="1"/>
                          <w:u w:val="single"/>
                          <w:rtl w:val="0"/>
                          <w:rPrChange w:author="Sushanth G.k" w:id="3" w:date="2026-09-24T07:06:28Z">
                            <w:rPr>
                              <w:rFonts w:ascii="Cambria" w:cs="Cambria" w:eastAsia="Cambria" w:hAnsi="Cambria"/>
                              <w:sz w:val="24"/>
                              <w:szCs w:val="24"/>
                            </w:rPr>
                          </w:rPrChange>
                        </w:rPr>
                        <w:delText xml:space="preserve">``m</w:delText>
                        <w:tab/>
                        <w:delText xml:space="preserve">=</w:delText>
                        <w:tab/>
                        <w:tab/>
                        <w:tab/>
                        <w:tab/>
                        <w:tab/>
                        <w:tab/>
                        <w:tab/>
                        <w:tab/>
                        <w:tab/>
                        <w:tab/>
                        <w:tab/>
                        <w:tab/>
                        <w:tab/>
                        <w:tab/>
                        <w:tab/>
                        <w:tab/>
                        <w:tab/>
                        <w:tab/>
                        <w:tab/>
                        <w:tab/>
                      </w:r>
                    </w:del>
                  </w:ins>
                </w:sdtContent>
              </w:sdt>
              <w:ins w:author="Anonymous" w:id="55" w:date="2026-09-24T05:26:08Z">
                <w:del w:author="Anonymous" w:id="17" w:date="2026-09-24T05:24:15Z">
                  <w:bookmarkStart w:colFirst="0" w:colLast="0" w:name="_heading=h.y5sfu02qyv59" w:id="37"/>
                  <w:bookmarkEnd w:id="37"/>
                </w:del>
              </w:ins>
            </w:sdtContent>
          </w:sdt>
        </w:p>
      </w:sdtContent>
    </w:sdt>
    <w:sdt>
      <w:sdtPr>
        <w:id w:val="-189791064"/>
        <w:tag w:val="goog_rdk_2303"/>
      </w:sdtPr>
      <w:sdtContent>
        <w:p w:rsidR="00000000" w:rsidDel="00000000" w:rsidP="00000000" w:rsidRDefault="00000000" w:rsidRPr="00000000" w14:paraId="000001DA">
          <w:pPr>
            <w:numPr>
              <w:ilvl w:val="0"/>
              <w:numId w:val="5"/>
            </w:numPr>
            <w:spacing w:after="280" w:lineRule="auto"/>
            <w:ind w:left="-1695" w:right="-561.2598425196836" w:firstLine="0"/>
            <w:jc w:val="center"/>
            <w:rPr>
              <w:ins w:author="Anonymous" w:id="55" w:date="2026-09-24T05:26:08Z"/>
              <w:del w:author="Anonymous" w:id="17" w:date="2026-09-24T05:24:15Z"/>
              <w:strike w:val="1"/>
              <w:sz w:val="22"/>
              <w:szCs w:val="22"/>
            </w:rPr>
          </w:pPr>
          <w:sdt>
            <w:sdtPr>
              <w:id w:val="1513108518"/>
              <w:tag w:val="goog_rdk_2300"/>
            </w:sdtPr>
            <w:sdtContent>
              <w:ins w:author="Anonymous" w:id="55" w:date="2026-09-24T05:26:08Z">
                <w:sdt>
                  <w:sdtPr>
                    <w:id w:val="289216192"/>
                    <w:tag w:val="goog_rdk_2301"/>
                  </w:sdtPr>
                  <w:sdtContent>
                    <w:del w:author="Anonymous" w:id="17" w:date="2026-09-24T05:24:15Z"/>
                  </w:sdtContent>
                </w:sdt>
              </w:ins>
              <w:sdt>
                <w:sdtPr>
                  <w:id w:val="1490649734"/>
                  <w:tag w:val="goog_rdk_2302"/>
                </w:sdtPr>
                <w:sdtContent>
                  <w:ins w:author="Anonymous" w:id="55" w:date="2026-09-24T05:26:08Z">
                    <w:del w:author="Anonymous" w:id="17" w:date="2026-09-24T05:24:15Z">
                      <w:r w:rsidDel="00000000" w:rsidR="00000000" w:rsidRPr="00000000">
                        <w:rPr>
                          <w:strike w:val="1"/>
                          <w:u w:val="single"/>
                          <w:rtl w:val="0"/>
                          <w:rPrChange w:author="Sushanth G.k" w:id="3" w:date="2026-09-24T07:06:28Z">
                            <w:rPr>
                              <w:rFonts w:ascii="Cambria" w:cs="Cambria" w:eastAsia="Cambria" w:hAnsi="Cambria"/>
                              <w:sz w:val="24"/>
                              <w:szCs w:val="24"/>
                            </w:rPr>
                          </w:rPrChange>
                        </w:rPr>
                        <w:delText xml:space="preserve">``</w:delText>
                        <w:tab/>
                        <w:tab/>
                        <w:tab/>
                        <w:tab/>
                        <w:tab/>
                        <w:tab/>
                        <w:delText xml:space="preserve">Q</w:delText>
                        <w:tab/>
                        <w:tab/>
                        <w:tab/>
                        <w:tab/>
                        <w:tab/>
                        <w:delText xml:space="preserve">=</w:delText>
                        <w:tab/>
                        <w:tab/>
                        <w:tab/>
                        <w:tab/>
                        <w:tab/>
                        <w:tab/>
                        <w:tab/>
                        <w:tab/>
                        <w:tab/>
                        <w:tab/>
                        <w:tab/>
                        <w:tab/>
                        <w:tab/>
                      </w:r>
                    </w:del>
                  </w:ins>
                </w:sdtContent>
              </w:sdt>
              <w:ins w:author="Anonymous" w:id="55" w:date="2026-09-24T05:26:08Z">
                <w:del w:author="Anonymous" w:id="17" w:date="2026-09-24T05:24:15Z"/>
              </w:ins>
            </w:sdtContent>
          </w:sdt>
        </w:p>
      </w:sdtContent>
    </w:sdt>
    <w:sdt>
      <w:sdtPr>
        <w:id w:val="-726310458"/>
        <w:tag w:val="goog_rdk_2309"/>
      </w:sdtPr>
      <w:sdtContent>
        <w:p w:rsidR="00000000" w:rsidDel="00000000" w:rsidP="00000000" w:rsidRDefault="00000000" w:rsidRPr="00000000" w14:paraId="000001DB">
          <w:pPr>
            <w:spacing w:after="280" w:lineRule="auto"/>
            <w:ind w:left="720" w:right="-561.2598425196836" w:firstLine="0"/>
            <w:jc w:val="center"/>
            <w:rPr>
              <w:ins w:author="Anonymous" w:id="55" w:date="2026-09-24T05:26:08Z"/>
              <w:del w:author="Anonymous" w:id="17" w:date="2026-09-24T05:24:15Z"/>
              <w:strike w:val="1"/>
              <w:u w:val="single"/>
              <w:rPrChange w:author="Sushanth G.k" w:id="3" w:date="2026-09-24T07:06:28Z">
                <w:rPr>
                  <w:rFonts w:ascii="Cambria" w:cs="Cambria" w:eastAsia="Cambria" w:hAnsi="Cambria"/>
                  <w:sz w:val="24"/>
                  <w:szCs w:val="24"/>
                </w:rPr>
              </w:rPrChange>
            </w:rPr>
          </w:pPr>
          <w:sdt>
            <w:sdtPr>
              <w:id w:val="1583944156"/>
              <w:tag w:val="goog_rdk_2304"/>
            </w:sdtPr>
            <w:sdtContent>
              <w:ins w:author="Anonymous" w:id="55" w:date="2026-09-24T05:26:08Z">
                <w:sdt>
                  <w:sdtPr>
                    <w:id w:val="1983476732"/>
                    <w:tag w:val="goog_rdk_2305"/>
                  </w:sdtPr>
                  <w:sdtContent>
                    <w:del w:author="Anonymous" w:id="17" w:date="2026-09-24T05:24:15Z"/>
                  </w:sdtContent>
                </w:sdt>
              </w:ins>
              <w:sdt>
                <w:sdtPr>
                  <w:id w:val="344110622"/>
                  <w:tag w:val="goog_rdk_2306"/>
                </w:sdtPr>
                <w:sdtContent>
                  <w:ins w:author="Anonymous" w:id="55" w:date="2026-09-24T05:26:08Z">
                    <w:del w:author="Anonymous" w:id="17" w:date="2026-09-24T05:24:15Z">
                      <w:r w:rsidDel="00000000" w:rsidR="00000000" w:rsidRPr="00000000">
                        <w:rPr>
                          <w:strike w:val="1"/>
                          <w:u w:val="single"/>
                          <w:rtl w:val="0"/>
                          <w:rPrChange w:author="Sushanth G.k" w:id="3" w:date="2026-09-24T07:06:28Z">
                            <w:rPr>
                              <w:rFonts w:ascii="Cambria" w:cs="Cambria" w:eastAsia="Cambria" w:hAnsi="Cambria"/>
                              <w:sz w:val="24"/>
                              <w:szCs w:val="24"/>
                            </w:rPr>
                          </w:rPrChange>
                        </w:rPr>
                        <w:delText xml:space="preserve">-.and recommendation assistant)</w:delText>
                      </w:r>
                    </w:del>
                  </w:ins>
                </w:sdtContent>
              </w:sdt>
              <w:ins w:author="Anonymous" w:id="55" w:date="2026-09-24T05:26:08Z">
                <w:del w:author="Anonymous" w:id="17" w:date="2026-09-24T05:24:15Z">
                  <w:sdt>
                    <w:sdtPr>
                      <w:id w:val="-516504199"/>
                      <w:tag w:val="goog_rdk_230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w:delText>
                      </w:r>
                    </w:sdtContent>
                  </w:sdt>
                  <w:sdt>
                    <w:sdtPr>
                      <w:id w:val="-537558093"/>
                      <w:tag w:val="goog_rdk_2308"/>
                    </w:sdtPr>
                    <w:sdtContent>
                      <w:r w:rsidDel="00000000" w:rsidR="00000000" w:rsidRPr="00000000">
                        <w:rPr>
                          <w:rtl w:val="0"/>
                        </w:rPr>
                      </w:r>
                    </w:sdtContent>
                  </w:sdt>
                </w:del>
              </w:ins>
            </w:sdtContent>
          </w:sdt>
        </w:p>
      </w:sdtContent>
    </w:sdt>
    <w:sdt>
      <w:sdtPr>
        <w:id w:val="1508918975"/>
        <w:tag w:val="goog_rdk_2313"/>
      </w:sdtPr>
      <w:sdtContent>
        <w:p w:rsidR="00000000" w:rsidDel="00000000" w:rsidP="00000000" w:rsidRDefault="00000000" w:rsidRPr="00000000" w14:paraId="000001DC">
          <w:pPr>
            <w:spacing w:after="280" w:lineRule="auto"/>
            <w:ind w:left="720" w:right="-561.2598425196836" w:firstLine="0"/>
            <w:jc w:val="center"/>
            <w:rPr>
              <w:ins w:author="Anonymous" w:id="55" w:date="2026-09-24T05:26:08Z"/>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
          <w:sdt>
            <w:sdtPr>
              <w:id w:val="2072698582"/>
              <w:tag w:val="goog_rdk_2310"/>
            </w:sdtPr>
            <w:sdtContent>
              <w:ins w:author="Anonymous" w:id="55" w:date="2026-09-24T05:26:08Z">
                <w:sdt>
                  <w:sdtPr>
                    <w:id w:val="-71821466"/>
                    <w:tag w:val="goog_rdk_2311"/>
                  </w:sdtPr>
                  <w:sdtContent>
                    <w:del w:author="Anonymous" w:id="17" w:date="2026-09-24T05:24:15Z"/>
                  </w:sdtContent>
                </w:sdt>
              </w:ins>
              <w:sdt>
                <w:sdtPr>
                  <w:id w:val="-648783599"/>
                  <w:tag w:val="goog_rdk_2312"/>
                </w:sdtPr>
                <w:sdtContent>
                  <w:ins w:author="Anonymous" w:id="55" w:date="2026-09-24T05:26:08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Project Description</w:delText>
                      </w:r>
                    </w:del>
                  </w:ins>
                </w:sdtContent>
              </w:sdt>
              <w:ins w:author="Anonymous" w:id="55" w:date="2026-09-24T05:26:08Z">
                <w:del w:author="Anonymous" w:id="17" w:date="2026-09-24T05:24:15Z"/>
              </w:ins>
            </w:sdtContent>
          </w:sdt>
        </w:p>
      </w:sdtContent>
    </w:sdt>
    <w:sdt>
      <w:sdtPr>
        <w:id w:val="615812364"/>
        <w:tag w:val="goog_rdk_2320"/>
      </w:sdtPr>
      <w:sdtContent>
        <w:p w:rsidR="00000000" w:rsidDel="00000000" w:rsidP="00000000" w:rsidRDefault="00000000" w:rsidRPr="00000000" w14:paraId="000001DD">
          <w:pPr>
            <w:pStyle w:val="Heading1"/>
            <w:spacing w:after="240" w:before="240" w:lineRule="auto"/>
            <w:jc w:val="both"/>
            <w:rPr>
              <w:ins w:author="Anonymous" w:id="55" w:date="2026-09-24T05:26:08Z"/>
              <w:del w:author="Anonymous" w:id="17" w:date="2026-09-24T05:24:15Z"/>
              <w:rFonts w:ascii="Calibri" w:cs="Calibri" w:eastAsia="Calibri" w:hAnsi="Calibri"/>
              <w:strike w:val="1"/>
              <w:sz w:val="24"/>
              <w:szCs w:val="24"/>
              <w:highlight w:val="black"/>
              <w:u w:val="single"/>
              <w:rPrChange w:author="Sushanth G.k" w:id="3" w:date="2026-09-24T07:06:28Z">
                <w:rPr>
                  <w:rFonts w:ascii="Cambria" w:cs="Cambria" w:eastAsia="Cambria" w:hAnsi="Cambria"/>
                  <w:sz w:val="24"/>
                  <w:szCs w:val="24"/>
                </w:rPr>
              </w:rPrChange>
            </w:rPr>
          </w:pPr>
          <w:sdt>
            <w:sdtPr>
              <w:id w:val="1078645026"/>
              <w:tag w:val="goog_rdk_2314"/>
            </w:sdtPr>
            <w:sdtContent>
              <w:ins w:author="Anonymous" w:id="55" w:date="2026-09-24T05:26:08Z">
                <w:sdt>
                  <w:sdtPr>
                    <w:id w:val="-1130644009"/>
                    <w:tag w:val="goog_rdk_2315"/>
                  </w:sdtPr>
                  <w:sdtContent>
                    <w:del w:author="Anonymous" w:id="17" w:date="2026-09-24T05:24:15Z"/>
                  </w:sdtContent>
                </w:sdt>
              </w:ins>
              <w:sdt>
                <w:sdtPr>
                  <w:id w:val="2033630728"/>
                  <w:tag w:val="goog_rdk_2316"/>
                </w:sdtPr>
                <w:sdtContent>
                  <w:ins w:author="Anonymous" w:id="55" w:date="2026-09-24T05:26:08Z">
                    <w:del w:author="Anonymous" w:id="17" w:date="2026-09-24T05:24:15Z">
                      <w:r w:rsidDel="00000000" w:rsidR="00000000" w:rsidRPr="00000000">
                        <w:rPr>
                          <w:rFonts w:ascii="Calibri" w:cs="Calibri" w:eastAsia="Calibri" w:hAnsi="Calibri"/>
                          <w:strike w:val="1"/>
                          <w:sz w:val="24"/>
                          <w:szCs w:val="24"/>
                          <w:highlight w:val="black"/>
                          <w:u w:val="single"/>
                          <w:rtl w:val="0"/>
                          <w:rPrChange w:author="Sushanth G.k" w:id="3" w:date="2026-09-24T07:06:28Z">
                            <w:rPr>
                              <w:rFonts w:ascii="Cambria" w:cs="Cambria" w:eastAsia="Cambria" w:hAnsi="Cambria"/>
                              <w:sz w:val="24"/>
                              <w:szCs w:val="24"/>
                            </w:rPr>
                          </w:rPrChange>
                        </w:rPr>
                        <w:delText xml:space="preserve">Managing budgets across </w:delText>
                      </w:r>
                    </w:del>
                  </w:ins>
                </w:sdtContent>
              </w:sdt>
              <w:ins w:author="Anonymous" w:id="55" w:date="2026-09-24T05:26:08Z">
                <w:del w:author="Anonymous" w:id="17" w:date="2026-09-24T05:24:15Z">
                  <w:bookmarkStart w:colFirst="0" w:colLast="0" w:name="_heading=h.uqteqhrw8s24" w:id="38"/>
                  <w:bookmarkEnd w:id="38"/>
                  <w:sdt>
                    <w:sdtPr>
                      <w:id w:val="570320360"/>
                      <w:tag w:val="goog_rdk_2317"/>
                    </w:sdtPr>
                    <w:sdtContent>
                      <w:r w:rsidDel="00000000" w:rsidR="00000000" w:rsidRPr="00000000">
                        <w:rPr>
                          <w:strike w:val="1"/>
                          <w:sz w:val="24"/>
                          <w:szCs w:val="24"/>
                          <w:u w:val="single"/>
                          <w:rtl w:val="0"/>
                          <w:rPrChange w:author="Sushanth G.k" w:id="3" w:date="2026-09-24T07:06:28Z">
                            <w:rPr>
                              <w:rFonts w:ascii="Cambria" w:cs="Cambria" w:eastAsia="Cambria" w:hAnsi="Cambria"/>
                              <w:sz w:val="24"/>
                              <w:szCs w:val="24"/>
                            </w:rPr>
                          </w:rPrChange>
                        </w:rPr>
                        <w:delText xml:space="preserve">differentdifferentdiffu68y</w:delText>
                      </w:r>
                    </w:sdtContent>
                  </w:sdt>
                  <w:sdt>
                    <w:sdtPr>
                      <w:id w:val="731844150"/>
                      <w:tag w:val="goog_rdk_2318"/>
                    </w:sdtPr>
                    <w:sdtContent>
                      <w:r w:rsidDel="00000000" w:rsidR="00000000" w:rsidRPr="00000000">
                        <w:rPr>
                          <w:rFonts w:ascii="Calibri" w:cs="Calibri" w:eastAsia="Calibri" w:hAnsi="Calibri"/>
                          <w:strike w:val="1"/>
                          <w:sz w:val="24"/>
                          <w:szCs w:val="24"/>
                          <w:highlight w:val="black"/>
                          <w:u w:val="single"/>
                          <w:rtl w:val="0"/>
                          <w:rPrChange w:author="Sushanth G.k" w:id="3" w:date="2026-09-24T07:06:28Z">
                            <w:rPr>
                              <w:rFonts w:ascii="Cambria" w:cs="Cambria" w:eastAsia="Cambria" w:hAnsi="Cambria"/>
                              <w:sz w:val="24"/>
                              <w:szCs w:val="24"/>
                            </w:rPr>
                          </w:rPrChange>
                        </w:rPr>
                        <w:delText xml:space="preserve"> </w:delText>
                      </w:r>
                    </w:sdtContent>
                  </w:sdt>
                  <w:sdt>
                    <w:sdtPr>
                      <w:id w:val="-84662432"/>
                      <w:tag w:val="goog_rdk_2319"/>
                    </w:sdtPr>
                    <w:sdtContent>
                      <w:r w:rsidDel="00000000" w:rsidR="00000000" w:rsidRPr="00000000">
                        <w:rPr>
                          <w:rFonts w:ascii="Calibri" w:cs="Calibri" w:eastAsia="Calibri" w:hAnsi="Calibri"/>
                          <w:strike w:val="1"/>
                          <w:sz w:val="24"/>
                          <w:szCs w:val="24"/>
                          <w:highlight w:val="black"/>
                          <w:u w:val="single"/>
                          <w:rtl w:val="0"/>
                          <w:rPrChange w:author="Sushanth G.k" w:id="3" w:date="2026-09-24T07:06:28Z">
                            <w:rPr>
                              <w:rFonts w:ascii="Cambria" w:cs="Cambria" w:eastAsia="Cambria" w:hAnsi="Cambria"/>
                              <w:sz w:val="24"/>
                              <w:szCs w:val="24"/>
                            </w:rPr>
                          </w:rPrChange>
                        </w:rPr>
                        <w:delText xml:space="preserve">currentcbcerent life needs—like home decor, event planning, or jewelry shopping—can be overwhelming due to the wide variety of products, platforms, and price ranges. PocketSmart AI addresses this challenge through a GenAI-powered, cross-platform recommendation system that delivers personalized, budget-based suggestions for products and services.Using Gemini 1.5 Flash Pro, PocketSmart AI analyzes user preferences, budgets, and contextual needs to generate curated recommendations from popular platforms such as Amazon, Flipkart, IKEA, Swiggy, Zomato, OYO,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experience that bridges multiple categories and e-commerce ecosystems.</w:delText>
                      </w:r>
                    </w:sdtContent>
                  </w:sdt>
                </w:del>
              </w:ins>
            </w:sdtContent>
          </w:sdt>
        </w:p>
      </w:sdtContent>
    </w:sdt>
    <w:sdt>
      <w:sdtPr>
        <w:id w:val="-1321313109"/>
        <w:tag w:val="goog_rdk_2325"/>
      </w:sdtPr>
      <w:sdtContent>
        <w:p w:rsidR="00000000" w:rsidDel="00000000" w:rsidP="00000000" w:rsidRDefault="00000000" w:rsidRPr="00000000" w14:paraId="000001DE">
          <w:pPr>
            <w:pStyle w:val="Heading1"/>
            <w:spacing w:after="240" w:before="240" w:lineRule="auto"/>
            <w:jc w:val="both"/>
            <w:rPr>
              <w:ins w:author="Anonymous" w:id="55" w:date="2026-09-24T05:26:08Z"/>
              <w:del w:author="Anonymous" w:id="17" w:date="2026-09-24T05:24:15Z"/>
              <w:rFonts w:ascii="Cambria" w:cs="Cambria" w:eastAsia="Cambria" w:hAnsi="Cambria"/>
              <w:strike w:val="1"/>
              <w:highlight w:val="black"/>
              <w:u w:val="single"/>
              <w:rPrChange w:author="Sushanth G.k" w:id="3" w:date="2026-09-24T07:06:28Z">
                <w:rPr>
                  <w:rFonts w:ascii="Cambria" w:cs="Cambria" w:eastAsia="Cambria" w:hAnsi="Cambria"/>
                  <w:sz w:val="24"/>
                  <w:szCs w:val="24"/>
                </w:rPr>
              </w:rPrChange>
            </w:rPr>
          </w:pPr>
          <w:sdt>
            <w:sdtPr>
              <w:id w:val="957438748"/>
              <w:tag w:val="goog_rdk_2321"/>
            </w:sdtPr>
            <w:sdtContent>
              <w:ins w:author="Anonymous" w:id="55" w:date="2026-09-24T05:26:08Z">
                <w:sdt>
                  <w:sdtPr>
                    <w:id w:val="1357154429"/>
                    <w:tag w:val="goog_rdk_2322"/>
                  </w:sdtPr>
                  <w:sdtContent>
                    <w:del w:author="Anonymous" w:id="17" w:date="2026-09-24T05:24:15Z"/>
                  </w:sdtContent>
                </w:sdt>
              </w:ins>
              <w:sdt>
                <w:sdtPr>
                  <w:id w:val="-1609881255"/>
                  <w:tag w:val="goog_rdk_2323"/>
                </w:sdtPr>
                <w:sdtContent>
                  <w:ins w:author="Anonymous" w:id="55" w:date="2026-09-24T05:26:08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Scenario 1: Home Interior Planning with Smart Budget Allocation</w:delText>
                      </w:r>
                    </w:del>
                  </w:ins>
                </w:sdtContent>
              </w:sdt>
              <w:ins w:author="Anonymous" w:id="55" w:date="2026-09-24T05:26:08Z">
                <w:del w:author="Anonymous" w:id="17" w:date="2026-09-24T05:24:15Z">
                  <w:bookmarkStart w:colFirst="0" w:colLast="0" w:name="_heading=h.kj2iwt6opakv" w:id="39"/>
                  <w:bookmarkEnd w:id="39"/>
                  <w:sdt>
                    <w:sdtPr>
                      <w:id w:val="-1691490457"/>
                      <w:tag w:val="goog_rdk_2324"/>
                    </w:sdtPr>
                    <w:sdtContent>
                      <w:r w:rsidDel="00000000" w:rsidR="00000000" w:rsidRPr="00000000">
                        <w:rPr>
                          <w:rtl w:val="0"/>
                        </w:rPr>
                      </w:r>
                    </w:sdtContent>
                  </w:sdt>
                </w:del>
              </w:ins>
            </w:sdtContent>
          </w:sdt>
        </w:p>
      </w:sdtContent>
    </w:sdt>
    <w:sdt>
      <w:sdtPr>
        <w:id w:val="-739023793"/>
        <w:tag w:val="goog_rdk_2331"/>
      </w:sdtPr>
      <w:sdtContent>
        <w:p w:rsidR="00000000" w:rsidDel="00000000" w:rsidP="00000000" w:rsidRDefault="00000000" w:rsidRPr="00000000" w14:paraId="000001DF">
          <w:pPr>
            <w:pStyle w:val="Heading1"/>
            <w:spacing w:after="240" w:before="240" w:lineRule="auto"/>
            <w:jc w:val="both"/>
            <w:rPr>
              <w:ins w:author="Anonymous" w:id="55" w:date="2026-09-24T05:26:08Z"/>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
          <w:sdt>
            <w:sdtPr>
              <w:id w:val="652185831"/>
              <w:tag w:val="goog_rdk_2326"/>
            </w:sdtPr>
            <w:sdtContent>
              <w:ins w:author="Anonymous" w:id="55" w:date="2026-09-24T05:26:08Z">
                <w:sdt>
                  <w:sdtPr>
                    <w:id w:val="519000375"/>
                    <w:tag w:val="goog_rdk_2327"/>
                  </w:sdtPr>
                  <w:sdtContent>
                    <w:del w:author="Anonymous" w:id="17" w:date="2026-09-24T05:24:15Z"/>
                  </w:sdtContent>
                </w:sdt>
              </w:ins>
              <w:sdt>
                <w:sdtPr>
                  <w:id w:val="-639130410"/>
                  <w:tag w:val="goog_rdk_2328"/>
                </w:sdtPr>
                <w:sdtContent>
                  <w:ins w:author="Anonymous" w:id="55" w:date="2026-09-24T05:26:08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Users begin by selecting the Home Budget Planner.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w:delText>
                      </w:r>
                    </w:del>
                  </w:ins>
                </w:sdtContent>
              </w:sdt>
              <w:ins w:author="Anonymous" w:id="55" w:date="2026-09-24T05:26:08Z">
                <w:del w:author="Anonymous" w:id="17" w:date="2026-09-24T05:24:15Z">
                  <w:bookmarkStart w:colFirst="0" w:colLast="0" w:name="_heading=h.ktuicc5uusm8" w:id="5"/>
                  <w:bookmarkEnd w:id="5"/>
                  <w:sdt>
                    <w:sdtPr>
                      <w:id w:val="393807094"/>
                      <w:tag w:val="goog_rdk_2329"/>
                    </w:sdtPr>
                    <w:sdtContent>
                      <w:r w:rsidDel="00000000" w:rsidR="00000000" w:rsidRPr="00000000">
                        <w:rPr>
                          <w:strike w:val="1"/>
                          <w:u w:val="single"/>
                          <w:rtl w:val="0"/>
                          <w:rPrChange w:author="Sushanth G.k" w:id="3" w:date="2026-09-24T07:06:28Z">
                            <w:rPr>
                              <w:rFonts w:ascii="Cambria" w:cs="Cambria" w:eastAsia="Cambria" w:hAnsi="Cambria"/>
                              <w:sz w:val="24"/>
                              <w:szCs w:val="24"/>
                            </w:rPr>
                          </w:rPrChange>
                        </w:rPr>
                        <w:delText xml:space="preserve">functionalitytfunctionality</w:delText>
                      </w:r>
                    </w:sdtContent>
                  </w:sdt>
                  <w:sdt>
                    <w:sdtPr>
                      <w:id w:val="539634156"/>
                      <w:tag w:val="goog_rdk_233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style, and price, ensuring users can decorate their spaces beautifully without overspending.</w:delText>
                      </w:r>
                    </w:sdtContent>
                  </w:sdt>
                </w:del>
              </w:ins>
            </w:sdtContent>
          </w:sdt>
        </w:p>
      </w:sdtContent>
    </w:sdt>
    <w:sdt>
      <w:sdtPr>
        <w:id w:val="1978670985"/>
        <w:tag w:val="goog_rdk_2335"/>
      </w:sdtPr>
      <w:sdtContent>
        <w:p w:rsidR="00000000" w:rsidDel="00000000" w:rsidP="00000000" w:rsidRDefault="00000000" w:rsidRPr="00000000" w14:paraId="000001E0">
          <w:pPr>
            <w:pStyle w:val="Heading1"/>
            <w:spacing w:after="280" w:before="280" w:lineRule="auto"/>
            <w:jc w:val="both"/>
            <w:rPr>
              <w:ins w:author="Anonymous" w:id="55" w:date="2026-09-24T05:26:08Z"/>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
          <w:sdt>
            <w:sdtPr>
              <w:id w:val="2115919927"/>
              <w:tag w:val="goog_rdk_2332"/>
            </w:sdtPr>
            <w:sdtContent>
              <w:ins w:author="Anonymous" w:id="55" w:date="2026-09-24T05:26:08Z">
                <w:sdt>
                  <w:sdtPr>
                    <w:id w:val="412556120"/>
                    <w:tag w:val="goog_rdk_2333"/>
                  </w:sdtPr>
                  <w:sdtContent>
                    <w:del w:author="Anonymous" w:id="17" w:date="2026-09-24T05:24:15Z"/>
                  </w:sdtContent>
                </w:sdt>
              </w:ins>
              <w:sdt>
                <w:sdtPr>
                  <w:id w:val="1819220179"/>
                  <w:tag w:val="goog_rdk_2334"/>
                </w:sdtPr>
                <w:sdtContent>
                  <w:ins w:author="Anonymous" w:id="55" w:date="2026-09-24T05:26:08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Scenario 2: AI-Based Party Budget Planning</w:delText>
                      </w:r>
                    </w:del>
                  </w:ins>
                </w:sdtContent>
              </w:sdt>
              <w:ins w:author="Anonymous" w:id="55" w:date="2026-09-24T05:26:08Z">
                <w:del w:author="Anonymous" w:id="17" w:date="2026-09-24T05:24:15Z">
                  <w:bookmarkStart w:colFirst="0" w:colLast="0" w:name="_heading=h.h4wmpwgsj5e8" w:id="40"/>
                  <w:bookmarkEnd w:id="40"/>
                </w:del>
              </w:ins>
            </w:sdtContent>
          </w:sdt>
        </w:p>
      </w:sdtContent>
    </w:sdt>
    <w:sdt>
      <w:sdtPr>
        <w:id w:val="-1432802995"/>
        <w:tag w:val="goog_rdk_2339"/>
      </w:sdtPr>
      <w:sdtContent>
        <w:p w:rsidR="00000000" w:rsidDel="00000000" w:rsidP="00000000" w:rsidRDefault="00000000" w:rsidRPr="00000000" w14:paraId="000001E1">
          <w:pPr>
            <w:pStyle w:val="Heading1"/>
            <w:spacing w:after="240" w:before="240" w:lineRule="auto"/>
            <w:ind w:left="3600" w:firstLine="0"/>
            <w:jc w:val="both"/>
            <w:rPr>
              <w:ins w:author="Anonymous" w:id="55" w:date="2026-09-24T05:26:08Z"/>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
          <w:sdt>
            <w:sdtPr>
              <w:id w:val="1458287974"/>
              <w:tag w:val="goog_rdk_2336"/>
            </w:sdtPr>
            <w:sdtContent>
              <w:ins w:author="Anonymous" w:id="55" w:date="2026-09-24T05:26:08Z">
                <w:sdt>
                  <w:sdtPr>
                    <w:id w:val="623681729"/>
                    <w:tag w:val="goog_rdk_2337"/>
                  </w:sdtPr>
                  <w:sdtContent>
                    <w:del w:author="Anonymous" w:id="17" w:date="2026-09-24T05:24:15Z"/>
                  </w:sdtContent>
                </w:sdt>
              </w:ins>
              <w:sdt>
                <w:sdtPr>
                  <w:id w:val="442550655"/>
                  <w:tag w:val="goog_rdk_2338"/>
                </w:sdtPr>
                <w:sdtContent>
                  <w:ins w:author="Anonymous" w:id="55" w:date="2026-09-24T05:26:08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In the Party Planner, users input their total budget, guest count, event type, and venue details. Based on these inputs, the AI allocates the budget proportionally across catering, decoration, and entertainment, sourcing options from vendors listed on Swiggy, Zomato, and even accommodation services like OYO.The system tailors suggestions based on event type (e.g., birthday, corporate, wedding), helping users organize a successful event without financial guesswork.</w:delText>
                      </w:r>
                    </w:del>
                  </w:ins>
                </w:sdtContent>
              </w:sdt>
              <w:ins w:author="Anonymous" w:id="55" w:date="2026-09-24T05:26:08Z">
                <w:del w:author="Anonymous" w:id="17" w:date="2026-09-24T05:24:15Z">
                  <w:bookmarkStart w:colFirst="0" w:colLast="0" w:name="_heading=h.n7iiz8au8894" w:id="41"/>
                  <w:bookmarkEnd w:id="41"/>
                </w:del>
              </w:ins>
            </w:sdtContent>
          </w:sdt>
        </w:p>
      </w:sdtContent>
    </w:sdt>
    <w:sdt>
      <w:sdtPr>
        <w:id w:val="1463906364"/>
        <w:tag w:val="goog_rdk_2343"/>
      </w:sdtPr>
      <w:sdtContent>
        <w:p w:rsidR="00000000" w:rsidDel="00000000" w:rsidP="00000000" w:rsidRDefault="00000000" w:rsidRPr="00000000" w14:paraId="000001E2">
          <w:pPr>
            <w:pStyle w:val="Heading1"/>
            <w:spacing w:after="240" w:before="240" w:lineRule="auto"/>
            <w:jc w:val="both"/>
            <w:rPr>
              <w:ins w:author="Anonymous" w:id="55" w:date="2026-09-24T05:26:08Z"/>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
          <w:sdt>
            <w:sdtPr>
              <w:id w:val="1223776964"/>
              <w:tag w:val="goog_rdk_2340"/>
            </w:sdtPr>
            <w:sdtContent>
              <w:ins w:author="Anonymous" w:id="55" w:date="2026-09-24T05:26:08Z">
                <w:sdt>
                  <w:sdtPr>
                    <w:id w:val="2027102101"/>
                    <w:tag w:val="goog_rdk_2341"/>
                  </w:sdtPr>
                  <w:sdtContent>
                    <w:del w:author="Anonymous" w:id="17" w:date="2026-09-24T05:24:15Z"/>
                  </w:sdtContent>
                </w:sdt>
              </w:ins>
              <w:sdt>
                <w:sdtPr>
                  <w:id w:val="-615277727"/>
                  <w:tag w:val="goog_rdk_2342"/>
                </w:sdtPr>
                <w:sdtContent>
                  <w:ins w:author="Anonymous" w:id="55" w:date="2026-09-24T05:26:08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Scenario 3: Jewelry Recommendations for Occasions</w:delText>
                      </w:r>
                    </w:del>
                  </w:ins>
                </w:sdtContent>
              </w:sdt>
              <w:ins w:author="Anonymous" w:id="55" w:date="2026-09-24T05:26:08Z">
                <w:del w:author="Anonymous" w:id="17" w:date="2026-09-24T05:24:15Z">
                  <w:bookmarkStart w:colFirst="0" w:colLast="0" w:name="_heading=h.y5o94hrdbjrn" w:id="42"/>
                  <w:bookmarkEnd w:id="42"/>
                </w:del>
              </w:ins>
            </w:sdtContent>
          </w:sdt>
        </w:p>
      </w:sdtContent>
    </w:sdt>
    <w:sdt>
      <w:sdtPr>
        <w:id w:val="1846573036"/>
        <w:tag w:val="goog_rdk_2348"/>
      </w:sdtPr>
      <w:sdtContent>
        <w:p w:rsidR="00000000" w:rsidDel="00000000" w:rsidP="00000000" w:rsidRDefault="00000000" w:rsidRPr="00000000" w14:paraId="000001E3">
          <w:pPr>
            <w:pStyle w:val="Heading1"/>
            <w:spacing w:after="240" w:before="240" w:lineRule="auto"/>
            <w:jc w:val="both"/>
            <w:rPr>
              <w:ins w:author="Anonymous" w:id="55" w:date="2026-09-24T05:26:08Z"/>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
          <w:sdt>
            <w:sdtPr>
              <w:id w:val="-1223847309"/>
              <w:tag w:val="goog_rdk_2344"/>
            </w:sdtPr>
            <w:sdtContent>
              <w:ins w:author="Anonymous" w:id="55" w:date="2026-09-24T05:26:08Z">
                <w:sdt>
                  <w:sdtPr>
                    <w:id w:val="-499449611"/>
                    <w:tag w:val="goog_rdk_2345"/>
                  </w:sdtPr>
                  <w:sdtContent>
                    <w:del w:author="Anonymous" w:id="17" w:date="2026-09-24T05:24:15Z"/>
                  </w:sdtContent>
                </w:sdt>
              </w:ins>
              <w:sdt>
                <w:sdtPr>
                  <w:id w:val="-2142019983"/>
                  <w:tag w:val="goog_rdk_2346"/>
                </w:sdtPr>
                <w:sdtContent>
                  <w:ins w:author="Anonymous" w:id="55" w:date="2026-09-24T05:26:08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The Jewelry Budget Planner a</w:delText>
                      </w:r>
                    </w:del>
                  </w:ins>
                </w:sdtContent>
              </w:sdt>
              <w:ins w:author="Anonymous" w:id="55" w:date="2026-09-24T05:26:08Z">
                <w:del w:author="Anonymous" w:id="17" w:date="2026-09-24T05:24:15Z">
                  <w:bookmarkStart w:colFirst="0" w:colLast="0" w:name="_heading=h.xvu1vbypusuc" w:id="43"/>
                  <w:bookmarkEnd w:id="43"/>
                  <w:r w:rsidDel="00000000" w:rsidR="00000000" w:rsidRPr="00000000">
                    <w:rPr>
                      <w:rFonts w:ascii="Calibri" w:cs="Calibri" w:eastAsia="Calibri" w:hAnsi="Calibri"/>
                      <w:strike w:val="1"/>
                      <w:u w:val="single"/>
                      <w:rPrChange w:author="Sushanth G.k" w:id="3" w:date="2026-09-24T07:06:28Z">
                        <w:rPr>
                          <w:rFonts w:ascii="Cambria" w:cs="Cambria" w:eastAsia="Cambria" w:hAnsi="Cambria"/>
                          <w:sz w:val="24"/>
                          <w:szCs w:val="24"/>
                        </w:rPr>
                      </w:rPrChange>
                    </w:rPr>
                    <w:drawing>
                      <wp:inline distB="0" distT="0" distL="0" distR="0">
                        <wp:extent cx="5213475" cy="749300"/>
                        <wp:effectExtent b="0" l="0" r="0" t="0"/>
                        <wp:docPr id="16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213475" cy="749300"/>
                                </a:xfrm>
                                <a:prstGeom prst="rect"/>
                                <a:ln/>
                              </pic:spPr>
                            </pic:pic>
                          </a:graphicData>
                        </a:graphic>
                      </wp:inline>
                    </w:drawing>
                  </w:r>
                  <w:sdt>
                    <w:sdtPr>
                      <w:id w:val="501119078"/>
                      <w:tag w:val="goog_rdk_234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allowsllows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delText>
                      </w:r>
                    </w:sdtContent>
                  </w:sdt>
                </w:del>
              </w:ins>
            </w:sdtContent>
          </w:sdt>
        </w:p>
      </w:sdtContent>
    </w:sdt>
    <w:sdt>
      <w:sdtPr>
        <w:id w:val="-2029822841"/>
        <w:tag w:val="goog_rdk_2354"/>
      </w:sdtPr>
      <w:sdtContent>
        <w:p w:rsidR="00000000" w:rsidDel="00000000" w:rsidP="00000000" w:rsidRDefault="00000000" w:rsidRPr="00000000" w14:paraId="000001E4">
          <w:pPr>
            <w:pStyle w:val="Heading1"/>
            <w:spacing w:after="240" w:before="240" w:lineRule="auto"/>
            <w:jc w:val="both"/>
            <w:rPr>
              <w:ins w:author="Anonymous" w:id="55" w:date="2026-09-24T05:26:08Z"/>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
          <w:sdt>
            <w:sdtPr>
              <w:id w:val="-835520787"/>
              <w:tag w:val="goog_rdk_2349"/>
            </w:sdtPr>
            <w:sdtContent>
              <w:ins w:author="Anonymous" w:id="55" w:date="2026-09-24T05:26:08Z">
                <w:sdt>
                  <w:sdtPr>
                    <w:id w:val="-2033890882"/>
                    <w:tag w:val="goog_rdk_2350"/>
                  </w:sdtPr>
                  <w:sdtContent>
                    <w:del w:author="Anonymous" w:id="17" w:date="2026-09-24T05:24:15Z"/>
                  </w:sdtContent>
                </w:sdt>
              </w:ins>
              <w:sdt>
                <w:sdtPr>
                  <w:id w:val="2017341003"/>
                  <w:tag w:val="goog_rdk_2351"/>
                </w:sdtPr>
                <w:sdtContent>
                  <w:ins w:author="Anonymous" w:id="55" w:date="2026-09-24T05:26:08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(In this project we are gonna see about home,party and jewelry budget planner and ai gives </w:delText>
                      </w:r>
                    </w:del>
                  </w:ins>
                </w:sdtContent>
              </w:sdt>
              <w:ins w:author="Anonymous" w:id="55" w:date="2026-09-24T05:26:08Z">
                <w:del w:author="Anonymous" w:id="17" w:date="2026-09-24T05:24:15Z">
                  <w:bookmarkStart w:colFirst="0" w:colLast="0" w:name="_heading=h.njgjetct8nn2" w:id="44"/>
                  <w:bookmarkEnd w:id="44"/>
                  <w:sdt>
                    <w:sdtPr>
                      <w:id w:val="-1037625910"/>
                      <w:tag w:val="goog_rdk_2352"/>
                    </w:sdtPr>
                    <w:sdtContent>
                      <w:r w:rsidDel="00000000" w:rsidR="00000000" w:rsidRPr="00000000">
                        <w:rPr>
                          <w:rFonts w:ascii="Cambria" w:cs="Cambria" w:eastAsia="Cambria" w:hAnsi="Cambria"/>
                          <w:strike w:val="1"/>
                          <w:u w:val="single"/>
                          <w:rtl w:val="0"/>
                          <w:rPrChange w:author="Sushanth G.k" w:id="3" w:date="2026-09-24T07:06:28Z">
                            <w:rPr>
                              <w:rFonts w:ascii="Cambria" w:cs="Cambria" w:eastAsia="Cambria" w:hAnsi="Cambria"/>
                              <w:sz w:val="24"/>
                              <w:szCs w:val="24"/>
                            </w:rPr>
                          </w:rPrChange>
                        </w:rPr>
                        <w:delText xml:space="preserve">recommendation)</w:delText>
                      </w:r>
                    </w:sdtContent>
                  </w:sdt>
                  <w:sdt>
                    <w:sdtPr>
                      <w:id w:val="-1952869868"/>
                      <w:tag w:val="goog_rdk_2353"/>
                    </w:sdtPr>
                    <w:sdtContent>
                      <w:r w:rsidDel="00000000" w:rsidR="00000000" w:rsidRPr="00000000">
                        <w:rPr>
                          <w:rtl w:val="0"/>
                        </w:rPr>
                      </w:r>
                    </w:sdtContent>
                  </w:sdt>
                </w:del>
              </w:ins>
            </w:sdtContent>
          </w:sdt>
        </w:p>
      </w:sdtContent>
    </w:sdt>
    <w:sdt>
      <w:sdtPr>
        <w:id w:val="485114194"/>
        <w:tag w:val="goog_rdk_2358"/>
      </w:sdtPr>
      <w:sdtContent>
        <w:p w:rsidR="00000000" w:rsidDel="00000000" w:rsidP="00000000" w:rsidRDefault="00000000" w:rsidRPr="00000000" w14:paraId="000001E5">
          <w:pPr>
            <w:pStyle w:val="Heading1"/>
            <w:rPr>
              <w:ins w:author="Anonymous" w:id="55" w:date="2026-09-24T05:26:08Z"/>
              <w:del w:author="Anonymous" w:id="17" w:date="2026-09-24T05:24:15Z"/>
              <w:rFonts w:ascii="Calibri" w:cs="Calibri" w:eastAsia="Calibri" w:hAnsi="Calibri"/>
              <w:strike w:val="1"/>
              <w:highlight w:val="black"/>
              <w:u w:val="single"/>
              <w:rPrChange w:author="Anonymous" w:id="126" w:date="2026-09-24T05:26:08Z">
                <w:rPr>
                  <w:rFonts w:ascii="Cambria" w:cs="Cambria" w:eastAsia="Cambria" w:hAnsi="Cambria"/>
                  <w:sz w:val="24"/>
                  <w:szCs w:val="24"/>
                </w:rPr>
              </w:rPrChange>
            </w:rPr>
          </w:pPr>
          <w:sdt>
            <w:sdtPr>
              <w:id w:val="1243835064"/>
              <w:tag w:val="goog_rdk_2355"/>
            </w:sdtPr>
            <w:sdtContent>
              <w:ins w:author="Anonymous" w:id="55" w:date="2026-09-24T05:26:08Z">
                <w:sdt>
                  <w:sdtPr>
                    <w:id w:val="-281093250"/>
                    <w:tag w:val="goog_rdk_2356"/>
                  </w:sdtPr>
                  <w:sdtContent>
                    <w:del w:author="Anonymous" w:id="17" w:date="2026-09-24T05:24:15Z"/>
                  </w:sdtContent>
                </w:sdt>
              </w:ins>
              <w:sdt>
                <w:sdtPr>
                  <w:id w:val="-1604649425"/>
                  <w:tag w:val="goog_rdk_2357"/>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29bapqhu9okm" w:id="45"/>
                  <w:bookmarkEnd w:id="45"/>
                </w:del>
              </w:ins>
            </w:sdtContent>
          </w:sdt>
        </w:p>
      </w:sdtContent>
    </w:sdt>
    <w:sdt>
      <w:sdtPr>
        <w:id w:val="1522856913"/>
        <w:tag w:val="goog_rdk_2362"/>
      </w:sdtPr>
      <w:sdtContent>
        <w:p w:rsidR="00000000" w:rsidDel="00000000" w:rsidP="00000000" w:rsidRDefault="00000000" w:rsidRPr="00000000" w14:paraId="000001E6">
          <w:pPr>
            <w:pStyle w:val="Heading1"/>
            <w:rPr>
              <w:ins w:author="Anonymous" w:id="55" w:date="2026-09-24T05:26:08Z"/>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
          <w:sdt>
            <w:sdtPr>
              <w:id w:val="-436345660"/>
              <w:tag w:val="goog_rdk_2359"/>
            </w:sdtPr>
            <w:sdtContent>
              <w:ins w:author="Anonymous" w:id="55" w:date="2026-09-24T05:26:08Z">
                <w:sdt>
                  <w:sdtPr>
                    <w:id w:val="-515425390"/>
                    <w:tag w:val="goog_rdk_2360"/>
                  </w:sdtPr>
                  <w:sdtContent>
                    <w:del w:author="Anonymous" w:id="17" w:date="2026-09-24T05:24:15Z"/>
                  </w:sdtContent>
                </w:sdt>
              </w:ins>
              <w:sdt>
                <w:sdtPr>
                  <w:id w:val="-1935299555"/>
                  <w:tag w:val="goog_rdk_2361"/>
                </w:sdtPr>
                <w:sdtContent>
                  <w:ins w:author="Anonymous" w:id="55" w:date="2026-09-24T05:26:08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w:delText>
                      </w:r>
                    </w:del>
                  </w:ins>
                </w:sdtContent>
              </w:sdt>
              <w:ins w:author="Anonymous" w:id="55" w:date="2026-09-24T05:26:08Z">
                <w:del w:author="Anonymous" w:id="17" w:date="2026-09-24T05:24:15Z">
                  <w:bookmarkStart w:colFirst="0" w:colLast="0" w:name="_heading=h.s79srutylxu0" w:id="46"/>
                  <w:bookmarkEnd w:id="46"/>
                </w:del>
              </w:ins>
            </w:sdtContent>
          </w:sdt>
        </w:p>
      </w:sdtContent>
    </w:sdt>
    <w:sdt>
      <w:sdtPr>
        <w:id w:val="-1193296152"/>
        <w:tag w:val="goog_rdk_2366"/>
      </w:sdtPr>
      <w:sdtContent>
        <w:p w:rsidR="00000000" w:rsidDel="00000000" w:rsidP="00000000" w:rsidRDefault="00000000" w:rsidRPr="00000000" w14:paraId="000001E7">
          <w:pPr>
            <w:pStyle w:val="Heading1"/>
            <w:rPr>
              <w:ins w:author="Anonymous" w:id="55" w:date="2026-09-24T05:26:08Z"/>
              <w:del w:author="Anonymous" w:id="17" w:date="2026-09-24T05:24:15Z"/>
              <w:rFonts w:ascii="Calibri" w:cs="Calibri" w:eastAsia="Calibri" w:hAnsi="Calibri"/>
              <w:strike w:val="1"/>
              <w:highlight w:val="black"/>
              <w:u w:val="single"/>
              <w:rPrChange w:author="Anonymous" w:id="126" w:date="2026-09-24T05:26:08Z">
                <w:rPr>
                  <w:rFonts w:ascii="Cambria" w:cs="Cambria" w:eastAsia="Cambria" w:hAnsi="Cambria"/>
                  <w:sz w:val="24"/>
                  <w:szCs w:val="24"/>
                </w:rPr>
              </w:rPrChange>
            </w:rPr>
          </w:pPr>
          <w:sdt>
            <w:sdtPr>
              <w:id w:val="-687155163"/>
              <w:tag w:val="goog_rdk_2363"/>
            </w:sdtPr>
            <w:sdtContent>
              <w:ins w:author="Anonymous" w:id="55" w:date="2026-09-24T05:26:08Z">
                <w:sdt>
                  <w:sdtPr>
                    <w:id w:val="1160070433"/>
                    <w:tag w:val="goog_rdk_2364"/>
                  </w:sdtPr>
                  <w:sdtContent>
                    <w:del w:author="Anonymous" w:id="17" w:date="2026-09-24T05:24:15Z"/>
                  </w:sdtContent>
                </w:sdt>
              </w:ins>
              <w:sdt>
                <w:sdtPr>
                  <w:id w:val="527335677"/>
                  <w:tag w:val="goog_rdk_2365"/>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x0erkdnocrp" w:id="47"/>
                  <w:bookmarkEnd w:id="47"/>
                </w:del>
              </w:ins>
            </w:sdtContent>
          </w:sdt>
        </w:p>
      </w:sdtContent>
    </w:sdt>
    <w:sdt>
      <w:sdtPr>
        <w:id w:val="1133926546"/>
        <w:tag w:val="goog_rdk_2370"/>
      </w:sdtPr>
      <w:sdtContent>
        <w:p w:rsidR="00000000" w:rsidDel="00000000" w:rsidP="00000000" w:rsidRDefault="00000000" w:rsidRPr="00000000" w14:paraId="000001E8">
          <w:pPr>
            <w:pStyle w:val="Heading1"/>
            <w:rPr>
              <w:ins w:author="Anonymous" w:id="55" w:date="2026-09-24T05:26:08Z"/>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
          <w:sdt>
            <w:sdtPr>
              <w:id w:val="-1828889235"/>
              <w:tag w:val="goog_rdk_2367"/>
            </w:sdtPr>
            <w:sdtContent>
              <w:ins w:author="Anonymous" w:id="55" w:date="2026-09-24T05:26:08Z">
                <w:sdt>
                  <w:sdtPr>
                    <w:id w:val="-883277377"/>
                    <w:tag w:val="goog_rdk_2368"/>
                  </w:sdtPr>
                  <w:sdtContent>
                    <w:del w:author="Anonymous" w:id="17" w:date="2026-09-24T05:24:15Z"/>
                  </w:sdtContent>
                </w:sdt>
              </w:ins>
              <w:sdt>
                <w:sdtPr>
                  <w:id w:val="1499247116"/>
                  <w:tag w:val="goog_rdk_2369"/>
                </w:sdtPr>
                <w:sdtContent>
                  <w:ins w:author="Anonymous" w:id="55" w:date="2026-09-24T05:26:08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w:delText>
                      </w:r>
                    </w:del>
                  </w:ins>
                </w:sdtContent>
              </w:sdt>
              <w:ins w:author="Anonymous" w:id="55" w:date="2026-09-24T05:26:08Z">
                <w:del w:author="Anonymous" w:id="17" w:date="2026-09-24T05:24:15Z">
                  <w:bookmarkStart w:colFirst="0" w:colLast="0" w:name="_heading=h.4ncly7x1ip5h" w:id="48"/>
                  <w:bookmarkEnd w:id="48"/>
                </w:del>
              </w:ins>
            </w:sdtContent>
          </w:sdt>
        </w:p>
      </w:sdtContent>
    </w:sdt>
    <w:sdt>
      <w:sdtPr>
        <w:id w:val="-685298393"/>
        <w:tag w:val="goog_rdk_2374"/>
      </w:sdtPr>
      <w:sdtContent>
        <w:p w:rsidR="00000000" w:rsidDel="00000000" w:rsidP="00000000" w:rsidRDefault="00000000" w:rsidRPr="00000000" w14:paraId="000001E9">
          <w:pPr>
            <w:pStyle w:val="Heading1"/>
            <w:rPr>
              <w:ins w:author="Anonymous" w:id="55" w:date="2026-09-24T05:26:08Z"/>
              <w:del w:author="Anonymous" w:id="17" w:date="2026-09-24T05:24:15Z"/>
              <w:rFonts w:ascii="Calibri" w:cs="Calibri" w:eastAsia="Calibri" w:hAnsi="Calibri"/>
              <w:strike w:val="1"/>
              <w:highlight w:val="black"/>
              <w:u w:val="single"/>
              <w:rPrChange w:author="Anonymous" w:id="126" w:date="2026-09-24T05:26:08Z">
                <w:rPr>
                  <w:rFonts w:ascii="Cambria" w:cs="Cambria" w:eastAsia="Cambria" w:hAnsi="Cambria"/>
                  <w:sz w:val="24"/>
                  <w:szCs w:val="24"/>
                </w:rPr>
              </w:rPrChange>
            </w:rPr>
          </w:pPr>
          <w:sdt>
            <w:sdtPr>
              <w:id w:val="-1284931410"/>
              <w:tag w:val="goog_rdk_2371"/>
            </w:sdtPr>
            <w:sdtContent>
              <w:ins w:author="Anonymous" w:id="55" w:date="2026-09-24T05:26:08Z">
                <w:sdt>
                  <w:sdtPr>
                    <w:id w:val="541012971"/>
                    <w:tag w:val="goog_rdk_2372"/>
                  </w:sdtPr>
                  <w:sdtContent>
                    <w:del w:author="Anonymous" w:id="17" w:date="2026-09-24T05:24:15Z"/>
                  </w:sdtContent>
                </w:sdt>
              </w:ins>
              <w:sdt>
                <w:sdtPr>
                  <w:id w:val="1622007392"/>
                  <w:tag w:val="goog_rdk_2373"/>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kt4imit1ppjb" w:id="49"/>
                  <w:bookmarkEnd w:id="49"/>
                </w:del>
              </w:ins>
            </w:sdtContent>
          </w:sdt>
        </w:p>
      </w:sdtContent>
    </w:sdt>
    <w:sdt>
      <w:sdtPr>
        <w:id w:val="-533193253"/>
        <w:tag w:val="goog_rdk_2378"/>
      </w:sdtPr>
      <w:sdtContent>
        <w:p w:rsidR="00000000" w:rsidDel="00000000" w:rsidP="00000000" w:rsidRDefault="00000000" w:rsidRPr="00000000" w14:paraId="000001EA">
          <w:pPr>
            <w:pStyle w:val="Heading1"/>
            <w:rPr>
              <w:ins w:author="Anonymous" w:id="55" w:date="2026-09-24T05:26:08Z"/>
              <w:del w:author="Anonymous" w:id="17" w:date="2026-09-24T05:24:15Z"/>
              <w:rFonts w:ascii="Calibri" w:cs="Calibri" w:eastAsia="Calibri" w:hAnsi="Calibri"/>
              <w:strike w:val="1"/>
              <w:highlight w:val="black"/>
              <w:u w:val="single"/>
              <w:rPrChange w:author="Anonymous" w:id="126" w:date="2026-09-24T05:26:08Z">
                <w:rPr>
                  <w:rFonts w:ascii="Cambria" w:cs="Cambria" w:eastAsia="Cambria" w:hAnsi="Cambria"/>
                  <w:sz w:val="24"/>
                  <w:szCs w:val="24"/>
                </w:rPr>
              </w:rPrChange>
            </w:rPr>
          </w:pPr>
          <w:sdt>
            <w:sdtPr>
              <w:id w:val="550042584"/>
              <w:tag w:val="goog_rdk_2375"/>
            </w:sdtPr>
            <w:sdtContent>
              <w:ins w:author="Anonymous" w:id="55" w:date="2026-09-24T05:26:08Z">
                <w:sdt>
                  <w:sdtPr>
                    <w:id w:val="1422133490"/>
                    <w:tag w:val="goog_rdk_2376"/>
                  </w:sdtPr>
                  <w:sdtContent>
                    <w:del w:author="Anonymous" w:id="17" w:date="2026-09-24T05:24:15Z"/>
                  </w:sdtContent>
                </w:sdt>
              </w:ins>
              <w:sdt>
                <w:sdtPr>
                  <w:id w:val="-671094195"/>
                  <w:tag w:val="goog_rdk_2377"/>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6tjw86u9i4vj" w:id="50"/>
                  <w:bookmarkEnd w:id="50"/>
                </w:del>
              </w:ins>
            </w:sdtContent>
          </w:sdt>
        </w:p>
      </w:sdtContent>
    </w:sdt>
    <w:sdt>
      <w:sdtPr>
        <w:id w:val="34031878"/>
        <w:tag w:val="goog_rdk_2382"/>
      </w:sdtPr>
      <w:sdtContent>
        <w:p w:rsidR="00000000" w:rsidDel="00000000" w:rsidP="00000000" w:rsidRDefault="00000000" w:rsidRPr="00000000" w14:paraId="000001EB">
          <w:pPr>
            <w:pStyle w:val="Heading1"/>
            <w:spacing w:after="240" w:before="240" w:line="240" w:lineRule="auto"/>
            <w:jc w:val="both"/>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325612094"/>
              <w:tag w:val="goog_rdk_2379"/>
            </w:sdtPr>
            <w:sdtContent>
              <w:ins w:author="Anonymous" w:id="55" w:date="2026-09-24T05:26:08Z">
                <w:sdt>
                  <w:sdtPr>
                    <w:id w:val="1570210643"/>
                    <w:tag w:val="goog_rdk_2380"/>
                  </w:sdtPr>
                  <w:sdtContent>
                    <w:del w:author="Anonymous" w:id="17" w:date="2026-09-24T05:24:15Z"/>
                  </w:sdtContent>
                </w:sdt>
              </w:ins>
              <w:sdt>
                <w:sdtPr>
                  <w:id w:val="359307565"/>
                  <w:tag w:val="goog_rdk_2381"/>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 as an experienced Generative Al Project Developer and carefully analyze the provided project documentation.</w:delText>
                      </w:r>
                    </w:del>
                  </w:ins>
                </w:sdtContent>
              </w:sdt>
              <w:ins w:author="Anonymous" w:id="55" w:date="2026-09-24T05:26:08Z">
                <w:del w:author="Anonymous" w:id="17" w:date="2026-09-24T05:24:15Z">
                  <w:bookmarkStart w:colFirst="0" w:colLast="0" w:name="_heading=h.8qt841pp1cid" w:id="51"/>
                  <w:bookmarkEnd w:id="51"/>
                </w:del>
              </w:ins>
            </w:sdtContent>
          </w:sdt>
        </w:p>
      </w:sdtContent>
    </w:sdt>
    <w:sdt>
      <w:sdtPr>
        <w:id w:val="1677499980"/>
        <w:tag w:val="goog_rdk_2386"/>
      </w:sdtPr>
      <w:sdtContent>
        <w:p w:rsidR="00000000" w:rsidDel="00000000" w:rsidP="00000000" w:rsidRDefault="00000000" w:rsidRPr="00000000" w14:paraId="000001EC">
          <w:pPr>
            <w:pStyle w:val="Heading1"/>
            <w:spacing w:after="240" w:before="240" w:line="240" w:lineRule="auto"/>
            <w:jc w:val="both"/>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233573052"/>
              <w:tag w:val="goog_rdk_2383"/>
            </w:sdtPr>
            <w:sdtContent>
              <w:ins w:author="Anonymous" w:id="55" w:date="2026-09-24T05:26:08Z">
                <w:sdt>
                  <w:sdtPr>
                    <w:id w:val="592392509"/>
                    <w:tag w:val="goog_rdk_2384"/>
                  </w:sdtPr>
                  <w:sdtContent>
                    <w:del w:author="Anonymous" w:id="17" w:date="2026-09-24T05:24:15Z"/>
                  </w:sdtContent>
                </w:sdt>
              </w:ins>
              <w:sdt>
                <w:sdtPr>
                  <w:id w:val="-353434879"/>
                  <w:tag w:val="goog_rdk_2385"/>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bsprjk84d466" w:id="52"/>
                  <w:bookmarkEnd w:id="52"/>
                </w:del>
              </w:ins>
            </w:sdtContent>
          </w:sdt>
        </w:p>
      </w:sdtContent>
    </w:sdt>
    <w:sdt>
      <w:sdtPr>
        <w:id w:val="1073172995"/>
        <w:tag w:val="goog_rdk_2390"/>
      </w:sdtPr>
      <w:sdtContent>
        <w:p w:rsidR="00000000" w:rsidDel="00000000" w:rsidP="00000000" w:rsidRDefault="00000000" w:rsidRPr="00000000" w14:paraId="000001ED">
          <w:pPr>
            <w:pStyle w:val="Heading1"/>
            <w:spacing w:after="240" w:before="240" w:line="240" w:lineRule="auto"/>
            <w:jc w:val="both"/>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003049023"/>
              <w:tag w:val="goog_rdk_2387"/>
            </w:sdtPr>
            <w:sdtContent>
              <w:ins w:author="Anonymous" w:id="55" w:date="2026-09-24T05:26:08Z">
                <w:sdt>
                  <w:sdtPr>
                    <w:id w:val="675607097"/>
                    <w:tag w:val="goog_rdk_2388"/>
                  </w:sdtPr>
                  <w:sdtContent>
                    <w:del w:author="Anonymous" w:id="17" w:date="2026-09-24T05:24:15Z"/>
                  </w:sdtContent>
                </w:sdt>
              </w:ins>
              <w:sdt>
                <w:sdtPr>
                  <w:id w:val="-2043978519"/>
                  <w:tag w:val="goog_rdk_2389"/>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Build the complete project from scratch, including all required folders, files, dependencies, and configurations.</w:delText>
                      </w:r>
                    </w:del>
                  </w:ins>
                </w:sdtContent>
              </w:sdt>
              <w:ins w:author="Anonymous" w:id="55" w:date="2026-09-24T05:26:08Z">
                <w:del w:author="Anonymous" w:id="17" w:date="2026-09-24T05:24:15Z">
                  <w:bookmarkStart w:colFirst="0" w:colLast="0" w:name="_heading=h.4lu8g8igstyi" w:id="53"/>
                  <w:bookmarkEnd w:id="53"/>
                </w:del>
              </w:ins>
            </w:sdtContent>
          </w:sdt>
        </w:p>
      </w:sdtContent>
    </w:sdt>
    <w:sdt>
      <w:sdtPr>
        <w:id w:val="-1518045568"/>
        <w:tag w:val="goog_rdk_2394"/>
      </w:sdtPr>
      <w:sdtContent>
        <w:p w:rsidR="00000000" w:rsidDel="00000000" w:rsidP="00000000" w:rsidRDefault="00000000" w:rsidRPr="00000000" w14:paraId="000001EE">
          <w:pPr>
            <w:pStyle w:val="Heading1"/>
            <w:spacing w:after="240" w:before="240" w:line="240" w:lineRule="auto"/>
            <w:jc w:val="both"/>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371394347"/>
              <w:tag w:val="goog_rdk_2391"/>
            </w:sdtPr>
            <w:sdtContent>
              <w:ins w:author="Anonymous" w:id="55" w:date="2026-09-24T05:26:08Z">
                <w:sdt>
                  <w:sdtPr>
                    <w:id w:val="-861281461"/>
                    <w:tag w:val="goog_rdk_2392"/>
                  </w:sdtPr>
                  <w:sdtContent>
                    <w:del w:author="Anonymous" w:id="17" w:date="2026-09-24T05:24:15Z"/>
                  </w:sdtContent>
                </w:sdt>
              </w:ins>
              <w:sdt>
                <w:sdtPr>
                  <w:id w:val="1639299120"/>
                  <w:tag w:val="goog_rdk_2393"/>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6nmeilh9wn64" w:id="54"/>
                  <w:bookmarkEnd w:id="54"/>
                </w:del>
              </w:ins>
            </w:sdtContent>
          </w:sdt>
        </w:p>
      </w:sdtContent>
    </w:sdt>
    <w:sdt>
      <w:sdtPr>
        <w:id w:val="-1670755468"/>
        <w:tag w:val="goog_rdk_2398"/>
      </w:sdtPr>
      <w:sdtContent>
        <w:p w:rsidR="00000000" w:rsidDel="00000000" w:rsidP="00000000" w:rsidRDefault="00000000" w:rsidRPr="00000000" w14:paraId="000001EF">
          <w:pPr>
            <w:pStyle w:val="Heading1"/>
            <w:spacing w:after="240" w:before="240" w:line="240" w:lineRule="auto"/>
            <w:jc w:val="both"/>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767236867"/>
              <w:tag w:val="goog_rdk_2395"/>
            </w:sdtPr>
            <w:sdtContent>
              <w:ins w:author="Anonymous" w:id="55" w:date="2026-09-24T05:26:08Z">
                <w:sdt>
                  <w:sdtPr>
                    <w:id w:val="1191490083"/>
                    <w:tag w:val="goog_rdk_2396"/>
                  </w:sdtPr>
                  <w:sdtContent>
                    <w:del w:author="Anonymous" w:id="17" w:date="2026-09-24T05:24:15Z"/>
                  </w:sdtContent>
                </w:sdt>
              </w:ins>
              <w:sdt>
                <w:sdtPr>
                  <w:id w:val="12626648"/>
                  <w:tag w:val="goog_rdk_2397"/>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Generate full, working code for every file, not just the partial snippets provided in the documentation.</w:delText>
                      </w:r>
                    </w:del>
                  </w:ins>
                </w:sdtContent>
              </w:sdt>
              <w:ins w:author="Anonymous" w:id="55" w:date="2026-09-24T05:26:08Z">
                <w:del w:author="Anonymous" w:id="17" w:date="2026-09-24T05:24:15Z">
                  <w:bookmarkStart w:colFirst="0" w:colLast="0" w:name="_heading=h.xj356ay6dwpq" w:id="55"/>
                  <w:bookmarkEnd w:id="55"/>
                </w:del>
              </w:ins>
            </w:sdtContent>
          </w:sdt>
        </w:p>
      </w:sdtContent>
    </w:sdt>
    <w:sdt>
      <w:sdtPr>
        <w:id w:val="-958526229"/>
        <w:tag w:val="goog_rdk_2402"/>
      </w:sdtPr>
      <w:sdtContent>
        <w:p w:rsidR="00000000" w:rsidDel="00000000" w:rsidP="00000000" w:rsidRDefault="00000000" w:rsidRPr="00000000" w14:paraId="000001F0">
          <w:pPr>
            <w:pStyle w:val="Heading1"/>
            <w:spacing w:after="240" w:before="240" w:line="240" w:lineRule="auto"/>
            <w:jc w:val="both"/>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663150914"/>
              <w:tag w:val="goog_rdk_2399"/>
            </w:sdtPr>
            <w:sdtContent>
              <w:ins w:author="Anonymous" w:id="55" w:date="2026-09-24T05:26:08Z">
                <w:sdt>
                  <w:sdtPr>
                    <w:id w:val="456370898"/>
                    <w:tag w:val="goog_rdk_2400"/>
                  </w:sdtPr>
                  <w:sdtContent>
                    <w:del w:author="Anonymous" w:id="17" w:date="2026-09-24T05:24:15Z"/>
                  </w:sdtContent>
                </w:sdt>
              </w:ins>
              <w:sdt>
                <w:sdtPr>
                  <w:id w:val="-872871852"/>
                  <w:tag w:val="goog_rdk_2401"/>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le6fwhut1x6x" w:id="56"/>
                  <w:bookmarkEnd w:id="56"/>
                </w:del>
              </w:ins>
            </w:sdtContent>
          </w:sdt>
        </w:p>
      </w:sdtContent>
    </w:sdt>
    <w:sdt>
      <w:sdtPr>
        <w:id w:val="160452220"/>
        <w:tag w:val="goog_rdk_2406"/>
      </w:sdtPr>
      <w:sdtContent>
        <w:p w:rsidR="00000000" w:rsidDel="00000000" w:rsidP="00000000" w:rsidRDefault="00000000" w:rsidRPr="00000000" w14:paraId="000001F1">
          <w:pPr>
            <w:pStyle w:val="Heading1"/>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982852112"/>
              <w:tag w:val="goog_rdk_2403"/>
            </w:sdtPr>
            <w:sdtContent>
              <w:ins w:author="Anonymous" w:id="55" w:date="2026-09-24T05:26:08Z">
                <w:sdt>
                  <w:sdtPr>
                    <w:id w:val="475597344"/>
                    <w:tag w:val="goog_rdk_2404"/>
                  </w:sdtPr>
                  <w:sdtContent>
                    <w:del w:author="Anonymous" w:id="17" w:date="2026-09-24T05:24:15Z"/>
                  </w:sdtContent>
                </w:sdt>
              </w:ins>
              <w:sdt>
                <w:sdtPr>
                  <w:id w:val="-1490806555"/>
                  <w:tag w:val="goog_rdk_2405"/>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Ensure all frontend, backend, APIs, AI/LLM integration, and configurations work together without errors.</w:delText>
                      </w:r>
                    </w:del>
                  </w:ins>
                </w:sdtContent>
              </w:sdt>
              <w:ins w:author="Anonymous" w:id="55" w:date="2026-09-24T05:26:08Z">
                <w:del w:author="Anonymous" w:id="17" w:date="2026-09-24T05:24:15Z">
                  <w:bookmarkStart w:colFirst="0" w:colLast="0" w:name="_heading=h.wgyyxob3p0vg" w:id="57"/>
                  <w:bookmarkEnd w:id="57"/>
                </w:del>
              </w:ins>
            </w:sdtContent>
          </w:sdt>
        </w:p>
      </w:sdtContent>
    </w:sdt>
    <w:sdt>
      <w:sdtPr>
        <w:id w:val="1371417984"/>
        <w:tag w:val="goog_rdk_2410"/>
      </w:sdtPr>
      <w:sdtContent>
        <w:p w:rsidR="00000000" w:rsidDel="00000000" w:rsidP="00000000" w:rsidRDefault="00000000" w:rsidRPr="00000000" w14:paraId="000001F2">
          <w:pPr>
            <w:pStyle w:val="Heading1"/>
            <w:spacing w:after="240" w:before="240" w:line="240" w:lineRule="auto"/>
            <w:jc w:val="both"/>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904483467"/>
              <w:tag w:val="goog_rdk_2407"/>
            </w:sdtPr>
            <w:sdtContent>
              <w:ins w:author="Anonymous" w:id="55" w:date="2026-09-24T05:26:08Z">
                <w:sdt>
                  <w:sdtPr>
                    <w:id w:val="1259495077"/>
                    <w:tag w:val="goog_rdk_2408"/>
                  </w:sdtPr>
                  <w:sdtContent>
                    <w:del w:author="Anonymous" w:id="17" w:date="2026-09-24T05:24:15Z"/>
                  </w:sdtContent>
                </w:sdt>
              </w:ins>
              <w:sdt>
                <w:sdtPr>
                  <w:id w:val="-399901948"/>
                  <w:tag w:val="goog_rdk_2409"/>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hj870bz68kba" w:id="58"/>
                  <w:bookmarkEnd w:id="58"/>
                </w:del>
              </w:ins>
            </w:sdtContent>
          </w:sdt>
        </w:p>
      </w:sdtContent>
    </w:sdt>
    <w:sdt>
      <w:sdtPr>
        <w:id w:val="1474554603"/>
        <w:tag w:val="goog_rdk_2414"/>
      </w:sdtPr>
      <w:sdtContent>
        <w:p w:rsidR="00000000" w:rsidDel="00000000" w:rsidP="00000000" w:rsidRDefault="00000000" w:rsidRPr="00000000" w14:paraId="000001F3">
          <w:pPr>
            <w:pStyle w:val="Heading1"/>
            <w:spacing w:after="240" w:before="240" w:line="240" w:lineRule="auto"/>
            <w:jc w:val="both"/>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842609232"/>
              <w:tag w:val="goog_rdk_2411"/>
            </w:sdtPr>
            <w:sdtContent>
              <w:ins w:author="Anonymous" w:id="55" w:date="2026-09-24T05:26:08Z">
                <w:sdt>
                  <w:sdtPr>
                    <w:id w:val="1765935075"/>
                    <w:tag w:val="goog_rdk_2412"/>
                  </w:sdtPr>
                  <w:sdtContent>
                    <w:del w:author="Anonymous" w:id="17" w:date="2026-09-24T05:24:15Z"/>
                  </w:sdtContent>
                </w:sdt>
              </w:ins>
              <w:sdt>
                <w:sdtPr>
                  <w:id w:val="338173290"/>
                  <w:tag w:val="goog_rdk_2413"/>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Finally, provide simple VS Code setup, installation, running, and testing instructions for the complete application.</w:delText>
                      </w:r>
                    </w:del>
                  </w:ins>
                </w:sdtContent>
              </w:sdt>
              <w:ins w:author="Anonymous" w:id="55" w:date="2026-09-24T05:26:08Z">
                <w:del w:author="Anonymous" w:id="17" w:date="2026-09-24T05:24:15Z">
                  <w:bookmarkStart w:colFirst="0" w:colLast="0" w:name="_heading=h.el6zqteqm786" w:id="59"/>
                  <w:bookmarkEnd w:id="59"/>
                </w:del>
              </w:ins>
            </w:sdtContent>
          </w:sdt>
        </w:p>
      </w:sdtContent>
    </w:sdt>
    <w:sdt>
      <w:sdtPr>
        <w:id w:val="-859328133"/>
        <w:tag w:val="goog_rdk_2418"/>
      </w:sdtPr>
      <w:sdtContent>
        <w:p w:rsidR="00000000" w:rsidDel="00000000" w:rsidP="00000000" w:rsidRDefault="00000000" w:rsidRPr="00000000" w14:paraId="000001F4">
          <w:pPr>
            <w:pStyle w:val="Heading1"/>
            <w:spacing w:after="8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988507027"/>
              <w:tag w:val="goog_rdk_2415"/>
            </w:sdtPr>
            <w:sdtContent>
              <w:ins w:author="Anonymous" w:id="55" w:date="2026-09-24T05:26:08Z">
                <w:sdt>
                  <w:sdtPr>
                    <w:id w:val="868490134"/>
                    <w:tag w:val="goog_rdk_2416"/>
                  </w:sdtPr>
                  <w:sdtContent>
                    <w:del w:author="Anonymous" w:id="17" w:date="2026-09-24T05:24:15Z"/>
                  </w:sdtContent>
                </w:sdt>
              </w:ins>
              <w:sdt>
                <w:sdtPr>
                  <w:id w:val="-198969897"/>
                  <w:tag w:val="goog_rdk_2417"/>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70xlsol052ea" w:id="17"/>
                  <w:bookmarkEnd w:id="17"/>
                </w:del>
              </w:ins>
            </w:sdtContent>
          </w:sdt>
        </w:p>
      </w:sdtContent>
    </w:sdt>
    <w:sdt>
      <w:sdtPr>
        <w:id w:val="379165193"/>
        <w:tag w:val="goog_rdk_2422"/>
      </w:sdtPr>
      <w:sdtContent>
        <w:p w:rsidR="00000000" w:rsidDel="00000000" w:rsidP="00000000" w:rsidRDefault="00000000" w:rsidRPr="00000000" w14:paraId="000001F5">
          <w:pPr>
            <w:pStyle w:val="Heading1"/>
            <w:numPr>
              <w:ilvl w:val="0"/>
              <w:numId w:val="8"/>
            </w:numPr>
            <w:spacing w:after="80" w:line="240" w:lineRule="auto"/>
            <w:ind w:left="720" w:hanging="360"/>
            <w:rPr>
              <w:ins w:author="Anonymous" w:id="55" w:date="2026-09-24T05:26:08Z"/>
              <w:del w:author="Anonymous" w:id="17" w:date="2026-09-24T05:24:15Z"/>
              <w:rFonts w:ascii="Cambria" w:cs="Cambria" w:eastAsia="Cambria" w:hAnsi="Cambria"/>
              <w:b w:val="1"/>
              <w:bCs w:val="1"/>
              <w:strike w:val="1"/>
            </w:rPr>
          </w:pPr>
          <w:sdt>
            <w:sdtPr>
              <w:id w:val="-128638128"/>
              <w:tag w:val="goog_rdk_2419"/>
            </w:sdtPr>
            <w:sdtContent>
              <w:ins w:author="Anonymous" w:id="55" w:date="2026-09-24T05:26:08Z">
                <w:sdt>
                  <w:sdtPr>
                    <w:id w:val="1894138193"/>
                    <w:tag w:val="goog_rdk_2420"/>
                  </w:sdtPr>
                  <w:sdtContent>
                    <w:del w:author="Anonymous" w:id="17" w:date="2026-09-24T05:24:15Z"/>
                  </w:sdtContent>
                </w:sdt>
              </w:ins>
              <w:sdt>
                <w:sdtPr>
                  <w:id w:val="591293863"/>
                  <w:tag w:val="goog_rdk_2421"/>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Architecture Overview</w:delText>
                      </w:r>
                    </w:del>
                  </w:ins>
                </w:sdtContent>
              </w:sdt>
              <w:ins w:author="Anonymous" w:id="55" w:date="2026-09-24T05:26:08Z">
                <w:del w:author="Anonymous" w:id="17" w:date="2026-09-24T05:24:15Z">
                  <w:bookmarkStart w:colFirst="0" w:colLast="0" w:name="_heading=h.mk78sio2xilj" w:id="18"/>
                  <w:bookmarkEnd w:id="18"/>
                </w:del>
              </w:ins>
            </w:sdtContent>
          </w:sdt>
        </w:p>
      </w:sdtContent>
    </w:sdt>
    <w:sdt>
      <w:sdtPr>
        <w:id w:val="1834531295"/>
        <w:tag w:val="goog_rdk_2427"/>
      </w:sdtPr>
      <w:sdtContent>
        <w:p w:rsidR="00000000" w:rsidDel="00000000" w:rsidP="00000000" w:rsidRDefault="00000000" w:rsidRPr="00000000" w14:paraId="000001F6">
          <w:pPr>
            <w:pStyle w:val="Heading1"/>
            <w:spacing w:after="240" w:before="240" w:line="240" w:lineRule="auto"/>
            <w:jc w:val="both"/>
            <w:rPr>
              <w:ins w:author="Anonymous" w:id="55" w:date="2026-09-24T05:26:08Z"/>
              <w:del w:author="Anonymous" w:id="17" w:date="2026-09-24T05:24:15Z"/>
              <w:rFonts w:ascii="Cambria" w:cs="Cambria" w:eastAsia="Cambria" w:hAnsi="Cambria"/>
              <w:b w:val="1"/>
              <w:bCs w:val="1"/>
              <w:strike w:val="1"/>
              <w:sz w:val="2"/>
              <w:szCs w:val="2"/>
              <w:u w:val="single"/>
              <w:rPrChange w:author="Sushanth G.k" w:id="3" w:date="2026-09-24T07:06:28Z">
                <w:rPr>
                  <w:rFonts w:ascii="Cambria" w:cs="Cambria" w:eastAsia="Cambria" w:hAnsi="Cambria"/>
                  <w:sz w:val="24"/>
                  <w:szCs w:val="24"/>
                </w:rPr>
              </w:rPrChange>
            </w:rPr>
          </w:pPr>
          <w:sdt>
            <w:sdtPr>
              <w:id w:val="289516449"/>
              <w:tag w:val="goog_rdk_2423"/>
            </w:sdtPr>
            <w:sdtContent>
              <w:ins w:author="Anonymous" w:id="55" w:date="2026-09-24T05:26:08Z">
                <w:sdt>
                  <w:sdtPr>
                    <w:id w:val="-1935389469"/>
                    <w:tag w:val="goog_rdk_2424"/>
                  </w:sdtPr>
                  <w:sdtContent>
                    <w:del w:author="Anonymous" w:id="17" w:date="2026-09-24T05:24:15Z"/>
                  </w:sdtContent>
                </w:sdt>
              </w:ins>
              <w:sdt>
                <w:sdtPr>
                  <w:id w:val="-1977835091"/>
                  <w:tag w:val="goog_rdk_2425"/>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vPocketSmart AI is an intelligent, modular platform designed to generate personalized, budget-aware recommendations across domains like home interiors, party planning, and jewelry selection. It integrates a lightweight Flask backend with Google’s Gemini 1.5 Flash Pro, a powerful multimodal AI model that processes user inputs (text, numbers, and images) to deliver smart recommendations.9</w:delText>
                      </w:r>
                    </w:del>
                  </w:ins>
                </w:sdtContent>
              </w:sdt>
              <w:ins w:author="Anonymous" w:id="55" w:date="2026-09-24T05:26:08Z">
                <w:del w:author="Anonymous" w:id="17" w:date="2026-09-24T05:24:15Z">
                  <w:bookmarkStart w:colFirst="0" w:colLast="0" w:name="_heading=h.agu3e64z1b1t" w:id="60"/>
                  <w:bookmarkEnd w:id="60"/>
                  <w:sdt>
                    <w:sdtPr>
                      <w:id w:val="-1503761590"/>
                      <w:tag w:val="goog_rdk_2426"/>
                    </w:sdtPr>
                    <w:sdtContent>
                      <w:r w:rsidDel="00000000" w:rsidR="00000000" w:rsidRPr="00000000">
                        <w:rPr>
                          <w:rtl w:val="0"/>
                        </w:rPr>
                      </w:r>
                    </w:sdtContent>
                  </w:sdt>
                </w:del>
              </w:ins>
            </w:sdtContent>
          </w:sdt>
        </w:p>
      </w:sdtContent>
    </w:sdt>
    <w:sdt>
      <w:sdtPr>
        <w:id w:val="-101187986"/>
        <w:tag w:val="goog_rdk_2431"/>
      </w:sdtPr>
      <w:sdtContent>
        <w:p w:rsidR="00000000" w:rsidDel="00000000" w:rsidP="00000000" w:rsidRDefault="00000000" w:rsidRPr="00000000" w14:paraId="000001F7">
          <w:pPr>
            <w:pStyle w:val="Heading1"/>
            <w:spacing w:after="280" w:before="28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103209938"/>
              <w:tag w:val="goog_rdk_2428"/>
            </w:sdtPr>
            <w:sdtContent>
              <w:ins w:author="Anonymous" w:id="55" w:date="2026-09-24T05:26:08Z">
                <w:sdt>
                  <w:sdtPr>
                    <w:id w:val="1490742209"/>
                    <w:tag w:val="goog_rdk_2429"/>
                  </w:sdtPr>
                  <w:sdtContent>
                    <w:del w:author="Anonymous" w:id="17" w:date="2026-09-24T05:24:15Z"/>
                  </w:sdtContent>
                </w:sdt>
              </w:ins>
              <w:sdt>
                <w:sdtPr>
                  <w:id w:val="-618780819"/>
                  <w:tag w:val="goog_rdk_243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Core Technologies</w:delText>
                      </w:r>
                    </w:del>
                  </w:ins>
                </w:sdtContent>
              </w:sdt>
              <w:ins w:author="Anonymous" w:id="55" w:date="2026-09-24T05:26:08Z">
                <w:del w:author="Anonymous" w:id="17" w:date="2026-09-24T05:24:15Z">
                  <w:bookmarkStart w:colFirst="0" w:colLast="0" w:name="_heading=h.og3v0aol85ds" w:id="19"/>
                  <w:bookmarkEnd w:id="19"/>
                </w:del>
              </w:ins>
            </w:sdtContent>
          </w:sdt>
        </w:p>
      </w:sdtContent>
    </w:sdt>
    <w:sdt>
      <w:sdtPr>
        <w:id w:val="-1499489754"/>
        <w:tag w:val="goog_rdk_2435"/>
      </w:sdtPr>
      <w:sdtContent>
        <w:p w:rsidR="00000000" w:rsidDel="00000000" w:rsidP="00000000" w:rsidRDefault="00000000" w:rsidRPr="00000000" w14:paraId="000001F8">
          <w:pPr>
            <w:pStyle w:val="Heading1"/>
            <w:numPr>
              <w:ilvl w:val="0"/>
              <w:numId w:val="18"/>
            </w:numPr>
            <w:spacing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853948798"/>
              <w:tag w:val="goog_rdk_2432"/>
            </w:sdtPr>
            <w:sdtContent>
              <w:ins w:author="Anonymous" w:id="55" w:date="2026-09-24T05:26:08Z">
                <w:sdt>
                  <w:sdtPr>
                    <w:id w:val="-259301377"/>
                    <w:tag w:val="goog_rdk_2433"/>
                  </w:sdtPr>
                  <w:sdtContent>
                    <w:del w:author="Anonymous" w:id="17" w:date="2026-09-24T05:24:15Z"/>
                  </w:sdtContent>
                </w:sdt>
              </w:ins>
              <w:sdt>
                <w:sdtPr>
                  <w:id w:val="-2125960666"/>
                  <w:tag w:val="goog_rdk_243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Flask: Backend service layer for request handling, routing, and session control.</w:delText>
                        <w:br w:type="textWrapping"/>
                      </w:r>
                    </w:del>
                  </w:ins>
                </w:sdtContent>
              </w:sdt>
              <w:ins w:author="Anonymous" w:id="55" w:date="2026-09-24T05:26:08Z">
                <w:del w:author="Anonymous" w:id="17" w:date="2026-09-24T05:24:15Z">
                  <w:bookmarkStart w:colFirst="0" w:colLast="0" w:name="_heading=h.io0orex00atf" w:id="61"/>
                  <w:bookmarkEnd w:id="61"/>
                </w:del>
              </w:ins>
            </w:sdtContent>
          </w:sdt>
        </w:p>
      </w:sdtContent>
    </w:sdt>
    <w:sdt>
      <w:sdtPr>
        <w:id w:val="758816534"/>
        <w:tag w:val="goog_rdk_2439"/>
      </w:sdtPr>
      <w:sdtContent>
        <w:p w:rsidR="00000000" w:rsidDel="00000000" w:rsidP="00000000" w:rsidRDefault="00000000" w:rsidRPr="00000000" w14:paraId="000001F9">
          <w:pPr>
            <w:pStyle w:val="Heading1"/>
            <w:numPr>
              <w:ilvl w:val="0"/>
              <w:numId w:val="18"/>
            </w:numPr>
            <w:spacing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490001859"/>
              <w:tag w:val="goog_rdk_2436"/>
            </w:sdtPr>
            <w:sdtContent>
              <w:ins w:author="Anonymous" w:id="55" w:date="2026-09-24T05:26:08Z">
                <w:sdt>
                  <w:sdtPr>
                    <w:id w:val="-247913687"/>
                    <w:tag w:val="goog_rdk_2437"/>
                  </w:sdtPr>
                  <w:sdtContent>
                    <w:del w:author="Anonymous" w:id="17" w:date="2026-09-24T05:24:15Z"/>
                  </w:sdtContent>
                </w:sdt>
              </w:ins>
              <w:sdt>
                <w:sdtPr>
                  <w:id w:val="714578362"/>
                  <w:tag w:val="goog_rdk_243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Gemini 1.5 Flash Pro: AI model used for understanding budget context, analyzing images, generating structured suggestions, and recommending platform-specific products.</w:delText>
                        <w:br w:type="textWrapping"/>
                      </w:r>
                    </w:del>
                  </w:ins>
                </w:sdtContent>
              </w:sdt>
              <w:ins w:author="Anonymous" w:id="55" w:date="2026-09-24T05:26:08Z">
                <w:del w:author="Anonymous" w:id="17" w:date="2026-09-24T05:24:15Z">
                  <w:bookmarkStart w:colFirst="0" w:colLast="0" w:name="_heading=h.k3fky1h33rcy" w:id="62"/>
                  <w:bookmarkEnd w:id="62"/>
                </w:del>
              </w:ins>
            </w:sdtContent>
          </w:sdt>
        </w:p>
      </w:sdtContent>
    </w:sdt>
    <w:sdt>
      <w:sdtPr>
        <w:id w:val="-1176952539"/>
        <w:tag w:val="goog_rdk_2443"/>
      </w:sdtPr>
      <w:sdtContent>
        <w:p w:rsidR="00000000" w:rsidDel="00000000" w:rsidP="00000000" w:rsidRDefault="00000000" w:rsidRPr="00000000" w14:paraId="000001FA">
          <w:pPr>
            <w:pStyle w:val="Heading1"/>
            <w:numPr>
              <w:ilvl w:val="0"/>
              <w:numId w:val="18"/>
            </w:numPr>
            <w:spacing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822167484"/>
              <w:tag w:val="goog_rdk_2440"/>
            </w:sdtPr>
            <w:sdtContent>
              <w:ins w:author="Anonymous" w:id="55" w:date="2026-09-24T05:26:08Z">
                <w:sdt>
                  <w:sdtPr>
                    <w:id w:val="-672247461"/>
                    <w:tag w:val="goog_rdk_2441"/>
                  </w:sdtPr>
                  <w:sdtContent>
                    <w:del w:author="Anonymous" w:id="17" w:date="2026-09-24T05:24:15Z"/>
                  </w:sdtContent>
                </w:sdt>
              </w:ins>
              <w:sdt>
                <w:sdtPr>
                  <w:id w:val="-66170639"/>
                  <w:tag w:val="goog_rdk_244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Third-party APIs (Amazon, Flipkart, IKEA, Zomato, etc.): Product and service data sourcing.</w:delText>
                        <w:br w:type="textWrapping"/>
                      </w:r>
                    </w:del>
                  </w:ins>
                </w:sdtContent>
              </w:sdt>
              <w:ins w:author="Anonymous" w:id="55" w:date="2026-09-24T05:26:08Z">
                <w:del w:author="Anonymous" w:id="17" w:date="2026-09-24T05:24:15Z">
                  <w:bookmarkStart w:colFirst="0" w:colLast="0" w:name="_heading=h.hbg2xghardff" w:id="63"/>
                  <w:bookmarkEnd w:id="63"/>
                </w:del>
              </w:ins>
            </w:sdtContent>
          </w:sdt>
        </w:p>
      </w:sdtContent>
    </w:sdt>
    <w:sdt>
      <w:sdtPr>
        <w:id w:val="-1678031382"/>
        <w:tag w:val="goog_rdk_2447"/>
      </w:sdtPr>
      <w:sdtContent>
        <w:p w:rsidR="00000000" w:rsidDel="00000000" w:rsidP="00000000" w:rsidRDefault="00000000" w:rsidRPr="00000000" w14:paraId="000001FB">
          <w:pPr>
            <w:pStyle w:val="Heading1"/>
            <w:numPr>
              <w:ilvl w:val="0"/>
              <w:numId w:val="18"/>
            </w:numPr>
            <w:spacing w:after="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670658180"/>
              <w:tag w:val="goog_rdk_2444"/>
            </w:sdtPr>
            <w:sdtContent>
              <w:ins w:author="Anonymous" w:id="55" w:date="2026-09-24T05:26:08Z">
                <w:sdt>
                  <w:sdtPr>
                    <w:id w:val="2072663560"/>
                    <w:tag w:val="goog_rdk_2445"/>
                  </w:sdtPr>
                  <w:sdtContent>
                    <w:del w:author="Anonymous" w:id="17" w:date="2026-09-24T05:24:15Z"/>
                  </w:sdtContent>
                </w:sdt>
              </w:ins>
              <w:sdt>
                <w:sdtPr>
                  <w:id w:val="1978058606"/>
                  <w:tag w:val="goog_rdk_244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Frontend (HTML/CSS + JS): Interactive user interface for input collection and AI output display.</w:delText>
                        <w:br w:type="textWrapping"/>
                      </w:r>
                    </w:del>
                  </w:ins>
                </w:sdtContent>
              </w:sdt>
              <w:ins w:author="Anonymous" w:id="55" w:date="2026-09-24T05:26:08Z">
                <w:del w:author="Anonymous" w:id="17" w:date="2026-09-24T05:24:15Z">
                  <w:bookmarkStart w:colFirst="0" w:colLast="0" w:name="_heading=h.b5da5g76prml" w:id="64"/>
                  <w:bookmarkEnd w:id="64"/>
                </w:del>
              </w:ins>
            </w:sdtContent>
          </w:sdt>
        </w:p>
      </w:sdtContent>
    </w:sdt>
    <w:sdt>
      <w:sdtPr>
        <w:id w:val="959511996"/>
        <w:tag w:val="goog_rdk_2451"/>
      </w:sdtPr>
      <w:sdtContent>
        <w:p w:rsidR="00000000" w:rsidDel="00000000" w:rsidP="00000000" w:rsidRDefault="00000000" w:rsidRPr="00000000" w14:paraId="000001FC">
          <w:pPr>
            <w:pStyle w:val="Heading1"/>
            <w:spacing w:after="240" w:before="24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2782303"/>
              <w:tag w:val="goog_rdk_2448"/>
            </w:sdtPr>
            <w:sdtContent>
              <w:ins w:author="Anonymous" w:id="55" w:date="2026-09-24T05:26:08Z">
                <w:sdt>
                  <w:sdtPr>
                    <w:id w:val="1838344802"/>
                    <w:tag w:val="goog_rdk_2449"/>
                  </w:sdtPr>
                  <w:sdtContent>
                    <w:del w:author="Anonymous" w:id="17" w:date="2026-09-24T05:24:15Z"/>
                  </w:sdtContent>
                </w:sdt>
              </w:ins>
              <w:sdt>
                <w:sdtPr>
                  <w:id w:val="1604666659"/>
                  <w:tag w:val="goog_rdk_245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Component-Wise Architecture</w:delText>
                      </w:r>
                    </w:del>
                  </w:ins>
                </w:sdtContent>
              </w:sdt>
              <w:ins w:author="Anonymous" w:id="55" w:date="2026-09-24T05:26:08Z">
                <w:del w:author="Anonymous" w:id="17" w:date="2026-09-24T05:24:15Z">
                  <w:bookmarkStart w:colFirst="0" w:colLast="0" w:name="_heading=h.cohcn11szvrl" w:id="65"/>
                  <w:bookmarkEnd w:id="65"/>
                </w:del>
              </w:ins>
            </w:sdtContent>
          </w:sdt>
        </w:p>
      </w:sdtContent>
    </w:sdt>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0891591371037"/>
        <w:gridCol w:w="7405.42265188652"/>
        <w:tblGridChange w:id="0">
          <w:tblGrid>
            <w:gridCol w:w="1620.0891591371037"/>
            <w:gridCol w:w="7405.42265188652"/>
          </w:tblGrid>
        </w:tblGridChange>
      </w:tblGrid>
      <w:sdt>
        <w:sdtPr>
          <w:id w:val="1229864471"/>
          <w:tag w:val="goog_rdk_2452"/>
        </w:sdtPr>
        <w:sdtContent>
          <w:tr>
            <w:trPr>
              <w:cantSplit w:val="0"/>
              <w:trHeight w:val="500" w:hRule="atLeast"/>
              <w:tblHeader w:val="0"/>
              <w:ins w:author="Anonymous" w:id="55" w:date="2026-09-24T05:26:08Z"/>
              <w:del w:author="Anonymous" w:id="17" w:date="2026-09-24T05:24:15Z"/>
            </w:trPr>
            <w:tc>
              <w:tcPr/>
              <w:sdt>
                <w:sdtPr>
                  <w:id w:val="1858607299"/>
                  <w:tag w:val="goog_rdk_2456"/>
                </w:sdtPr>
                <w:sdtContent>
                  <w:p w:rsidR="00000000" w:rsidDel="00000000" w:rsidP="00000000" w:rsidRDefault="00000000" w:rsidRPr="00000000" w14:paraId="000001FD">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959189801"/>
                        <w:tag w:val="goog_rdk_2453"/>
                      </w:sdtPr>
                      <w:sdtContent>
                        <w:ins w:author="Anonymous" w:id="55" w:date="2026-09-24T05:26:08Z">
                          <w:sdt>
                            <w:sdtPr>
                              <w:id w:val="93178865"/>
                              <w:tag w:val="goog_rdk_2454"/>
                            </w:sdtPr>
                            <w:sdtContent>
                              <w:del w:author="Anonymous" w:id="17" w:date="2026-09-24T05:24:15Z"/>
                            </w:sdtContent>
                          </w:sdt>
                        </w:ins>
                        <w:sdt>
                          <w:sdtPr>
                            <w:id w:val="619144552"/>
                            <w:tag w:val="goog_rdk_2455"/>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Component</w:delText>
                                </w:r>
                              </w:del>
                            </w:ins>
                          </w:sdtContent>
                        </w:sdt>
                        <w:ins w:author="Anonymous" w:id="55" w:date="2026-09-24T05:26:08Z">
                          <w:del w:author="Anonymous" w:id="17" w:date="2026-09-24T05:24:15Z">
                            <w:bookmarkStart w:colFirst="0" w:colLast="0" w:name="_heading=h.87h7lyb2p0zq" w:id="66"/>
                            <w:bookmarkEnd w:id="66"/>
                          </w:del>
                        </w:ins>
                      </w:sdtContent>
                    </w:sdt>
                  </w:p>
                </w:sdtContent>
              </w:sdt>
            </w:tc>
            <w:tc>
              <w:tcPr/>
              <w:sdt>
                <w:sdtPr>
                  <w:id w:val="1039634598"/>
                  <w:tag w:val="goog_rdk_2460"/>
                </w:sdtPr>
                <w:sdtContent>
                  <w:p w:rsidR="00000000" w:rsidDel="00000000" w:rsidP="00000000" w:rsidRDefault="00000000" w:rsidRPr="00000000" w14:paraId="000001FE">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977379900"/>
                        <w:tag w:val="goog_rdk_2457"/>
                      </w:sdtPr>
                      <w:sdtContent>
                        <w:ins w:author="Anonymous" w:id="55" w:date="2026-09-24T05:26:08Z">
                          <w:sdt>
                            <w:sdtPr>
                              <w:id w:val="334052161"/>
                              <w:tag w:val="goog_rdk_2458"/>
                            </w:sdtPr>
                            <w:sdtContent>
                              <w:del w:author="Anonymous" w:id="17" w:date="2026-09-24T05:24:15Z"/>
                            </w:sdtContent>
                          </w:sdt>
                        </w:ins>
                        <w:sdt>
                          <w:sdtPr>
                            <w:id w:val="-1103353645"/>
                            <w:tag w:val="goog_rdk_2459"/>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Description</w:delText>
                                </w:r>
                              </w:del>
                            </w:ins>
                          </w:sdtContent>
                        </w:sdt>
                        <w:ins w:author="Anonymous" w:id="55" w:date="2026-09-24T05:26:08Z">
                          <w:del w:author="Anonymous" w:id="17" w:date="2026-09-24T05:24:15Z">
                            <w:bookmarkStart w:colFirst="0" w:colLast="0" w:name="_heading=h.33v7bglwvpyp" w:id="67"/>
                            <w:bookmarkEnd w:id="67"/>
                          </w:del>
                        </w:ins>
                      </w:sdtContent>
                    </w:sdt>
                  </w:p>
                </w:sdtContent>
              </w:sdt>
            </w:tc>
          </w:tr>
        </w:sdtContent>
      </w:sdt>
      <w:sdt>
        <w:sdtPr>
          <w:id w:val="-1599660229"/>
          <w:tag w:val="goog_rdk_2461"/>
        </w:sdtPr>
        <w:sdtContent>
          <w:tr>
            <w:trPr>
              <w:cantSplit w:val="0"/>
              <w:trHeight w:val="1055" w:hRule="atLeast"/>
              <w:tblHeader w:val="0"/>
              <w:ins w:author="Anonymous" w:id="55" w:date="2026-09-24T05:26:08Z"/>
              <w:del w:author="Anonymous" w:id="17" w:date="2026-09-24T05:24:15Z"/>
            </w:trPr>
            <w:tc>
              <w:tcPr/>
              <w:sdt>
                <w:sdtPr>
                  <w:id w:val="800722171"/>
                  <w:tag w:val="goog_rdk_2465"/>
                </w:sdtPr>
                <w:sdtContent>
                  <w:p w:rsidR="00000000" w:rsidDel="00000000" w:rsidP="00000000" w:rsidRDefault="00000000" w:rsidRPr="00000000" w14:paraId="000001FF">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903335371"/>
                        <w:tag w:val="goog_rdk_2462"/>
                      </w:sdtPr>
                      <w:sdtContent>
                        <w:ins w:author="Anonymous" w:id="55" w:date="2026-09-24T05:26:08Z">
                          <w:sdt>
                            <w:sdtPr>
                              <w:id w:val="-2038749460"/>
                              <w:tag w:val="goog_rdk_2463"/>
                            </w:sdtPr>
                            <w:sdtContent>
                              <w:del w:author="Anonymous" w:id="17" w:date="2026-09-24T05:24:15Z"/>
                            </w:sdtContent>
                          </w:sdt>
                        </w:ins>
                        <w:sdt>
                          <w:sdtPr>
                            <w:id w:val="-2078279105"/>
                            <w:tag w:val="goog_rdk_246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Frontend UI</w:delText>
                                </w:r>
                              </w:del>
                            </w:ins>
                          </w:sdtContent>
                        </w:sdt>
                        <w:ins w:author="Anonymous" w:id="55" w:date="2026-09-24T05:26:08Z">
                          <w:del w:author="Anonymous" w:id="17" w:date="2026-09-24T05:24:15Z">
                            <w:bookmarkStart w:colFirst="0" w:colLast="0" w:name="_heading=h.v1owb3rwp2mj" w:id="68"/>
                            <w:bookmarkEnd w:id="68"/>
                          </w:del>
                        </w:ins>
                      </w:sdtContent>
                    </w:sdt>
                  </w:p>
                </w:sdtContent>
              </w:sdt>
            </w:tc>
            <w:tc>
              <w:tcPr/>
              <w:sdt>
                <w:sdtPr>
                  <w:id w:val="-950089607"/>
                  <w:tag w:val="goog_rdk_2469"/>
                </w:sdtPr>
                <w:sdtContent>
                  <w:p w:rsidR="00000000" w:rsidDel="00000000" w:rsidP="00000000" w:rsidRDefault="00000000" w:rsidRPr="00000000" w14:paraId="00000200">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894538201"/>
                        <w:tag w:val="goog_rdk_2466"/>
                      </w:sdtPr>
                      <w:sdtContent>
                        <w:ins w:author="Anonymous" w:id="55" w:date="2026-09-24T05:26:08Z">
                          <w:sdt>
                            <w:sdtPr>
                              <w:id w:val="1756274847"/>
                              <w:tag w:val="goog_rdk_2467"/>
                            </w:sdtPr>
                            <w:sdtContent>
                              <w:del w:author="Anonymous" w:id="17" w:date="2026-09-24T05:24:15Z"/>
                            </w:sdtContent>
                          </w:sdt>
                        </w:ins>
                        <w:sdt>
                          <w:sdtPr>
                            <w:id w:val="-53409008"/>
                            <w:tag w:val="goog_rdk_246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Web interface built with HTML/CSS allows users to input budgets, preferences, and images. Displays tailored AI-driven recommendations for each category.</w:delText>
                                </w:r>
                              </w:del>
                            </w:ins>
                          </w:sdtContent>
                        </w:sdt>
                        <w:ins w:author="Anonymous" w:id="55" w:date="2026-09-24T05:26:08Z">
                          <w:del w:author="Anonymous" w:id="17" w:date="2026-09-24T05:24:15Z">
                            <w:bookmarkStart w:colFirst="0" w:colLast="0" w:name="_heading=h.1punh8v13gt1" w:id="69"/>
                            <w:bookmarkEnd w:id="69"/>
                          </w:del>
                        </w:ins>
                      </w:sdtContent>
                    </w:sdt>
                  </w:p>
                </w:sdtContent>
              </w:sdt>
            </w:tc>
          </w:tr>
        </w:sdtContent>
      </w:sdt>
      <w:sdt>
        <w:sdtPr>
          <w:id w:val="-378193281"/>
          <w:tag w:val="goog_rdk_2470"/>
        </w:sdtPr>
        <w:sdtContent>
          <w:tr>
            <w:trPr>
              <w:cantSplit w:val="0"/>
              <w:trHeight w:val="1055" w:hRule="atLeast"/>
              <w:tblHeader w:val="0"/>
              <w:ins w:author="Anonymous" w:id="55" w:date="2026-09-24T05:26:08Z"/>
              <w:del w:author="Anonymous" w:id="17" w:date="2026-09-24T05:24:15Z"/>
            </w:trPr>
            <w:tc>
              <w:tcPr/>
              <w:sdt>
                <w:sdtPr>
                  <w:id w:val="-1607437543"/>
                  <w:tag w:val="goog_rdk_2474"/>
                </w:sdtPr>
                <w:sdtContent>
                  <w:p w:rsidR="00000000" w:rsidDel="00000000" w:rsidP="00000000" w:rsidRDefault="00000000" w:rsidRPr="00000000" w14:paraId="00000201">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46761014"/>
                        <w:tag w:val="goog_rdk_2471"/>
                      </w:sdtPr>
                      <w:sdtContent>
                        <w:ins w:author="Anonymous" w:id="55" w:date="2026-09-24T05:26:08Z">
                          <w:sdt>
                            <w:sdtPr>
                              <w:id w:val="386848608"/>
                              <w:tag w:val="goog_rdk_2472"/>
                            </w:sdtPr>
                            <w:sdtContent>
                              <w:del w:author="Anonymous" w:id="17" w:date="2026-09-24T05:24:15Z"/>
                            </w:sdtContent>
                          </w:sdt>
                        </w:ins>
                        <w:sdt>
                          <w:sdtPr>
                            <w:id w:val="-2035185594"/>
                            <w:tag w:val="goog_rdk_2473"/>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Flask Backend</w:delText>
                                </w:r>
                              </w:del>
                            </w:ins>
                          </w:sdtContent>
                        </w:sdt>
                        <w:ins w:author="Anonymous" w:id="55" w:date="2026-09-24T05:26:08Z">
                          <w:del w:author="Anonymous" w:id="17" w:date="2026-09-24T05:24:15Z">
                            <w:bookmarkStart w:colFirst="0" w:colLast="0" w:name="_heading=h.4wgeu7dd4qio" w:id="70"/>
                            <w:bookmarkEnd w:id="70"/>
                          </w:del>
                        </w:ins>
                      </w:sdtContent>
                    </w:sdt>
                  </w:p>
                </w:sdtContent>
              </w:sdt>
            </w:tc>
            <w:tc>
              <w:tcPr/>
              <w:sdt>
                <w:sdtPr>
                  <w:id w:val="1832346561"/>
                  <w:tag w:val="goog_rdk_2478"/>
                </w:sdtPr>
                <w:sdtContent>
                  <w:p w:rsidR="00000000" w:rsidDel="00000000" w:rsidP="00000000" w:rsidRDefault="00000000" w:rsidRPr="00000000" w14:paraId="00000202">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517289530"/>
                        <w:tag w:val="goog_rdk_2475"/>
                      </w:sdtPr>
                      <w:sdtContent>
                        <w:ins w:author="Anonymous" w:id="55" w:date="2026-09-24T05:26:08Z">
                          <w:sdt>
                            <w:sdtPr>
                              <w:id w:val="2140925578"/>
                              <w:tag w:val="goog_rdk_2476"/>
                            </w:sdtPr>
                            <w:sdtContent>
                              <w:del w:author="Anonymous" w:id="17" w:date="2026-09-24T05:24:15Z"/>
                            </w:sdtContent>
                          </w:sdt>
                        </w:ins>
                        <w:sdt>
                          <w:sdtPr>
                            <w:id w:val="1263305490"/>
                            <w:tag w:val="goog_rdk_2477"/>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Manages user sessions, routes (/generate-home, /generate-party, /generate-jewelry), and handles communication between UI and Gemini AI.</w:delText>
                                </w:r>
                              </w:del>
                            </w:ins>
                          </w:sdtContent>
                        </w:sdt>
                        <w:ins w:author="Anonymous" w:id="55" w:date="2026-09-24T05:26:08Z">
                          <w:del w:author="Anonymous" w:id="17" w:date="2026-09-24T05:24:15Z">
                            <w:bookmarkStart w:colFirst="0" w:colLast="0" w:name="_heading=h.xhywda2gxx3o" w:id="71"/>
                            <w:bookmarkEnd w:id="71"/>
                          </w:del>
                        </w:ins>
                      </w:sdtContent>
                    </w:sdt>
                  </w:p>
                </w:sdtContent>
              </w:sdt>
            </w:tc>
          </w:tr>
        </w:sdtContent>
      </w:sdt>
      <w:sdt>
        <w:sdtPr>
          <w:id w:val="1084846110"/>
          <w:tag w:val="goog_rdk_2479"/>
        </w:sdtPr>
        <w:sdtContent>
          <w:tr>
            <w:trPr>
              <w:cantSplit w:val="0"/>
              <w:trHeight w:val="785" w:hRule="atLeast"/>
              <w:tblHeader w:val="0"/>
              <w:ins w:author="Anonymous" w:id="55" w:date="2026-09-24T05:26:08Z"/>
              <w:del w:author="Anonymous" w:id="17" w:date="2026-09-24T05:24:15Z"/>
            </w:trPr>
            <w:tc>
              <w:tcPr/>
              <w:sdt>
                <w:sdtPr>
                  <w:id w:val="-468016503"/>
                  <w:tag w:val="goog_rdk_2483"/>
                </w:sdtPr>
                <w:sdtContent>
                  <w:p w:rsidR="00000000" w:rsidDel="00000000" w:rsidP="00000000" w:rsidRDefault="00000000" w:rsidRPr="00000000" w14:paraId="00000203">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001467080"/>
                        <w:tag w:val="goog_rdk_2480"/>
                      </w:sdtPr>
                      <w:sdtContent>
                        <w:ins w:author="Anonymous" w:id="55" w:date="2026-09-24T05:26:08Z">
                          <w:sdt>
                            <w:sdtPr>
                              <w:id w:val="789581187"/>
                              <w:tag w:val="goog_rdk_2481"/>
                            </w:sdtPr>
                            <w:sdtContent>
                              <w:del w:author="Anonymous" w:id="17" w:date="2026-09-24T05:24:15Z"/>
                            </w:sdtContent>
                          </w:sdt>
                        </w:ins>
                        <w:sdt>
                          <w:sdtPr>
                            <w:id w:val="355867203"/>
                            <w:tag w:val="goog_rdk_248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Gemini AI Layer </w:delText>
                                </w:r>
                              </w:del>
                            </w:ins>
                          </w:sdtContent>
                        </w:sdt>
                        <w:ins w:author="Anonymous" w:id="55" w:date="2026-09-24T05:26:08Z">
                          <w:del w:author="Anonymous" w:id="17" w:date="2026-09-24T05:24:15Z">
                            <w:bookmarkStart w:colFirst="0" w:colLast="0" w:name="_heading=h.8e3l7839caoz" w:id="72"/>
                            <w:bookmarkEnd w:id="72"/>
                          </w:del>
                        </w:ins>
                      </w:sdtContent>
                    </w:sdt>
                  </w:p>
                </w:sdtContent>
              </w:sdt>
            </w:tc>
            <w:tc>
              <w:tcPr/>
              <w:sdt>
                <w:sdtPr>
                  <w:id w:val="-1900112714"/>
                  <w:tag w:val="goog_rdk_2487"/>
                </w:sdtPr>
                <w:sdtContent>
                  <w:p w:rsidR="00000000" w:rsidDel="00000000" w:rsidP="00000000" w:rsidRDefault="00000000" w:rsidRPr="00000000" w14:paraId="00000204">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85504112"/>
                        <w:tag w:val="goog_rdk_2484"/>
                      </w:sdtPr>
                      <w:sdtContent>
                        <w:ins w:author="Anonymous" w:id="55" w:date="2026-09-24T05:26:08Z">
                          <w:sdt>
                            <w:sdtPr>
                              <w:id w:val="-706941641"/>
                              <w:tag w:val="goog_rdk_2485"/>
                            </w:sdtPr>
                            <w:sdtContent>
                              <w:del w:author="Anonymous" w:id="17" w:date="2026-09-24T05:24:15Z"/>
                            </w:sdtContent>
                          </w:sdt>
                        </w:ins>
                        <w:sdt>
                          <w:sdtPr>
                            <w:id w:val="-330542384"/>
                            <w:tag w:val="goog_rdk_248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Processes inpuZts using Gemini 1.5 Flash Pro to:</w:delText>
                                </w:r>
                              </w:del>
                            </w:ins>
                          </w:sdtContent>
                        </w:sdt>
                        <w:ins w:author="Anonymous" w:id="55" w:date="2026-09-24T05:26:08Z">
                          <w:del w:author="Anonymous" w:id="17" w:date="2026-09-24T05:24:15Z">
                            <w:bookmarkStart w:colFirst="0" w:colLast="0" w:name="_heading=h.u90mst8twrxj" w:id="73"/>
                            <w:bookmarkEnd w:id="73"/>
                          </w:del>
                        </w:ins>
                      </w:sdtContent>
                    </w:sdt>
                  </w:p>
                </w:sdtContent>
              </w:sdt>
            </w:tc>
          </w:tr>
        </w:sdtContent>
      </w:sdt>
    </w:tbl>
    <w:sdt>
      <w:sdtPr>
        <w:id w:val="2123402328"/>
        <w:tag w:val="goog_rdk_2491"/>
      </w:sdtPr>
      <w:sdtContent>
        <w:p w:rsidR="00000000" w:rsidDel="00000000" w:rsidP="00000000" w:rsidRDefault="00000000" w:rsidRPr="00000000" w14:paraId="00000205">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604848578"/>
              <w:tag w:val="goog_rdk_2488"/>
            </w:sdtPr>
            <w:sdtContent>
              <w:ins w:author="Anonymous" w:id="55" w:date="2026-09-24T05:26:08Z">
                <w:sdt>
                  <w:sdtPr>
                    <w:id w:val="342895225"/>
                    <w:tag w:val="goog_rdk_2489"/>
                  </w:sdtPr>
                  <w:sdtContent>
                    <w:del w:author="Anonymous" w:id="17" w:date="2026-09-24T05:24:15Z"/>
                  </w:sdtContent>
                </w:sdt>
              </w:ins>
              <w:sdt>
                <w:sdtPr>
                  <w:id w:val="-379734648"/>
                  <w:tag w:val="goog_rdk_249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(User-frontend(user information)-backend(receive information and process)-Gemini AI(generate recommendation)-Recommendation logic-Frontend(result)-Output)</w:delText>
                      </w:r>
                    </w:del>
                  </w:ins>
                </w:sdtContent>
              </w:sdt>
              <w:ins w:author="Anonymous" w:id="55" w:date="2026-09-24T05:26:08Z">
                <w:del w:author="Anonymous" w:id="17" w:date="2026-09-24T05:24:15Z">
                  <w:bookmarkStart w:colFirst="0" w:colLast="0" w:name="_heading=h.8f2vuklmuggc" w:id="74"/>
                  <w:bookmarkEnd w:id="74"/>
                </w:del>
              </w:ins>
            </w:sdtContent>
          </w:sdt>
        </w:p>
      </w:sdtContent>
    </w:sdt>
    <w:sdt>
      <w:sdtPr>
        <w:id w:val="-855431797"/>
        <w:tag w:val="goog_rdk_2495"/>
      </w:sdtPr>
      <w:sdtContent>
        <w:p w:rsidR="00000000" w:rsidDel="00000000" w:rsidP="00000000" w:rsidRDefault="00000000" w:rsidRPr="00000000" w14:paraId="00000206">
          <w:pPr>
            <w:pStyle w:val="Heading1"/>
            <w:spacing w:after="280" w:before="28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731838386"/>
              <w:tag w:val="goog_rdk_2492"/>
            </w:sdtPr>
            <w:sdtContent>
              <w:ins w:author="Anonymous" w:id="55" w:date="2026-09-24T05:26:08Z">
                <w:sdt>
                  <w:sdtPr>
                    <w:id w:val="2130648250"/>
                    <w:tag w:val="goog_rdk_2493"/>
                  </w:sdtPr>
                  <w:sdtContent>
                    <w:del w:author="Anonymous" w:id="17" w:date="2026-09-24T05:24:15Z"/>
                  </w:sdtContent>
                </w:sdt>
              </w:ins>
              <w:sdt>
                <w:sdtPr>
                  <w:id w:val="1755453125"/>
                  <w:tag w:val="goog_rdk_249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8qtd3neaxik6" w:id="75"/>
                  <w:bookmarkEnd w:id="75"/>
                </w:del>
              </w:ins>
            </w:sdtContent>
          </w:sdt>
        </w:p>
      </w:sdtContent>
    </w:sdt>
    <w:sdt>
      <w:sdtPr>
        <w:id w:val="-349834777"/>
        <w:tag w:val="goog_rdk_2499"/>
      </w:sdtPr>
      <w:sdtContent>
        <w:p w:rsidR="00000000" w:rsidDel="00000000" w:rsidP="00000000" w:rsidRDefault="00000000" w:rsidRPr="00000000" w14:paraId="00000207">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437475757"/>
              <w:tag w:val="goog_rdk_2496"/>
            </w:sdtPr>
            <w:sdtContent>
              <w:ins w:author="Anonymous" w:id="55" w:date="2026-09-24T05:26:08Z">
                <w:sdt>
                  <w:sdtPr>
                    <w:id w:val="-2121489691"/>
                    <w:tag w:val="goog_rdk_2497"/>
                  </w:sdtPr>
                  <w:sdtContent>
                    <w:del w:author="Anonymous" w:id="17" w:date="2026-09-24T05:24:15Z"/>
                  </w:sdtContent>
                </w:sdt>
              </w:ins>
              <w:sdt>
                <w:sdtPr>
                  <w:id w:val="50895910"/>
                  <w:tag w:val="goog_rdk_249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w:delText>
                      </w:r>
                    </w:del>
                  </w:ins>
                </w:sdtContent>
              </w:sdt>
              <w:ins w:author="Anonymous" w:id="55" w:date="2026-09-24T05:26:08Z">
                <w:del w:author="Anonymous" w:id="17" w:date="2026-09-24T05:24:15Z">
                  <w:bookmarkStart w:colFirst="0" w:colLast="0" w:name="_heading=h.enj4mtox3v7x" w:id="76"/>
                  <w:bookmarkEnd w:id="76"/>
                </w:del>
              </w:ins>
            </w:sdtContent>
          </w:sdt>
        </w:p>
      </w:sdtContent>
    </w:sdt>
    <w:sdt>
      <w:sdtPr>
        <w:id w:val="1037707625"/>
        <w:tag w:val="goog_rdk_2504"/>
      </w:sdtPr>
      <w:sdtContent>
        <w:p w:rsidR="00000000" w:rsidDel="00000000" w:rsidP="00000000" w:rsidRDefault="00000000" w:rsidRPr="00000000" w14:paraId="00000208">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116094503"/>
              <w:tag w:val="goog_rdk_2500"/>
            </w:sdtPr>
            <w:sdtContent>
              <w:ins w:author="Anonymous" w:id="55" w:date="2026-09-24T05:26:08Z">
                <w:sdt>
                  <w:sdtPr>
                    <w:id w:val="1209015153"/>
                    <w:tag w:val="goog_rdk_2501"/>
                  </w:sdtPr>
                  <w:sdtContent>
                    <w:del w:author="Anonymous" w:id="17" w:date="2026-09-24T05:24:15Z"/>
                  </w:sdtContent>
                </w:sdt>
              </w:ins>
              <w:sdt>
                <w:sdtPr>
                  <w:id w:val="385614745"/>
                  <w:tag w:val="goog_rdk_250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w:delText>
                      </w:r>
                    </w:del>
                  </w:ins>
                </w:sdtContent>
              </w:sdt>
              <w:ins w:author="Anonymous" w:id="55" w:date="2026-09-24T05:26:08Z">
                <w:del w:author="Anonymous" w:id="17" w:date="2026-09-24T05:24:15Z">
                  <w:bookmarkStart w:colFirst="0" w:colLast="0" w:name="_heading=h.6oj0wjpk7ogt" w:id="77"/>
                  <w:bookmarkEnd w:id="77"/>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1498600"/>
                        <wp:effectExtent b="0" l="0" r="0" t="0"/>
                        <wp:docPr id="21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213475" cy="1498600"/>
                                </a:xfrm>
                                <a:prstGeom prst="rect"/>
                                <a:ln/>
                              </pic:spPr>
                            </pic:pic>
                          </a:graphicData>
                        </a:graphic>
                      </wp:inline>
                    </w:drawing>
                  </w:r>
                  <w:sdt>
                    <w:sdtPr>
                      <w:id w:val="-1075493938"/>
                      <w:tag w:val="goog_rdk_2503"/>
                    </w:sdtPr>
                    <w:sdtContent>
                      <w:r w:rsidDel="00000000" w:rsidR="00000000" w:rsidRPr="00000000">
                        <w:rPr>
                          <w:rtl w:val="0"/>
                        </w:rPr>
                      </w:r>
                    </w:sdtContent>
                  </w:sdt>
                </w:del>
              </w:ins>
            </w:sdtContent>
          </w:sdt>
        </w:p>
      </w:sdtContent>
    </w:sdt>
    <w:sdt>
      <w:sdtPr>
        <w:id w:val="-1776031249"/>
        <w:tag w:val="goog_rdk_2509"/>
      </w:sdtPr>
      <w:sdtContent>
        <w:p w:rsidR="00000000" w:rsidDel="00000000" w:rsidP="00000000" w:rsidRDefault="00000000" w:rsidRPr="00000000" w14:paraId="00000209">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352918832"/>
              <w:tag w:val="goog_rdk_2505"/>
            </w:sdtPr>
            <w:sdtContent>
              <w:ins w:author="Anonymous" w:id="55" w:date="2026-09-24T05:26:08Z">
                <w:sdt>
                  <w:sdtPr>
                    <w:id w:val="1190688938"/>
                    <w:tag w:val="goog_rdk_2506"/>
                  </w:sdtPr>
                  <w:sdtContent>
                    <w:del w:author="Anonymous" w:id="17" w:date="2026-09-24T05:24:15Z"/>
                  </w:sdtContent>
                </w:sdt>
              </w:ins>
              <w:sdt>
                <w:sdtPr>
                  <w:id w:val="961417826"/>
                  <w:tag w:val="goog_rdk_2507"/>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Pre-requisites</w:delText>
                      </w:r>
                    </w:del>
                  </w:ins>
                </w:sdtContent>
              </w:sdt>
              <w:ins w:author="Anonymous" w:id="55" w:date="2026-09-24T05:26:08Z">
                <w:del w:author="Anonymous" w:id="17" w:date="2026-09-24T05:24:15Z">
                  <w:bookmarkStart w:colFirst="0" w:colLast="0" w:name="_heading=h.9yvfr03tr33e" w:id="78"/>
                  <w:bookmarkEnd w:id="78"/>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304800" cy="304800"/>
                        <wp:effectExtent b="0" l="0" r="0" t="0"/>
                        <wp:docPr descr="Pradeep" id="147" name="image2.png"/>
                        <a:graphic>
                          <a:graphicData uri="http://schemas.openxmlformats.org/drawingml/2006/picture">
                            <pic:pic>
                              <pic:nvPicPr>
                                <pic:cNvPr descr="Pradeep" id="0" name="image2.png"/>
                                <pic:cNvPicPr preferRelativeResize="0"/>
                              </pic:nvPicPr>
                              <pic:blipFill>
                                <a:blip r:embed="rId11"/>
                                <a:srcRect b="0" l="0" r="0" t="0"/>
                                <a:stretch>
                                  <a:fillRect/>
                                </a:stretch>
                              </pic:blipFill>
                              <pic:spPr>
                                <a:xfrm>
                                  <a:off x="0" y="0"/>
                                  <a:ext cx="304800" cy="304800"/>
                                </a:xfrm>
                                <a:prstGeom prst="rect"/>
                                <a:ln/>
                              </pic:spPr>
                            </pic:pic>
                          </a:graphicData>
                        </a:graphic>
                      </wp:inline>
                    </w:drawing>
                  </w:r>
                  <w:sdt>
                    <w:sdtPr>
                      <w:id w:val="752585281"/>
                      <w:tag w:val="goog_rdk_2508"/>
                    </w:sdtPr>
                    <w:sdtContent>
                      <w:r w:rsidDel="00000000" w:rsidR="00000000" w:rsidRPr="00000000">
                        <w:rPr>
                          <w:rtl w:val="0"/>
                        </w:rPr>
                      </w:r>
                    </w:sdtContent>
                  </w:sdt>
                </w:del>
              </w:ins>
            </w:sdtContent>
          </w:sdt>
        </w:p>
      </w:sdtContent>
    </w:sdt>
    <w:sdt>
      <w:sdtPr>
        <w:id w:val="-740407830"/>
        <w:tag w:val="goog_rdk_2515"/>
      </w:sdtPr>
      <w:sdtContent>
        <w:p w:rsidR="00000000" w:rsidDel="00000000" w:rsidP="00000000" w:rsidRDefault="00000000" w:rsidRPr="00000000" w14:paraId="0000020A">
          <w:pPr>
            <w:pStyle w:val="Heading1"/>
            <w:numPr>
              <w:ilvl w:val="0"/>
              <w:numId w:val="1"/>
            </w:numPr>
            <w:spacing w:before="280" w:line="240" w:lineRule="auto"/>
            <w:ind w:left="720" w:hanging="360"/>
            <w:rPr>
              <w:ins w:author="Anonymous" w:id="55" w:date="2026-09-24T05:26:08Z"/>
              <w:del w:author="Anonymous" w:id="17" w:date="2026-09-24T05:24:15Z"/>
              <w:rFonts w:ascii="Calibri" w:cs="Calibri" w:eastAsia="Calibri" w:hAnsi="Calibri"/>
              <w:strike w:val="1"/>
              <w:highlight w:val="black"/>
              <w:rPrChange w:author="Naran" w:id="78" w:date="2026-09-22T15:47:25Z">
                <w:rPr>
                  <w:rFonts w:ascii="Calibri" w:cs="Calibri" w:eastAsia="Calibri" w:hAnsi="Calibri"/>
                  <w:strike w:val="1"/>
                  <w:highlight w:val="black"/>
                </w:rPr>
              </w:rPrChange>
            </w:rPr>
            <w:pPrChange w:author="Naran" w:id="0" w:date="2026-09-22T15:47:25Z">
              <w:pPr>
                <w:pStyle w:val="Heading1"/>
                <w:numPr>
                  <w:ilvl w:val="0"/>
                  <w:numId w:val="15"/>
                </w:numPr>
                <w:spacing w:before="280" w:line="240" w:lineRule="auto"/>
                <w:ind w:left="720" w:hanging="360"/>
              </w:pPr>
            </w:pPrChange>
          </w:pPr>
          <w:sdt>
            <w:sdtPr>
              <w:id w:val="-1307497559"/>
              <w:tag w:val="goog_rdk_2510"/>
            </w:sdtPr>
            <w:sdtContent>
              <w:ins w:author="Anonymous" w:id="55" w:date="2026-09-24T05:26:08Z">
                <w:sdt>
                  <w:sdtPr>
                    <w:id w:val="1507522988"/>
                    <w:tag w:val="goog_rdk_2511"/>
                  </w:sdtPr>
                  <w:sdtContent>
                    <w:del w:author="Anonymous" w:id="17" w:date="2026-09-24T05:24:15Z"/>
                  </w:sdtContent>
                </w:sdt>
              </w:ins>
              <w:sdt>
                <w:sdtPr>
                  <w:id w:val="1174200894"/>
                  <w:tag w:val="goog_rdk_251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IBM Cloud Account Setup: </w:delText>
                      </w:r>
                    </w:del>
                  </w:ins>
                </w:sdtContent>
              </w:sdt>
              <w:ins w:author="Anonymous" w:id="55" w:date="2026-09-24T05:26:08Z">
                <w:del w:author="Anonymous" w:id="17" w:date="2026-09-24T05:24:15Z">
                  <w:bookmarkStart w:colFirst="0" w:colLast="0" w:name="_heading=h.i5537y9uewns" w:id="79"/>
                  <w:bookmarkEnd w:id="79"/>
                  <w:r w:rsidDel="00000000" w:rsidR="00000000" w:rsidRPr="00000000">
                    <w:fldChar w:fldCharType="begin"/>
                  </w:r>
                  <w:r w:rsidDel="00000000" w:rsidR="00000000" w:rsidRPr="00000000">
                    <w:delInstrText xml:space="preserve">HYPERLINK "https://cloud.ibm.com/"</w:delInstrText>
                  </w:r>
                  <w:r w:rsidDel="00000000" w:rsidR="00000000" w:rsidRPr="00000000">
                    <w:fldChar w:fldCharType="separate"/>
                  </w:r>
                  <w:sdt>
                    <w:sdtPr>
                      <w:id w:val="574719667"/>
                      <w:tag w:val="goog_rdk_251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trike w:val="1"/>
                              <w:u w:val="single"/>
                            </w:rPr>
                          </w:rPrChange>
                        </w:rPr>
                        <w:delText xml:space="preserve">IBM Cloud Console</w:delText>
                      </w:r>
                    </w:sdtContent>
                  </w:sdt>
                  <w:r w:rsidDel="00000000" w:rsidR="00000000" w:rsidRPr="00000000">
                    <w:fldChar w:fldCharType="end"/>
                  </w:r>
                  <w:sdt>
                    <w:sdtPr>
                      <w:id w:val="2134976390"/>
                      <w:tag w:val="goog_rdk_2514"/>
                    </w:sdtPr>
                    <w:sdtContent>
                      <w:r w:rsidDel="00000000" w:rsidR="00000000" w:rsidRPr="00000000">
                        <w:rPr>
                          <w:rtl w:val="0"/>
                        </w:rPr>
                      </w:r>
                    </w:sdtContent>
                  </w:sdt>
                </w:del>
              </w:ins>
            </w:sdtContent>
          </w:sdt>
        </w:p>
      </w:sdtContent>
    </w:sdt>
    <w:sdt>
      <w:sdtPr>
        <w:id w:val="94703402"/>
        <w:tag w:val="goog_rdk_2519"/>
      </w:sdtPr>
      <w:sdtContent>
        <w:p w:rsidR="00000000" w:rsidDel="00000000" w:rsidP="00000000" w:rsidRDefault="00000000" w:rsidRPr="00000000" w14:paraId="0000020B">
          <w:pPr>
            <w:pStyle w:val="Heading1"/>
            <w:numPr>
              <w:ilvl w:val="0"/>
              <w:numId w:val="1"/>
            </w:numPr>
            <w:spacing w:line="240" w:lineRule="auto"/>
            <w:ind w:left="720" w:hanging="360"/>
            <w:rPr>
              <w:ins w:author="Anonymous" w:id="55" w:date="2026-09-24T05:26:08Z"/>
              <w:del w:author="Anonymous" w:id="17" w:date="2026-09-24T05:24:15Z"/>
              <w:rFonts w:ascii="Calibri" w:cs="Calibri" w:eastAsia="Calibri" w:hAnsi="Calibri"/>
              <w:strike w:val="1"/>
              <w:highlight w:val="black"/>
              <w:rPrChange w:author="Naran" w:id="78" w:date="2026-09-22T15:47:25Z">
                <w:rPr>
                  <w:rFonts w:ascii="Calibri" w:cs="Calibri" w:eastAsia="Calibri" w:hAnsi="Calibri"/>
                  <w:strike w:val="1"/>
                  <w:highlight w:val="black"/>
                </w:rPr>
              </w:rPrChange>
            </w:rPr>
            <w:pPrChange w:author="Naran" w:id="0" w:date="2026-09-22T15:47:25Z">
              <w:pPr>
                <w:pStyle w:val="Heading1"/>
                <w:numPr>
                  <w:ilvl w:val="0"/>
                  <w:numId w:val="15"/>
                </w:numPr>
                <w:spacing w:line="240" w:lineRule="auto"/>
                <w:ind w:left="720" w:hanging="360"/>
              </w:pPr>
            </w:pPrChange>
          </w:pPr>
          <w:sdt>
            <w:sdtPr>
              <w:id w:val="-1183390296"/>
              <w:tag w:val="goog_rdk_2516"/>
            </w:sdtPr>
            <w:sdtContent>
              <w:ins w:author="Anonymous" w:id="55" w:date="2026-09-24T05:26:08Z">
                <w:sdt>
                  <w:sdtPr>
                    <w:id w:val="-1880737970"/>
                    <w:tag w:val="goog_rdk_2517"/>
                  </w:sdtPr>
                  <w:sdtContent>
                    <w:del w:author="Anonymous" w:id="17" w:date="2026-09-24T05:24:15Z"/>
                  </w:sdtContent>
                </w:sdt>
              </w:ins>
              <w:sdt>
                <w:sdtPr>
                  <w:id w:val="-13622955"/>
                  <w:tag w:val="goog_rdk_251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Watsonx Access and Configuration: Watsonx Overview</w:delText>
                      </w:r>
                    </w:del>
                  </w:ins>
                </w:sdtContent>
              </w:sdt>
              <w:ins w:author="Anonymous" w:id="55" w:date="2026-09-24T05:26:08Z">
                <w:del w:author="Anonymous" w:id="17" w:date="2026-09-24T05:24:15Z">
                  <w:bookmarkStart w:colFirst="0" w:colLast="0" w:name="_heading=h.w89l7f4n24gk" w:id="80"/>
                  <w:bookmarkEnd w:id="80"/>
                </w:del>
              </w:ins>
            </w:sdtContent>
          </w:sdt>
        </w:p>
      </w:sdtContent>
    </w:sdt>
    <w:sdt>
      <w:sdtPr>
        <w:id w:val="-434123796"/>
        <w:tag w:val="goog_rdk_2523"/>
      </w:sdtPr>
      <w:sdtContent>
        <w:p w:rsidR="00000000" w:rsidDel="00000000" w:rsidP="00000000" w:rsidRDefault="00000000" w:rsidRPr="00000000" w14:paraId="0000020C">
          <w:pPr>
            <w:pStyle w:val="Heading1"/>
            <w:numPr>
              <w:ilvl w:val="0"/>
              <w:numId w:val="1"/>
            </w:numPr>
            <w:spacing w:line="240" w:lineRule="auto"/>
            <w:ind w:left="720" w:hanging="360"/>
            <w:rPr>
              <w:ins w:author="Anonymous" w:id="55" w:date="2026-09-24T05:26:08Z"/>
              <w:del w:author="Anonymous" w:id="17" w:date="2026-09-24T05:24:15Z"/>
              <w:rFonts w:ascii="Cambria" w:cs="Cambria" w:eastAsia="Cambria" w:hAnsi="Cambria"/>
              <w:strike w:val="1"/>
              <w:color w:val="2e75b5"/>
              <w:sz w:val="24"/>
              <w:szCs w:val="24"/>
              <w:rPrChange w:author="Naran" w:id="78" w:date="2026-09-22T15:47:25Z">
                <w:rPr>
                  <w:rFonts w:ascii="Cambria" w:cs="Cambria" w:eastAsia="Cambria" w:hAnsi="Cambria"/>
                  <w:strike w:val="1"/>
                  <w:color w:val="2e75b5"/>
                  <w:sz w:val="24"/>
                  <w:szCs w:val="24"/>
                </w:rPr>
              </w:rPrChange>
            </w:rPr>
            <w:pPrChange w:author="Naran" w:id="0" w:date="2026-09-22T15:47:25Z">
              <w:pPr>
                <w:pStyle w:val="Heading1"/>
                <w:numPr>
                  <w:ilvl w:val="0"/>
                  <w:numId w:val="15"/>
                </w:numPr>
                <w:spacing w:line="240" w:lineRule="auto"/>
                <w:ind w:left="720" w:hanging="360"/>
              </w:pPr>
            </w:pPrChange>
          </w:pPr>
          <w:sdt>
            <w:sdtPr>
              <w:id w:val="1199976573"/>
              <w:tag w:val="goog_rdk_2520"/>
            </w:sdtPr>
            <w:sdtContent>
              <w:ins w:author="Anonymous" w:id="55" w:date="2026-09-24T05:26:08Z">
                <w:sdt>
                  <w:sdtPr>
                    <w:id w:val="222934044"/>
                    <w:tag w:val="goog_rdk_2521"/>
                  </w:sdtPr>
                  <w:sdtContent>
                    <w:del w:author="Anonymous" w:id="17" w:date="2026-09-24T05:24:15Z"/>
                  </w:sdtContent>
                </w:sdt>
              </w:ins>
              <w:sdt>
                <w:sdtPr>
                  <w:id w:val="863308950"/>
                  <w:tag w:val="goog_rdk_252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xij4p9o505sy" w:id="81"/>
                  <w:bookmarkEnd w:id="81"/>
                </w:del>
              </w:ins>
            </w:sdtContent>
          </w:sdt>
        </w:p>
      </w:sdtContent>
    </w:sdt>
    <w:sdt>
      <w:sdtPr>
        <w:id w:val="-1994048925"/>
        <w:tag w:val="goog_rdk_2529"/>
      </w:sdtPr>
      <w:sdtContent>
        <w:p w:rsidR="00000000" w:rsidDel="00000000" w:rsidP="00000000" w:rsidRDefault="00000000" w:rsidRPr="00000000" w14:paraId="0000020D">
          <w:pPr>
            <w:pStyle w:val="Heading1"/>
            <w:numPr>
              <w:ilvl w:val="0"/>
              <w:numId w:val="1"/>
            </w:numPr>
            <w:spacing w:line="240" w:lineRule="auto"/>
            <w:ind w:left="720" w:hanging="360"/>
            <w:rPr>
              <w:ins w:author="Anonymous" w:id="55" w:date="2026-09-24T05:26:08Z"/>
              <w:del w:author="Anonymous" w:id="17" w:date="2026-09-24T05:24:15Z"/>
              <w:rFonts w:ascii="Calibri" w:cs="Calibri" w:eastAsia="Calibri" w:hAnsi="Calibri"/>
              <w:strike w:val="1"/>
              <w:highlight w:val="black"/>
              <w:rPrChange w:author="Naran" w:id="78" w:date="2026-09-22T15:47:25Z">
                <w:rPr>
                  <w:rFonts w:ascii="Calibri" w:cs="Calibri" w:eastAsia="Calibri" w:hAnsi="Calibri"/>
                  <w:strike w:val="1"/>
                  <w:highlight w:val="black"/>
                </w:rPr>
              </w:rPrChange>
            </w:rPr>
            <w:pPrChange w:author="Naran" w:id="0" w:date="2026-09-22T15:47:25Z">
              <w:pPr>
                <w:pStyle w:val="Heading1"/>
                <w:numPr>
                  <w:ilvl w:val="0"/>
                  <w:numId w:val="15"/>
                </w:numPr>
                <w:spacing w:line="240" w:lineRule="auto"/>
                <w:ind w:left="720" w:hanging="360"/>
              </w:pPr>
            </w:pPrChange>
          </w:pPr>
          <w:sdt>
            <w:sdtPr>
              <w:id w:val="104375271"/>
              <w:tag w:val="goog_rdk_2524"/>
            </w:sdtPr>
            <w:sdtContent>
              <w:ins w:author="Anonymous" w:id="55" w:date="2026-09-24T05:26:08Z">
                <w:sdt>
                  <w:sdtPr>
                    <w:id w:val="2911542"/>
                    <w:tag w:val="goog_rdk_2525"/>
                  </w:sdtPr>
                  <w:sdtContent>
                    <w:del w:author="Anonymous" w:id="17" w:date="2026-09-24T05:24:15Z"/>
                  </w:sdtContent>
                </w:sdt>
              </w:ins>
              <w:sdt>
                <w:sdtPr>
                  <w:id w:val="-1187975101"/>
                  <w:tag w:val="goog_rdk_252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Python Basics: </w:delText>
                      </w:r>
                    </w:del>
                  </w:ins>
                </w:sdtContent>
              </w:sdt>
              <w:ins w:author="Anonymous" w:id="55" w:date="2026-09-24T05:26:08Z">
                <w:del w:author="Anonymous" w:id="17" w:date="2026-09-24T05:24:15Z">
                  <w:bookmarkStart w:colFirst="0" w:colLast="0" w:name="_heading=h.bu7uv47qr9ms" w:id="82"/>
                  <w:bookmarkEnd w:id="82"/>
                  <w:r w:rsidDel="00000000" w:rsidR="00000000" w:rsidRPr="00000000">
                    <w:fldChar w:fldCharType="begin"/>
                  </w:r>
                  <w:r w:rsidDel="00000000" w:rsidR="00000000" w:rsidRPr="00000000">
                    <w:delInstrText xml:space="preserve">HYPERLINK "https://www.python.org/"</w:delInstrText>
                  </w:r>
                  <w:r w:rsidDel="00000000" w:rsidR="00000000" w:rsidRPr="00000000">
                    <w:fldChar w:fldCharType="separate"/>
                  </w:r>
                  <w:sdt>
                    <w:sdtPr>
                      <w:id w:val="1319309630"/>
                      <w:tag w:val="goog_rdk_252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trike w:val="1"/>
                              <w:u w:val="single"/>
                            </w:rPr>
                          </w:rPrChange>
                        </w:rPr>
                        <w:delText xml:space="preserve">Python.org</w:delText>
                      </w:r>
                    </w:sdtContent>
                  </w:sdt>
                  <w:r w:rsidDel="00000000" w:rsidR="00000000" w:rsidRPr="00000000">
                    <w:fldChar w:fldCharType="end"/>
                  </w:r>
                  <w:sdt>
                    <w:sdtPr>
                      <w:id w:val="419478432"/>
                      <w:tag w:val="goog_rdk_2528"/>
                    </w:sdtPr>
                    <w:sdtContent>
                      <w:r w:rsidDel="00000000" w:rsidR="00000000" w:rsidRPr="00000000">
                        <w:rPr>
                          <w:rtl w:val="0"/>
                        </w:rPr>
                      </w:r>
                    </w:sdtContent>
                  </w:sdt>
                </w:del>
              </w:ins>
            </w:sdtContent>
          </w:sdt>
        </w:p>
      </w:sdtContent>
    </w:sdt>
    <w:sdt>
      <w:sdtPr>
        <w:id w:val="-56491959"/>
        <w:tag w:val="goog_rdk_2533"/>
      </w:sdtPr>
      <w:sdtContent>
        <w:p w:rsidR="00000000" w:rsidDel="00000000" w:rsidP="00000000" w:rsidRDefault="00000000" w:rsidRPr="00000000" w14:paraId="0000020E">
          <w:pPr>
            <w:pStyle w:val="Heading1"/>
            <w:numPr>
              <w:ilvl w:val="0"/>
              <w:numId w:val="1"/>
            </w:numPr>
            <w:spacing w:after="280" w:line="240" w:lineRule="auto"/>
            <w:ind w:left="720" w:hanging="360"/>
            <w:rPr>
              <w:ins w:author="Anonymous" w:id="55" w:date="2026-09-24T05:26:08Z"/>
              <w:del w:author="Anonymous" w:id="17" w:date="2026-09-24T05:24:15Z"/>
              <w:rFonts w:ascii="Calibri" w:cs="Calibri" w:eastAsia="Calibri" w:hAnsi="Calibri"/>
              <w:strike w:val="1"/>
              <w:highlight w:val="black"/>
              <w:rPrChange w:author="Naran" w:id="78" w:date="2026-09-22T15:47:25Z">
                <w:rPr>
                  <w:rFonts w:ascii="Calibri" w:cs="Calibri" w:eastAsia="Calibri" w:hAnsi="Calibri"/>
                  <w:strike w:val="1"/>
                  <w:highlight w:val="black"/>
                </w:rPr>
              </w:rPrChange>
            </w:rPr>
            <w:pPrChange w:author="Naran" w:id="0" w:date="2026-09-22T15:47:25Z">
              <w:pPr>
                <w:pStyle w:val="Heading1"/>
                <w:numPr>
                  <w:ilvl w:val="0"/>
                  <w:numId w:val="15"/>
                </w:numPr>
                <w:spacing w:after="280" w:line="240" w:lineRule="auto"/>
                <w:ind w:left="720" w:hanging="360"/>
              </w:pPr>
            </w:pPrChange>
          </w:pPr>
          <w:sdt>
            <w:sdtPr>
              <w:id w:val="-23446107"/>
              <w:tag w:val="goog_rdk_2530"/>
            </w:sdtPr>
            <w:sdtContent>
              <w:ins w:author="Anonymous" w:id="55" w:date="2026-09-24T05:26:08Z">
                <w:sdt>
                  <w:sdtPr>
                    <w:id w:val="685736178"/>
                    <w:tag w:val="goog_rdk_2531"/>
                  </w:sdtPr>
                  <w:sdtContent>
                    <w:del w:author="Anonymous" w:id="17" w:date="2026-09-24T05:24:15Z"/>
                  </w:sdtContent>
                </w:sdt>
              </w:ins>
              <w:sdt>
                <w:sdtPr>
                  <w:id w:val="-708162739"/>
                  <w:tag w:val="goog_rdk_253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FastAPI Framework: FastAPI Docs </w:delText>
                      </w:r>
                    </w:del>
                  </w:ins>
                </w:sdtContent>
              </w:sdt>
              <w:ins w:author="Anonymous" w:id="55" w:date="2026-09-24T05:26:08Z">
                <w:del w:author="Anonymous" w:id="17" w:date="2026-09-24T05:24:15Z">
                  <w:bookmarkStart w:colFirst="0" w:colLast="0" w:name="_heading=h.37430sxv0v2y" w:id="83"/>
                  <w:bookmarkEnd w:id="83"/>
                </w:del>
              </w:ins>
            </w:sdtContent>
          </w:sdt>
        </w:p>
      </w:sdtContent>
    </w:sdt>
    <w:sdt>
      <w:sdtPr>
        <w:id w:val="1287718947"/>
        <w:tag w:val="goog_rdk_2537"/>
      </w:sdtPr>
      <w:sdtContent>
        <w:p w:rsidR="00000000" w:rsidDel="00000000" w:rsidP="00000000" w:rsidRDefault="00000000" w:rsidRPr="00000000" w14:paraId="0000020F">
          <w:pPr>
            <w:pStyle w:val="Heading1"/>
            <w:spacing w:after="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060304958"/>
              <w:tag w:val="goog_rdk_2534"/>
            </w:sdtPr>
            <w:sdtContent>
              <w:ins w:author="Anonymous" w:id="55" w:date="2026-09-24T05:26:08Z">
                <w:sdt>
                  <w:sdtPr>
                    <w:id w:val="1014792358"/>
                    <w:tag w:val="goog_rdk_2535"/>
                  </w:sdtPr>
                  <w:sdtContent>
                    <w:del w:author="Anonymous" w:id="17" w:date="2026-09-24T05:24:15Z"/>
                  </w:sdtContent>
                </w:sdt>
              </w:ins>
              <w:sdt>
                <w:sdtPr>
                  <w:id w:val="-1263697169"/>
                  <w:tag w:val="goog_rdk_253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(What are the things needed for the project)</w:delText>
                      </w:r>
                    </w:del>
                  </w:ins>
                </w:sdtContent>
              </w:sdt>
              <w:ins w:author="Anonymous" w:id="55" w:date="2026-09-24T05:26:08Z">
                <w:del w:author="Anonymous" w:id="17" w:date="2026-09-24T05:24:15Z">
                  <w:bookmarkStart w:colFirst="0" w:colLast="0" w:name="_heading=h.dxv9noc4okok" w:id="84"/>
                  <w:bookmarkEnd w:id="84"/>
                </w:del>
              </w:ins>
            </w:sdtContent>
          </w:sdt>
        </w:p>
      </w:sdtContent>
    </w:sdt>
    <w:sdt>
      <w:sdtPr>
        <w:id w:val="-1686604902"/>
        <w:tag w:val="goog_rdk_2541"/>
      </w:sdtPr>
      <w:sdtContent>
        <w:p w:rsidR="00000000" w:rsidDel="00000000" w:rsidP="00000000" w:rsidRDefault="00000000" w:rsidRPr="00000000" w14:paraId="00000210">
          <w:pPr>
            <w:pStyle w:val="Heading1"/>
            <w:spacing w:after="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747550606"/>
              <w:tag w:val="goog_rdk_2538"/>
            </w:sdtPr>
            <w:sdtContent>
              <w:ins w:author="Anonymous" w:id="55" w:date="2026-09-24T05:26:08Z">
                <w:sdt>
                  <w:sdtPr>
                    <w:id w:val="1538156808"/>
                    <w:tag w:val="goog_rdk_2539"/>
                  </w:sdtPr>
                  <w:sdtContent>
                    <w:del w:author="Anonymous" w:id="17" w:date="2026-09-24T05:24:15Z"/>
                  </w:sdtContent>
                </w:sdt>
              </w:ins>
              <w:sdt>
                <w:sdtPr>
                  <w:id w:val="691247137"/>
                  <w:tag w:val="goog_rdk_254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Project Workflow(setup AI connection)</w:delText>
                      </w:r>
                    </w:del>
                  </w:ins>
                </w:sdtContent>
              </w:sdt>
              <w:ins w:author="Anonymous" w:id="55" w:date="2026-09-24T05:26:08Z">
                <w:del w:author="Anonymous" w:id="17" w:date="2026-09-24T05:24:15Z">
                  <w:bookmarkStart w:colFirst="0" w:colLast="0" w:name="_heading=h.1h1bb540yu69" w:id="85"/>
                  <w:bookmarkEnd w:id="85"/>
                </w:del>
              </w:ins>
            </w:sdtContent>
          </w:sdt>
        </w:p>
      </w:sdtContent>
    </w:sdt>
    <w:sdt>
      <w:sdtPr>
        <w:id w:val="-1706721676"/>
        <w:tag w:val="goog_rdk_2545"/>
      </w:sdtPr>
      <w:sdtContent>
        <w:p w:rsidR="00000000" w:rsidDel="00000000" w:rsidP="00000000" w:rsidRDefault="00000000" w:rsidRPr="00000000" w14:paraId="00000211">
          <w:pPr>
            <w:pStyle w:val="Heading1"/>
            <w:spacing w:after="280" w:before="280" w:lineRule="auto"/>
            <w:ind w:left="720" w:hanging="36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34231778"/>
              <w:tag w:val="goog_rdk_2542"/>
            </w:sdtPr>
            <w:sdtContent>
              <w:ins w:author="Anonymous" w:id="55" w:date="2026-09-24T05:26:08Z">
                <w:sdt>
                  <w:sdtPr>
                    <w:id w:val="-1359476671"/>
                    <w:tag w:val="goog_rdk_2543"/>
                  </w:sdtPr>
                  <w:sdtContent>
                    <w:del w:author="Anonymous" w:id="17" w:date="2026-09-24T05:24:15Z"/>
                  </w:sdtContent>
                </w:sdt>
              </w:ins>
              <w:sdt>
                <w:sdtPr>
                  <w:id w:val="-1546758128"/>
                  <w:tag w:val="goog_rdk_254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1. Gemini AI Setup &amp; Initialization</w:delText>
                      </w:r>
                    </w:del>
                  </w:ins>
                </w:sdtContent>
              </w:sdt>
              <w:ins w:author="Anonymous" w:id="55" w:date="2026-09-24T05:26:08Z">
                <w:del w:author="Anonymous" w:id="17" w:date="2026-09-24T05:24:15Z">
                  <w:bookmarkStart w:colFirst="0" w:colLast="0" w:name="_heading=h.phvmhskibdth" w:id="86"/>
                  <w:bookmarkEnd w:id="86"/>
                </w:del>
              </w:ins>
            </w:sdtContent>
          </w:sdt>
        </w:p>
      </w:sdtContent>
    </w:sdt>
    <w:sdt>
      <w:sdtPr>
        <w:id w:val="-751995855"/>
        <w:tag w:val="goog_rdk_2549"/>
      </w:sdtPr>
      <w:sdtContent>
        <w:p w:rsidR="00000000" w:rsidDel="00000000" w:rsidP="00000000" w:rsidRDefault="00000000" w:rsidRPr="00000000" w14:paraId="00000212">
          <w:pPr>
            <w:pStyle w:val="Heading1"/>
            <w:numPr>
              <w:ilvl w:val="0"/>
              <w:numId w:val="24"/>
            </w:numPr>
            <w:spacing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441797834"/>
              <w:tag w:val="goog_rdk_2546"/>
            </w:sdtPr>
            <w:sdtContent>
              <w:ins w:author="Anonymous" w:id="55" w:date="2026-09-24T05:26:08Z">
                <w:sdt>
                  <w:sdtPr>
                    <w:id w:val="-477457299"/>
                    <w:tag w:val="goog_rdk_2547"/>
                  </w:sdtPr>
                  <w:sdtContent>
                    <w:del w:author="Anonymous" w:id="17" w:date="2026-09-24T05:24:15Z"/>
                  </w:sdtContent>
                </w:sdt>
              </w:ins>
              <w:sdt>
                <w:sdtPr>
                  <w:id w:val="-82360347"/>
                  <w:tag w:val="goog_rdk_254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1.1: Set up Google Cloud access (or platform) with Gemini 1.5 Flash Pro API access.</w:delText>
                        <w:br w:type="textWrapping"/>
                      </w:r>
                    </w:del>
                  </w:ins>
                </w:sdtContent>
              </w:sdt>
              <w:ins w:author="Anonymous" w:id="55" w:date="2026-09-24T05:26:08Z">
                <w:del w:author="Anonymous" w:id="17" w:date="2026-09-24T05:24:15Z">
                  <w:bookmarkStart w:colFirst="0" w:colLast="0" w:name="_heading=h.ph63l7ylhnmh" w:id="87"/>
                  <w:bookmarkEnd w:id="87"/>
                </w:del>
              </w:ins>
            </w:sdtContent>
          </w:sdt>
        </w:p>
      </w:sdtContent>
    </w:sdt>
    <w:sdt>
      <w:sdtPr>
        <w:id w:val="-596212007"/>
        <w:tag w:val="goog_rdk_2553"/>
      </w:sdtPr>
      <w:sdtContent>
        <w:p w:rsidR="00000000" w:rsidDel="00000000" w:rsidP="00000000" w:rsidRDefault="00000000" w:rsidRPr="00000000" w14:paraId="00000213">
          <w:pPr>
            <w:pStyle w:val="Heading1"/>
            <w:numPr>
              <w:ilvl w:val="0"/>
              <w:numId w:val="24"/>
            </w:numPr>
            <w:spacing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932455234"/>
              <w:tag w:val="goog_rdk_2550"/>
            </w:sdtPr>
            <w:sdtContent>
              <w:ins w:author="Anonymous" w:id="55" w:date="2026-09-24T05:26:08Z">
                <w:sdt>
                  <w:sdtPr>
                    <w:id w:val="1035236668"/>
                    <w:tag w:val="goog_rdk_2551"/>
                  </w:sdtPr>
                  <w:sdtContent>
                    <w:del w:author="Anonymous" w:id="17" w:date="2026-09-24T05:24:15Z"/>
                  </w:sdtContent>
                </w:sdt>
              </w:ins>
              <w:sdt>
                <w:sdtPr>
                  <w:id w:val="-877868367"/>
                  <w:tag w:val="goog_rdk_255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1.2: Configure API keys, usage limits, and test integration for multimodal support (text + image).</w:delText>
                        <w:br w:type="textWrapping"/>
                      </w:r>
                    </w:del>
                  </w:ins>
                </w:sdtContent>
              </w:sdt>
              <w:ins w:author="Anonymous" w:id="55" w:date="2026-09-24T05:26:08Z">
                <w:del w:author="Anonymous" w:id="17" w:date="2026-09-24T05:24:15Z">
                  <w:bookmarkStart w:colFirst="0" w:colLast="0" w:name="_heading=h.ky6gl11fqr59" w:id="88"/>
                  <w:bookmarkEnd w:id="88"/>
                </w:del>
              </w:ins>
            </w:sdtContent>
          </w:sdt>
        </w:p>
      </w:sdtContent>
    </w:sdt>
    <w:sdt>
      <w:sdtPr>
        <w:id w:val="1600583778"/>
        <w:tag w:val="goog_rdk_2557"/>
      </w:sdtPr>
      <w:sdtContent>
        <w:p w:rsidR="00000000" w:rsidDel="00000000" w:rsidP="00000000" w:rsidRDefault="00000000" w:rsidRPr="00000000" w14:paraId="00000214">
          <w:pPr>
            <w:pStyle w:val="Heading1"/>
            <w:numPr>
              <w:ilvl w:val="0"/>
              <w:numId w:val="24"/>
            </w:numPr>
            <w:spacing w:after="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530048938"/>
              <w:tag w:val="goog_rdk_2554"/>
            </w:sdtPr>
            <w:sdtContent>
              <w:ins w:author="Anonymous" w:id="55" w:date="2026-09-24T05:26:08Z">
                <w:sdt>
                  <w:sdtPr>
                    <w:id w:val="561763639"/>
                    <w:tag w:val="goog_rdk_2555"/>
                  </w:sdtPr>
                  <w:sdtContent>
                    <w:del w:author="Anonymous" w:id="17" w:date="2026-09-24T05:24:15Z"/>
                  </w:sdtContent>
                </w:sdt>
              </w:ins>
              <w:sdt>
                <w:sdtPr>
                  <w:id w:val="1573001214"/>
                  <w:tag w:val="goog_rdk_255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1.3: Fine-tune prompts for budget interpretation and product recommendation generation.</w:delText>
                        <w:br w:type="textWrapping"/>
                      </w:r>
                    </w:del>
                  </w:ins>
                </w:sdtContent>
              </w:sdt>
              <w:ins w:author="Anonymous" w:id="55" w:date="2026-09-24T05:26:08Z">
                <w:del w:author="Anonymous" w:id="17" w:date="2026-09-24T05:24:15Z">
                  <w:bookmarkStart w:colFirst="0" w:colLast="0" w:name="_heading=h.wg8qibdq8h12" w:id="89"/>
                  <w:bookmarkEnd w:id="89"/>
                </w:del>
              </w:ins>
            </w:sdtContent>
          </w:sdt>
        </w:p>
      </w:sdtContent>
    </w:sdt>
    <w:sdt>
      <w:sdtPr>
        <w:id w:val="-1060292540"/>
        <w:tag w:val="goog_rdk_2561"/>
      </w:sdtPr>
      <w:sdtContent>
        <w:p w:rsidR="00000000" w:rsidDel="00000000" w:rsidP="00000000" w:rsidRDefault="00000000" w:rsidRPr="00000000" w14:paraId="00000215">
          <w:pPr>
            <w:pStyle w:val="Heading1"/>
            <w:spacing w:after="280" w:before="280" w:lineRule="auto"/>
            <w:ind w:left="720" w:hanging="360"/>
            <w:jc w:val="both"/>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793022132"/>
              <w:tag w:val="goog_rdk_2558"/>
            </w:sdtPr>
            <w:sdtContent>
              <w:ins w:author="Anonymous" w:id="55" w:date="2026-09-24T05:26:08Z">
                <w:sdt>
                  <w:sdtPr>
                    <w:id w:val="682501448"/>
                    <w:tag w:val="goog_rdk_2559"/>
                  </w:sdtPr>
                  <w:sdtContent>
                    <w:del w:author="Anonymous" w:id="17" w:date="2026-09-24T05:24:15Z"/>
                  </w:sdtContent>
                </w:sdt>
              </w:ins>
              <w:sdt>
                <w:sdtPr>
                  <w:id w:val="-115536628"/>
                  <w:tag w:val="goog_rdk_256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2. Core Functionality Development(Built Home,Party,Jewelry logic)</w:delText>
                      </w:r>
                    </w:del>
                  </w:ins>
                </w:sdtContent>
              </w:sdt>
              <w:ins w:author="Anonymous" w:id="55" w:date="2026-09-24T05:26:08Z">
                <w:del w:author="Anonymous" w:id="17" w:date="2026-09-24T05:24:15Z">
                  <w:bookmarkStart w:colFirst="0" w:colLast="0" w:name="_heading=h.wyo4vbfbbz0d" w:id="21"/>
                  <w:bookmarkEnd w:id="21"/>
                </w:del>
              </w:ins>
            </w:sdtContent>
          </w:sdt>
        </w:p>
      </w:sdtContent>
    </w:sdt>
    <w:sdt>
      <w:sdtPr>
        <w:id w:val="-900469498"/>
        <w:tag w:val="goog_rdk_2565"/>
      </w:sdtPr>
      <w:sdtContent>
        <w:p w:rsidR="00000000" w:rsidDel="00000000" w:rsidP="00000000" w:rsidRDefault="00000000" w:rsidRPr="00000000" w14:paraId="00000216">
          <w:pPr>
            <w:pStyle w:val="Heading1"/>
            <w:numPr>
              <w:ilvl w:val="0"/>
              <w:numId w:val="33"/>
            </w:numPr>
            <w:spacing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121901865"/>
              <w:tag w:val="goog_rdk_2562"/>
            </w:sdtPr>
            <w:sdtContent>
              <w:ins w:author="Anonymous" w:id="55" w:date="2026-09-24T05:26:08Z">
                <w:sdt>
                  <w:sdtPr>
                    <w:id w:val="1327890051"/>
                    <w:tag w:val="goog_rdk_2563"/>
                  </w:sdtPr>
                  <w:sdtContent>
                    <w:del w:author="Anonymous" w:id="17" w:date="2026-09-24T05:24:15Z"/>
                  </w:sdtContent>
                </w:sdt>
              </w:ins>
              <w:sdt>
                <w:sdtPr>
                  <w:id w:val="-854644745"/>
                  <w:tag w:val="goog_rdk_256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2.1: Design Flask-based backend structure for routing, session control, and planner modules.</w:delText>
                        <w:br w:type="textWrapping"/>
                      </w:r>
                    </w:del>
                  </w:ins>
                </w:sdtContent>
              </w:sdt>
              <w:ins w:author="Anonymous" w:id="55" w:date="2026-09-24T05:26:08Z">
                <w:del w:author="Anonymous" w:id="17" w:date="2026-09-24T05:24:15Z">
                  <w:bookmarkStart w:colFirst="0" w:colLast="0" w:name="_heading=h.m7dw1fhh7dpg" w:id="90"/>
                  <w:bookmarkEnd w:id="90"/>
                </w:del>
              </w:ins>
            </w:sdtContent>
          </w:sdt>
        </w:p>
      </w:sdtContent>
    </w:sdt>
    <w:sdt>
      <w:sdtPr>
        <w:id w:val="-2081354628"/>
        <w:tag w:val="goog_rdk_2569"/>
      </w:sdtPr>
      <w:sdtContent>
        <w:p w:rsidR="00000000" w:rsidDel="00000000" w:rsidP="00000000" w:rsidRDefault="00000000" w:rsidRPr="00000000" w14:paraId="00000217">
          <w:pPr>
            <w:pStyle w:val="Heading1"/>
            <w:numPr>
              <w:ilvl w:val="0"/>
              <w:numId w:val="33"/>
            </w:numPr>
            <w:spacing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270590779"/>
              <w:tag w:val="goog_rdk_2566"/>
            </w:sdtPr>
            <w:sdtContent>
              <w:ins w:author="Anonymous" w:id="55" w:date="2026-09-24T05:26:08Z">
                <w:sdt>
                  <w:sdtPr>
                    <w:id w:val="705498534"/>
                    <w:tag w:val="goog_rdk_2567"/>
                  </w:sdtPr>
                  <w:sdtContent>
                    <w:del w:author="Anonymous" w:id="17" w:date="2026-09-24T05:24:15Z"/>
                  </w:sdtContent>
                </w:sdt>
              </w:ins>
              <w:sdt>
                <w:sdtPr>
                  <w:id w:val="171259298"/>
                  <w:tag w:val="goog_rdk_256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2.2: Create endpoints for Home Planner, Party Planner, and Jewelry Planner.</w:delText>
                        <w:br w:type="textWrapping"/>
                      </w:r>
                    </w:del>
                  </w:ins>
                </w:sdtContent>
              </w:sdt>
              <w:ins w:author="Anonymous" w:id="55" w:date="2026-09-24T05:26:08Z">
                <w:del w:author="Anonymous" w:id="17" w:date="2026-09-24T05:24:15Z">
                  <w:bookmarkStart w:colFirst="0" w:colLast="0" w:name="_heading=h.23ja59uyzn0d" w:id="91"/>
                  <w:bookmarkEnd w:id="91"/>
                </w:del>
              </w:ins>
            </w:sdtContent>
          </w:sdt>
        </w:p>
      </w:sdtContent>
    </w:sdt>
    <w:sdt>
      <w:sdtPr>
        <w:id w:val="1062695673"/>
        <w:tag w:val="goog_rdk_2573"/>
      </w:sdtPr>
      <w:sdtContent>
        <w:p w:rsidR="00000000" w:rsidDel="00000000" w:rsidP="00000000" w:rsidRDefault="00000000" w:rsidRPr="00000000" w14:paraId="00000218">
          <w:pPr>
            <w:pStyle w:val="Heading1"/>
            <w:numPr>
              <w:ilvl w:val="0"/>
              <w:numId w:val="33"/>
            </w:numPr>
            <w:spacing w:after="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267561437"/>
              <w:tag w:val="goog_rdk_2570"/>
            </w:sdtPr>
            <w:sdtContent>
              <w:ins w:author="Anonymous" w:id="55" w:date="2026-09-24T05:26:08Z">
                <w:sdt>
                  <w:sdtPr>
                    <w:id w:val="1068495927"/>
                    <w:tag w:val="goog_rdk_2571"/>
                  </w:sdtPr>
                  <w:sdtContent>
                    <w:del w:author="Anonymous" w:id="17" w:date="2026-09-24T05:24:15Z"/>
                  </w:sdtContent>
                </w:sdt>
              </w:ins>
              <w:sdt>
                <w:sdtPr>
                  <w:id w:val="1672708534"/>
                  <w:tag w:val="goog_rdk_257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2.3: Integrate Gemini prompts and templates for each planner with support for text + optional image inputs.</w:delText>
                        <w:br w:type="textWrapping"/>
                      </w:r>
                    </w:del>
                  </w:ins>
                </w:sdtContent>
              </w:sdt>
              <w:ins w:author="Anonymous" w:id="55" w:date="2026-09-24T05:26:08Z">
                <w:del w:author="Anonymous" w:id="17" w:date="2026-09-24T05:24:15Z">
                  <w:bookmarkStart w:colFirst="0" w:colLast="0" w:name="_heading=h.ciwx469eg8us" w:id="92"/>
                  <w:bookmarkEnd w:id="92"/>
                </w:del>
              </w:ins>
            </w:sdtContent>
          </w:sdt>
        </w:p>
      </w:sdtContent>
    </w:sdt>
    <w:sdt>
      <w:sdtPr>
        <w:id w:val="297354599"/>
        <w:tag w:val="goog_rdk_2579"/>
      </w:sdtPr>
      <w:sdtContent>
        <w:p w:rsidR="00000000" w:rsidDel="00000000" w:rsidP="00000000" w:rsidRDefault="00000000" w:rsidRPr="00000000" w14:paraId="00000219">
          <w:pPr>
            <w:pStyle w:val="Heading1"/>
            <w:spacing w:after="280" w:before="280" w:lineRule="auto"/>
            <w:ind w:left="720" w:hanging="36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380511386"/>
              <w:tag w:val="goog_rdk_2574"/>
            </w:sdtPr>
            <w:sdtContent>
              <w:ins w:author="Anonymous" w:id="55" w:date="2026-09-24T05:26:08Z">
                <w:sdt>
                  <w:sdtPr>
                    <w:id w:val="290868882"/>
                    <w:tag w:val="goog_rdk_2575"/>
                  </w:sdtPr>
                  <w:sdtContent>
                    <w:del w:author="Anonymous" w:id="17" w:date="2026-09-24T05:24:15Z"/>
                  </w:sdtContent>
                </w:sdt>
              </w:ins>
              <w:sdt>
                <w:sdtPr>
                  <w:id w:val="-1787129791"/>
                  <w:tag w:val="goog_rdk_257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3. Backend Implementation (</w:delText>
                      </w:r>
                    </w:del>
                  </w:ins>
                </w:sdtContent>
              </w:sdt>
              <w:ins w:author="Anonymous" w:id="55" w:date="2026-09-24T05:26:08Z">
                <w:del w:author="Anonymous" w:id="17" w:date="2026-09-24T05:24:15Z">
                  <w:bookmarkStart w:colFirst="0" w:colLast="0" w:name="_heading=h.3k1ehgosxgyl" w:id="22"/>
                  <w:bookmarkEnd w:id="22"/>
                  <w:r w:rsidDel="00000000" w:rsidR="00000000" w:rsidRPr="00000000">
                    <w:fldChar w:fldCharType="begin"/>
                  </w:r>
                  <w:r w:rsidDel="00000000" w:rsidR="00000000" w:rsidRPr="00000000">
                    <w:delInstrText xml:space="preserve">HYPERLINK "http://app.py"</w:delInstrText>
                  </w:r>
                  <w:r w:rsidDel="00000000" w:rsidR="00000000" w:rsidRPr="00000000">
                    <w:fldChar w:fldCharType="separate"/>
                  </w:r>
                  <w:sdt>
                    <w:sdtPr>
                      <w:id w:val="-1002484277"/>
                      <w:tag w:val="goog_rdk_257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trike w:val="1"/>
                              <w:u w:val="single"/>
                            </w:rPr>
                          </w:rPrChange>
                        </w:rPr>
                        <w:delText xml:space="preserve">app.py</w:delText>
                      </w:r>
                    </w:sdtContent>
                  </w:sdt>
                  <w:r w:rsidDel="00000000" w:rsidR="00000000" w:rsidRPr="00000000">
                    <w:fldChar w:fldCharType="end"/>
                  </w:r>
                  <w:sdt>
                    <w:sdtPr>
                      <w:id w:val="-1457086004"/>
                      <w:tag w:val="goog_rdk_2578"/>
                    </w:sdtPr>
                    <w:sdtContent>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)(Fast API backends and routes)</w:delText>
                      </w:r>
                    </w:sdtContent>
                  </w:sdt>
                </w:del>
              </w:ins>
            </w:sdtContent>
          </w:sdt>
        </w:p>
      </w:sdtContent>
    </w:sdt>
    <w:sdt>
      <w:sdtPr>
        <w:id w:val="-681092435"/>
        <w:tag w:val="goog_rdk_2583"/>
      </w:sdtPr>
      <w:sdtContent>
        <w:p w:rsidR="00000000" w:rsidDel="00000000" w:rsidP="00000000" w:rsidRDefault="00000000" w:rsidRPr="00000000" w14:paraId="0000021A">
          <w:pPr>
            <w:pStyle w:val="Heading1"/>
            <w:numPr>
              <w:ilvl w:val="0"/>
              <w:numId w:val="29"/>
            </w:numPr>
            <w:spacing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2128432192"/>
              <w:tag w:val="goog_rdk_2580"/>
            </w:sdtPr>
            <w:sdtContent>
              <w:ins w:author="Anonymous" w:id="55" w:date="2026-09-24T05:26:08Z">
                <w:sdt>
                  <w:sdtPr>
                    <w:id w:val="131637310"/>
                    <w:tag w:val="goog_rdk_2581"/>
                  </w:sdtPr>
                  <w:sdtContent>
                    <w:del w:author="Anonymous" w:id="17" w:date="2026-09-24T05:24:15Z"/>
                  </w:sdtContent>
                </w:sdt>
              </w:ins>
              <w:sdt>
                <w:sdtPr>
                  <w:id w:val="1749876189"/>
                  <w:tag w:val="goog_rdk_258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3.1: Define Flask routes like /generate-home, /generate-party, /generate-jewelry.</w:delText>
                        <w:br w:type="textWrapping"/>
                      </w:r>
                    </w:del>
                  </w:ins>
                </w:sdtContent>
              </w:sdt>
              <w:ins w:author="Anonymous" w:id="55" w:date="2026-09-24T05:26:08Z">
                <w:del w:author="Anonymous" w:id="17" w:date="2026-09-24T05:24:15Z">
                  <w:bookmarkStart w:colFirst="0" w:colLast="0" w:name="_heading=h.d9z7kgje509e" w:id="93"/>
                  <w:bookmarkEnd w:id="93"/>
                </w:del>
              </w:ins>
            </w:sdtContent>
          </w:sdt>
        </w:p>
      </w:sdtContent>
    </w:sdt>
    <w:sdt>
      <w:sdtPr>
        <w:id w:val="1155816559"/>
        <w:tag w:val="goog_rdk_2587"/>
      </w:sdtPr>
      <w:sdtContent>
        <w:p w:rsidR="00000000" w:rsidDel="00000000" w:rsidP="00000000" w:rsidRDefault="00000000" w:rsidRPr="00000000" w14:paraId="0000021B">
          <w:pPr>
            <w:pStyle w:val="Heading1"/>
            <w:numPr>
              <w:ilvl w:val="0"/>
              <w:numId w:val="29"/>
            </w:numPr>
            <w:spacing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77922100"/>
              <w:tag w:val="goog_rdk_2584"/>
            </w:sdtPr>
            <w:sdtContent>
              <w:ins w:author="Anonymous" w:id="55" w:date="2026-09-24T05:26:08Z">
                <w:sdt>
                  <w:sdtPr>
                    <w:id w:val="-1169875246"/>
                    <w:tag w:val="goog_rdk_2585"/>
                  </w:sdtPr>
                  <w:sdtContent>
                    <w:del w:author="Anonymous" w:id="17" w:date="2026-09-24T05:24:15Z"/>
                  </w:sdtContent>
                </w:sdt>
              </w:ins>
              <w:sdt>
                <w:sdtPr>
                  <w:id w:val="-669140099"/>
                  <w:tag w:val="goog_rdk_258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3.2: Organize backend using modular structure:</w:delText>
                        <w:br w:type="textWrapping"/>
                      </w:r>
                    </w:del>
                  </w:ins>
                </w:sdtContent>
              </w:sdt>
              <w:ins w:author="Anonymous" w:id="55" w:date="2026-09-24T05:26:08Z">
                <w:del w:author="Anonymous" w:id="17" w:date="2026-09-24T05:24:15Z">
                  <w:bookmarkStart w:colFirst="0" w:colLast="0" w:name="_heading=h.e1nxufv4on1w" w:id="94"/>
                  <w:bookmarkEnd w:id="94"/>
                </w:del>
              </w:ins>
            </w:sdtContent>
          </w:sdt>
        </w:p>
      </w:sdtContent>
    </w:sdt>
    <w:sdt>
      <w:sdtPr>
        <w:id w:val="-153048401"/>
        <w:tag w:val="goog_rdk_2591"/>
      </w:sdtPr>
      <w:sdtContent>
        <w:p w:rsidR="00000000" w:rsidDel="00000000" w:rsidP="00000000" w:rsidRDefault="00000000" w:rsidRPr="00000000" w14:paraId="0000021C">
          <w:pPr>
            <w:pStyle w:val="Heading1"/>
            <w:numPr>
              <w:ilvl w:val="1"/>
              <w:numId w:val="29"/>
            </w:numPr>
            <w:spacing w:lin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352483944"/>
              <w:tag w:val="goog_rdk_2588"/>
            </w:sdtPr>
            <w:sdtContent>
              <w:ins w:author="Anonymous" w:id="55" w:date="2026-09-24T05:26:08Z">
                <w:sdt>
                  <w:sdtPr>
                    <w:id w:val="587633569"/>
                    <w:tag w:val="goog_rdk_2589"/>
                  </w:sdtPr>
                  <w:sdtContent>
                    <w:del w:author="Anonymous" w:id="17" w:date="2026-09-24T05:24:15Z"/>
                  </w:sdtContent>
                </w:sdt>
              </w:ins>
              <w:sdt>
                <w:sdtPr>
                  <w:id w:val="-50761889"/>
                  <w:tag w:val="goog_rdk_259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routes/: Endpoints</w:delText>
                        <w:br w:type="textWrapping"/>
                      </w:r>
                    </w:del>
                  </w:ins>
                </w:sdtContent>
              </w:sdt>
              <w:ins w:author="Anonymous" w:id="55" w:date="2026-09-24T05:26:08Z">
                <w:del w:author="Anonymous" w:id="17" w:date="2026-09-24T05:24:15Z">
                  <w:bookmarkStart w:colFirst="0" w:colLast="0" w:name="_heading=h.naclcqw75v30" w:id="95"/>
                  <w:bookmarkEnd w:id="95"/>
                </w:del>
              </w:ins>
            </w:sdtContent>
          </w:sdt>
        </w:p>
      </w:sdtContent>
    </w:sdt>
    <w:sdt>
      <w:sdtPr>
        <w:id w:val="230374119"/>
        <w:tag w:val="goog_rdk_2595"/>
      </w:sdtPr>
      <w:sdtContent>
        <w:p w:rsidR="00000000" w:rsidDel="00000000" w:rsidP="00000000" w:rsidRDefault="00000000" w:rsidRPr="00000000" w14:paraId="0000021D">
          <w:pPr>
            <w:pStyle w:val="Heading1"/>
            <w:numPr>
              <w:ilvl w:val="1"/>
              <w:numId w:val="29"/>
            </w:numPr>
            <w:spacing w:lin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452431231"/>
              <w:tag w:val="goog_rdk_2592"/>
            </w:sdtPr>
            <w:sdtContent>
              <w:ins w:author="Anonymous" w:id="55" w:date="2026-09-24T05:26:08Z">
                <w:sdt>
                  <w:sdtPr>
                    <w:id w:val="1867309843"/>
                    <w:tag w:val="goog_rdk_2593"/>
                  </w:sdtPr>
                  <w:sdtContent>
                    <w:del w:author="Anonymous" w:id="17" w:date="2026-09-24T05:24:15Z"/>
                  </w:sdtContent>
                </w:sdt>
              </w:ins>
              <w:sdt>
                <w:sdtPr>
                  <w:id w:val="1918459076"/>
                  <w:tag w:val="goog_rdk_259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services/: Recommendation logic &amp; AI calls</w:delText>
                        <w:br w:type="textWrapping"/>
                      </w:r>
                    </w:del>
                  </w:ins>
                </w:sdtContent>
              </w:sdt>
              <w:ins w:author="Anonymous" w:id="55" w:date="2026-09-24T05:26:08Z">
                <w:del w:author="Anonymous" w:id="17" w:date="2026-09-24T05:24:15Z">
                  <w:bookmarkStart w:colFirst="0" w:colLast="0" w:name="_heading=h.edg6pcqj838a" w:id="96"/>
                  <w:bookmarkEnd w:id="96"/>
                </w:del>
              </w:ins>
            </w:sdtContent>
          </w:sdt>
        </w:p>
      </w:sdtContent>
    </w:sdt>
    <w:sdt>
      <w:sdtPr>
        <w:id w:val="-924449601"/>
        <w:tag w:val="goog_rdk_2599"/>
      </w:sdtPr>
      <w:sdtContent>
        <w:p w:rsidR="00000000" w:rsidDel="00000000" w:rsidP="00000000" w:rsidRDefault="00000000" w:rsidRPr="00000000" w14:paraId="0000021E">
          <w:pPr>
            <w:pStyle w:val="Heading1"/>
            <w:numPr>
              <w:ilvl w:val="1"/>
              <w:numId w:val="29"/>
            </w:numPr>
            <w:spacing w:lin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123959623"/>
              <w:tag w:val="goog_rdk_2596"/>
            </w:sdtPr>
            <w:sdtContent>
              <w:ins w:author="Anonymous" w:id="55" w:date="2026-09-24T05:26:08Z">
                <w:sdt>
                  <w:sdtPr>
                    <w:id w:val="49889092"/>
                    <w:tag w:val="goog_rdk_2597"/>
                  </w:sdtPr>
                  <w:sdtContent>
                    <w:del w:author="Anonymous" w:id="17" w:date="2026-09-24T05:24:15Z"/>
                  </w:sdtContent>
                </w:sdt>
              </w:ins>
              <w:sdt>
                <w:sdtPr>
                  <w:id w:val="1367424174"/>
                  <w:tag w:val="goog_rdk_259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models/: Input/output schemas</w:delText>
                        <w:br w:type="textWrapping"/>
                      </w:r>
                    </w:del>
                  </w:ins>
                </w:sdtContent>
              </w:sdt>
              <w:ins w:author="Anonymous" w:id="55" w:date="2026-09-24T05:26:08Z">
                <w:del w:author="Anonymous" w:id="17" w:date="2026-09-24T05:24:15Z">
                  <w:bookmarkStart w:colFirst="0" w:colLast="0" w:name="_heading=h.aem9uyxe5ypd" w:id="97"/>
                  <w:bookmarkEnd w:id="97"/>
                </w:del>
              </w:ins>
            </w:sdtContent>
          </w:sdt>
        </w:p>
      </w:sdtContent>
    </w:sdt>
    <w:sdt>
      <w:sdtPr>
        <w:id w:val="-2097887322"/>
        <w:tag w:val="goog_rdk_2603"/>
      </w:sdtPr>
      <w:sdtContent>
        <w:p w:rsidR="00000000" w:rsidDel="00000000" w:rsidP="00000000" w:rsidRDefault="00000000" w:rsidRPr="00000000" w14:paraId="0000021F">
          <w:pPr>
            <w:pStyle w:val="Heading1"/>
            <w:numPr>
              <w:ilvl w:val="0"/>
              <w:numId w:val="29"/>
            </w:numPr>
            <w:spacing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502506517"/>
              <w:tag w:val="goog_rdk_2600"/>
            </w:sdtPr>
            <w:sdtContent>
              <w:ins w:author="Anonymous" w:id="55" w:date="2026-09-24T05:26:08Z">
                <w:sdt>
                  <w:sdtPr>
                    <w:id w:val="-1038605305"/>
                    <w:tag w:val="goog_rdk_2601"/>
                  </w:sdtPr>
                  <w:sdtContent>
                    <w:del w:author="Anonymous" w:id="17" w:date="2026-09-24T05:24:15Z"/>
                  </w:sdtContent>
                </w:sdt>
              </w:ins>
              <w:sdt>
                <w:sdtPr>
                  <w:id w:val="-50717505"/>
                  <w:tag w:val="goog_rdk_260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3.3: Setup CORS headers for frontend communication and implement basic session management.</w:delText>
                        <w:br w:type="textWrapping"/>
                      </w:r>
                    </w:del>
                  </w:ins>
                </w:sdtContent>
              </w:sdt>
              <w:ins w:author="Anonymous" w:id="55" w:date="2026-09-24T05:26:08Z">
                <w:del w:author="Anonymous" w:id="17" w:date="2026-09-24T05:24:15Z">
                  <w:bookmarkStart w:colFirst="0" w:colLast="0" w:name="_heading=h.4gf43bnxhs5b" w:id="98"/>
                  <w:bookmarkEnd w:id="98"/>
                </w:del>
              </w:ins>
            </w:sdtContent>
          </w:sdt>
        </w:p>
      </w:sdtContent>
    </w:sdt>
    <w:sdt>
      <w:sdtPr>
        <w:id w:val="1918521430"/>
        <w:tag w:val="goog_rdk_2607"/>
      </w:sdtPr>
      <w:sdtContent>
        <w:p w:rsidR="00000000" w:rsidDel="00000000" w:rsidP="00000000" w:rsidRDefault="00000000" w:rsidRPr="00000000" w14:paraId="00000220">
          <w:pPr>
            <w:pStyle w:val="Heading1"/>
            <w:numPr>
              <w:ilvl w:val="0"/>
              <w:numId w:val="29"/>
            </w:numPr>
            <w:spacing w:after="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892350580"/>
              <w:tag w:val="goog_rdk_2604"/>
            </w:sdtPr>
            <w:sdtContent>
              <w:ins w:author="Anonymous" w:id="55" w:date="2026-09-24T05:26:08Z">
                <w:sdt>
                  <w:sdtPr>
                    <w:id w:val="-1901276855"/>
                    <w:tag w:val="goog_rdk_2605"/>
                  </w:sdtPr>
                  <w:sdtContent>
                    <w:del w:author="Anonymous" w:id="17" w:date="2026-09-24T05:24:15Z"/>
                  </w:sdtContent>
                </w:sdt>
              </w:ins>
              <w:sdt>
                <w:sdtPr>
                  <w:id w:val="1748951933"/>
                  <w:tag w:val="goog_rdk_260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3.4: Include mock API calls or simulated scraping from Amazon, IKEA, Zomato, etc.</w:delText>
                        <w:br w:type="textWrapping"/>
                      </w:r>
                    </w:del>
                  </w:ins>
                </w:sdtContent>
              </w:sdt>
              <w:ins w:author="Anonymous" w:id="55" w:date="2026-09-24T05:26:08Z">
                <w:del w:author="Anonymous" w:id="17" w:date="2026-09-24T05:24:15Z">
                  <w:bookmarkStart w:colFirst="0" w:colLast="0" w:name="_heading=h.7szqcp58gq4u" w:id="99"/>
                  <w:bookmarkEnd w:id="99"/>
                </w:del>
              </w:ins>
            </w:sdtContent>
          </w:sdt>
        </w:p>
      </w:sdtContent>
    </w:sdt>
    <w:sdt>
      <w:sdtPr>
        <w:id w:val="1465953548"/>
        <w:tag w:val="goog_rdk_2611"/>
      </w:sdtPr>
      <w:sdtContent>
        <w:p w:rsidR="00000000" w:rsidDel="00000000" w:rsidP="00000000" w:rsidRDefault="00000000" w:rsidRPr="00000000" w14:paraId="00000221">
          <w:pPr>
            <w:pStyle w:val="Heading1"/>
            <w:spacing w:after="280" w:before="280" w:lineRule="auto"/>
            <w:ind w:left="720" w:hanging="36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472468995"/>
              <w:tag w:val="goog_rdk_2608"/>
            </w:sdtPr>
            <w:sdtContent>
              <w:ins w:author="Anonymous" w:id="55" w:date="2026-09-24T05:26:08Z">
                <w:sdt>
                  <w:sdtPr>
                    <w:id w:val="-1150736101"/>
                    <w:tag w:val="goog_rdk_2609"/>
                  </w:sdtPr>
                  <w:sdtContent>
                    <w:del w:author="Anonymous" w:id="17" w:date="2026-09-24T05:24:15Z"/>
                  </w:sdtContent>
                </w:sdt>
              </w:ins>
              <w:sdt>
                <w:sdtPr>
                  <w:id w:val="1750942717"/>
                  <w:tag w:val="goog_rdk_261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4. UI Development(To create frontend page)</w:delText>
                      </w:r>
                    </w:del>
                  </w:ins>
                </w:sdtContent>
              </w:sdt>
              <w:ins w:author="Anonymous" w:id="55" w:date="2026-09-24T05:26:08Z">
                <w:del w:author="Anonymous" w:id="17" w:date="2026-09-24T05:24:15Z">
                  <w:bookmarkStart w:colFirst="0" w:colLast="0" w:name="_heading=h.cdfw78mr7op0" w:id="23"/>
                  <w:bookmarkEnd w:id="23"/>
                </w:del>
              </w:ins>
            </w:sdtContent>
          </w:sdt>
        </w:p>
      </w:sdtContent>
    </w:sdt>
    <w:sdt>
      <w:sdtPr>
        <w:id w:val="-1845691186"/>
        <w:tag w:val="goog_rdk_2615"/>
      </w:sdtPr>
      <w:sdtContent>
        <w:p w:rsidR="00000000" w:rsidDel="00000000" w:rsidP="00000000" w:rsidRDefault="00000000" w:rsidRPr="00000000" w14:paraId="00000222">
          <w:pPr>
            <w:pStyle w:val="Heading1"/>
            <w:numPr>
              <w:ilvl w:val="0"/>
              <w:numId w:val="12"/>
            </w:numPr>
            <w:spacing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163264567"/>
              <w:tag w:val="goog_rdk_2612"/>
            </w:sdtPr>
            <w:sdtContent>
              <w:ins w:author="Anonymous" w:id="55" w:date="2026-09-24T05:26:08Z">
                <w:sdt>
                  <w:sdtPr>
                    <w:id w:val="-793173614"/>
                    <w:tag w:val="goog_rdk_2613"/>
                  </w:sdtPr>
                  <w:sdtContent>
                    <w:del w:author="Anonymous" w:id="17" w:date="2026-09-24T05:24:15Z"/>
                  </w:sdtContent>
                </w:sdt>
              </w:ins>
              <w:sdt>
                <w:sdtPr>
                  <w:id w:val="-460050951"/>
                  <w:tag w:val="goog_rdk_261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4.1: Build responsive HTML forms for:</w:delText>
                        <w:br w:type="textWrapping"/>
                      </w:r>
                    </w:del>
                  </w:ins>
                </w:sdtContent>
              </w:sdt>
              <w:ins w:author="Anonymous" w:id="55" w:date="2026-09-24T05:26:08Z">
                <w:del w:author="Anonymous" w:id="17" w:date="2026-09-24T05:24:15Z">
                  <w:bookmarkStart w:colFirst="0" w:colLast="0" w:name="_heading=h.j620p34mipp" w:id="100"/>
                  <w:bookmarkEnd w:id="100"/>
                </w:del>
              </w:ins>
            </w:sdtContent>
          </w:sdt>
        </w:p>
      </w:sdtContent>
    </w:sdt>
    <w:sdt>
      <w:sdtPr>
        <w:id w:val="1140835542"/>
        <w:tag w:val="goog_rdk_2619"/>
      </w:sdtPr>
      <w:sdtContent>
        <w:p w:rsidR="00000000" w:rsidDel="00000000" w:rsidP="00000000" w:rsidRDefault="00000000" w:rsidRPr="00000000" w14:paraId="00000223">
          <w:pPr>
            <w:pStyle w:val="Heading1"/>
            <w:numPr>
              <w:ilvl w:val="1"/>
              <w:numId w:val="12"/>
            </w:numPr>
            <w:spacing w:lin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144664523"/>
              <w:tag w:val="goog_rdk_2616"/>
            </w:sdtPr>
            <w:sdtContent>
              <w:ins w:author="Anonymous" w:id="55" w:date="2026-09-24T05:26:08Z">
                <w:sdt>
                  <w:sdtPr>
                    <w:id w:val="-123652854"/>
                    <w:tag w:val="goog_rdk_2617"/>
                  </w:sdtPr>
                  <w:sdtContent>
                    <w:del w:author="Anonymous" w:id="17" w:date="2026-09-24T05:24:15Z"/>
                  </w:sdtContent>
                </w:sdt>
              </w:ins>
              <w:sdt>
                <w:sdtPr>
                  <w:id w:val="158008938"/>
                  <w:tag w:val="goog_rdk_261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Home Interior Planner (room details, quantities)</w:delText>
                        <w:br w:type="textWrapping"/>
                      </w:r>
                    </w:del>
                  </w:ins>
                </w:sdtContent>
              </w:sdt>
              <w:ins w:author="Anonymous" w:id="55" w:date="2026-09-24T05:26:08Z">
                <w:del w:author="Anonymous" w:id="17" w:date="2026-09-24T05:24:15Z">
                  <w:bookmarkStart w:colFirst="0" w:colLast="0" w:name="_heading=h.q4nge7gbiy2" w:id="101"/>
                  <w:bookmarkEnd w:id="101"/>
                </w:del>
              </w:ins>
            </w:sdtContent>
          </w:sdt>
        </w:p>
      </w:sdtContent>
    </w:sdt>
    <w:sdt>
      <w:sdtPr>
        <w:id w:val="1544484579"/>
        <w:tag w:val="goog_rdk_2623"/>
      </w:sdtPr>
      <w:sdtContent>
        <w:p w:rsidR="00000000" w:rsidDel="00000000" w:rsidP="00000000" w:rsidRDefault="00000000" w:rsidRPr="00000000" w14:paraId="00000224">
          <w:pPr>
            <w:pStyle w:val="Heading1"/>
            <w:numPr>
              <w:ilvl w:val="1"/>
              <w:numId w:val="12"/>
            </w:numPr>
            <w:spacing w:lin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142297822"/>
              <w:tag w:val="goog_rdk_2620"/>
            </w:sdtPr>
            <w:sdtContent>
              <w:ins w:author="Anonymous" w:id="55" w:date="2026-09-24T05:26:08Z">
                <w:sdt>
                  <w:sdtPr>
                    <w:id w:val="1704163801"/>
                    <w:tag w:val="goog_rdk_2621"/>
                  </w:sdtPr>
                  <w:sdtContent>
                    <w:del w:author="Anonymous" w:id="17" w:date="2026-09-24T05:24:15Z"/>
                  </w:sdtContent>
                </w:sdt>
              </w:ins>
              <w:sdt>
                <w:sdtPr>
                  <w:id w:val="-442813267"/>
                  <w:tag w:val="goog_rdk_262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Party Planner (event type, budget, guests)</w:delText>
                        <w:br w:type="textWrapping"/>
                      </w:r>
                    </w:del>
                  </w:ins>
                </w:sdtContent>
              </w:sdt>
              <w:ins w:author="Anonymous" w:id="55" w:date="2026-09-24T05:26:08Z">
                <w:del w:author="Anonymous" w:id="17" w:date="2026-09-24T05:24:15Z">
                  <w:bookmarkStart w:colFirst="0" w:colLast="0" w:name="_heading=h.pth0xhggr3oz" w:id="102"/>
                  <w:bookmarkEnd w:id="102"/>
                </w:del>
              </w:ins>
            </w:sdtContent>
          </w:sdt>
        </w:p>
      </w:sdtContent>
    </w:sdt>
    <w:sdt>
      <w:sdtPr>
        <w:id w:val="235869973"/>
        <w:tag w:val="goog_rdk_2627"/>
      </w:sdtPr>
      <w:sdtContent>
        <w:p w:rsidR="00000000" w:rsidDel="00000000" w:rsidP="00000000" w:rsidRDefault="00000000" w:rsidRPr="00000000" w14:paraId="00000225">
          <w:pPr>
            <w:pStyle w:val="Heading1"/>
            <w:numPr>
              <w:ilvl w:val="1"/>
              <w:numId w:val="12"/>
            </w:numPr>
            <w:spacing w:lin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365824111"/>
              <w:tag w:val="goog_rdk_2624"/>
            </w:sdtPr>
            <w:sdtContent>
              <w:ins w:author="Anonymous" w:id="55" w:date="2026-09-24T05:26:08Z">
                <w:sdt>
                  <w:sdtPr>
                    <w:id w:val="1791972513"/>
                    <w:tag w:val="goog_rdk_2625"/>
                  </w:sdtPr>
                  <w:sdtContent>
                    <w:del w:author="Anonymous" w:id="17" w:date="2026-09-24T05:24:15Z"/>
                  </w:sdtContent>
                </w:sdt>
              </w:ins>
              <w:sdt>
                <w:sdtPr>
                  <w:id w:val="-1699754621"/>
                  <w:tag w:val="goog_rdk_262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Jewelry Planner (budget, occasion, outfit image upload)</w:delText>
                        <w:br w:type="textWrapping"/>
                      </w:r>
                    </w:del>
                  </w:ins>
                </w:sdtContent>
              </w:sdt>
              <w:ins w:author="Anonymous" w:id="55" w:date="2026-09-24T05:26:08Z">
                <w:del w:author="Anonymous" w:id="17" w:date="2026-09-24T05:24:15Z">
                  <w:bookmarkStart w:colFirst="0" w:colLast="0" w:name="_heading=h.jl4ers89wkmu" w:id="103"/>
                  <w:bookmarkEnd w:id="103"/>
                </w:del>
              </w:ins>
            </w:sdtContent>
          </w:sdt>
        </w:p>
      </w:sdtContent>
    </w:sdt>
    <w:sdt>
      <w:sdtPr>
        <w:id w:val="610610347"/>
        <w:tag w:val="goog_rdk_2631"/>
      </w:sdtPr>
      <w:sdtContent>
        <w:p w:rsidR="00000000" w:rsidDel="00000000" w:rsidP="00000000" w:rsidRDefault="00000000" w:rsidRPr="00000000" w14:paraId="00000226">
          <w:pPr>
            <w:pStyle w:val="Heading1"/>
            <w:numPr>
              <w:ilvl w:val="0"/>
              <w:numId w:val="12"/>
            </w:numPr>
            <w:spacing w:after="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92932802"/>
              <w:tag w:val="goog_rdk_2628"/>
            </w:sdtPr>
            <w:sdtContent>
              <w:ins w:author="Anonymous" w:id="55" w:date="2026-09-24T05:26:08Z">
                <w:sdt>
                  <w:sdtPr>
                    <w:id w:val="140241209"/>
                    <w:tag w:val="goog_rdk_2629"/>
                  </w:sdtPr>
                  <w:sdtContent>
                    <w:del w:author="Anonymous" w:id="17" w:date="2026-09-24T05:24:15Z"/>
                  </w:sdtContent>
                </w:sdt>
              </w:ins>
              <w:sdt>
                <w:sdtPr>
                  <w:id w:val="-608866449"/>
                  <w:tag w:val="goog_rdk_263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4.2: Add dynamic result display and formatting for recommendations using JavaScript.</w:delText>
                        <w:br w:type="textWrapping"/>
                      </w:r>
                    </w:del>
                  </w:ins>
                </w:sdtContent>
              </w:sdt>
              <w:ins w:author="Anonymous" w:id="55" w:date="2026-09-24T05:26:08Z">
                <w:del w:author="Anonymous" w:id="17" w:date="2026-09-24T05:24:15Z">
                  <w:bookmarkStart w:colFirst="0" w:colLast="0" w:name="_heading=h.k8chz545wuiu" w:id="104"/>
                  <w:bookmarkEnd w:id="104"/>
                </w:del>
              </w:ins>
            </w:sdtContent>
          </w:sdt>
        </w:p>
      </w:sdtContent>
    </w:sdt>
    <w:sdt>
      <w:sdtPr>
        <w:id w:val="889939623"/>
        <w:tag w:val="goog_rdk_2635"/>
      </w:sdtPr>
      <w:sdtContent>
        <w:p w:rsidR="00000000" w:rsidDel="00000000" w:rsidP="00000000" w:rsidRDefault="00000000" w:rsidRPr="00000000" w14:paraId="00000227">
          <w:pPr>
            <w:pStyle w:val="Heading1"/>
            <w:spacing w:after="280" w:before="280" w:lineRule="auto"/>
            <w:ind w:left="720" w:hanging="36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395617799"/>
              <w:tag w:val="goog_rdk_2632"/>
            </w:sdtPr>
            <w:sdtContent>
              <w:ins w:author="Anonymous" w:id="55" w:date="2026-09-24T05:26:08Z">
                <w:sdt>
                  <w:sdtPr>
                    <w:id w:val="-747259155"/>
                    <w:tag w:val="goog_rdk_2633"/>
                  </w:sdtPr>
                  <w:sdtContent>
                    <w:del w:author="Anonymous" w:id="17" w:date="2026-09-24T05:24:15Z"/>
                  </w:sdtContent>
                </w:sdt>
              </w:ins>
              <w:sdt>
                <w:sdtPr>
                  <w:id w:val="787910830"/>
                  <w:tag w:val="goog_rdk_263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5. Testing &amp; Optimization(To cross check the application we created)</w:delText>
                      </w:r>
                    </w:del>
                  </w:ins>
                </w:sdtContent>
              </w:sdt>
              <w:ins w:author="Anonymous" w:id="55" w:date="2026-09-24T05:26:08Z">
                <w:del w:author="Anonymous" w:id="17" w:date="2026-09-24T05:24:15Z">
                  <w:bookmarkStart w:colFirst="0" w:colLast="0" w:name="_heading=h.oh6pw9buy582" w:id="24"/>
                  <w:bookmarkEnd w:id="24"/>
                </w:del>
              </w:ins>
            </w:sdtContent>
          </w:sdt>
        </w:p>
      </w:sdtContent>
    </w:sdt>
    <w:sdt>
      <w:sdtPr>
        <w:id w:val="-2079415034"/>
        <w:tag w:val="goog_rdk_2639"/>
      </w:sdtPr>
      <w:sdtContent>
        <w:p w:rsidR="00000000" w:rsidDel="00000000" w:rsidP="00000000" w:rsidRDefault="00000000" w:rsidRPr="00000000" w14:paraId="00000228">
          <w:pPr>
            <w:pStyle w:val="Heading1"/>
            <w:numPr>
              <w:ilvl w:val="0"/>
              <w:numId w:val="35"/>
            </w:numPr>
            <w:spacing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488267046"/>
              <w:tag w:val="goog_rdk_2636"/>
            </w:sdtPr>
            <w:sdtContent>
              <w:ins w:author="Anonymous" w:id="55" w:date="2026-09-24T05:26:08Z">
                <w:sdt>
                  <w:sdtPr>
                    <w:id w:val="1151084951"/>
                    <w:tag w:val="goog_rdk_2637"/>
                  </w:sdtPr>
                  <w:sdtContent>
                    <w:del w:author="Anonymous" w:id="17" w:date="2026-09-24T05:24:15Z"/>
                  </w:sdtContent>
                </w:sdt>
              </w:ins>
              <w:sdt>
                <w:sdtPr>
                  <w:id w:val="-187771023"/>
                  <w:tag w:val="goog_rdk_263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5.1: Perform testing with real-world use cases across all three planners.</w:delText>
                        <w:br w:type="textWrapping"/>
                      </w:r>
                    </w:del>
                  </w:ins>
                </w:sdtContent>
              </w:sdt>
              <w:ins w:author="Anonymous" w:id="55" w:date="2026-09-24T05:26:08Z">
                <w:del w:author="Anonymous" w:id="17" w:date="2026-09-24T05:24:15Z">
                  <w:bookmarkStart w:colFirst="0" w:colLast="0" w:name="_heading=h.opois7jzdh6" w:id="105"/>
                  <w:bookmarkEnd w:id="105"/>
                </w:del>
              </w:ins>
            </w:sdtContent>
          </w:sdt>
        </w:p>
      </w:sdtContent>
    </w:sdt>
    <w:sdt>
      <w:sdtPr>
        <w:id w:val="-856469610"/>
        <w:tag w:val="goog_rdk_2643"/>
      </w:sdtPr>
      <w:sdtContent>
        <w:p w:rsidR="00000000" w:rsidDel="00000000" w:rsidP="00000000" w:rsidRDefault="00000000" w:rsidRPr="00000000" w14:paraId="00000229">
          <w:pPr>
            <w:pStyle w:val="Heading1"/>
            <w:numPr>
              <w:ilvl w:val="0"/>
              <w:numId w:val="35"/>
            </w:numPr>
            <w:spacing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629400609"/>
              <w:tag w:val="goog_rdk_2640"/>
            </w:sdtPr>
            <w:sdtContent>
              <w:ins w:author="Anonymous" w:id="55" w:date="2026-09-24T05:26:08Z">
                <w:sdt>
                  <w:sdtPr>
                    <w:id w:val="411807623"/>
                    <w:tag w:val="goog_rdk_2641"/>
                  </w:sdtPr>
                  <w:sdtContent>
                    <w:del w:author="Anonymous" w:id="17" w:date="2026-09-24T05:24:15Z"/>
                  </w:sdtContent>
                </w:sdt>
              </w:ins>
              <w:sdt>
                <w:sdtPr>
                  <w:id w:val="-916832518"/>
                  <w:tag w:val="goog_rdk_264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5.2: Evaluate Gemini response quality, budget adherence, and platform accuracy.</w:delText>
                        <w:br w:type="textWrapping"/>
                      </w:r>
                    </w:del>
                  </w:ins>
                </w:sdtContent>
              </w:sdt>
              <w:ins w:author="Anonymous" w:id="55" w:date="2026-09-24T05:26:08Z">
                <w:del w:author="Anonymous" w:id="17" w:date="2026-09-24T05:24:15Z">
                  <w:bookmarkStart w:colFirst="0" w:colLast="0" w:name="_heading=h.d3s8u4e2wlaj" w:id="106"/>
                  <w:bookmarkEnd w:id="106"/>
                </w:del>
              </w:ins>
            </w:sdtContent>
          </w:sdt>
        </w:p>
      </w:sdtContent>
    </w:sdt>
    <w:sdt>
      <w:sdtPr>
        <w:id w:val="1274291446"/>
        <w:tag w:val="goog_rdk_2647"/>
      </w:sdtPr>
      <w:sdtContent>
        <w:p w:rsidR="00000000" w:rsidDel="00000000" w:rsidP="00000000" w:rsidRDefault="00000000" w:rsidRPr="00000000" w14:paraId="0000022A">
          <w:pPr>
            <w:pStyle w:val="Heading1"/>
            <w:numPr>
              <w:ilvl w:val="0"/>
              <w:numId w:val="35"/>
            </w:numPr>
            <w:spacing w:line="360" w:lineRule="auto"/>
            <w:ind w:left="720" w:hanging="360"/>
            <w:jc w:val="center"/>
            <w:rPr>
              <w:ins w:author="Anonymous" w:id="55" w:date="2026-09-24T05:26:08Z"/>
              <w:del w:author="Anonymous" w:id="17" w:date="2026-09-24T05:24:15Z"/>
              <w:rFonts w:ascii="Calibri" w:cs="Calibri" w:eastAsia="Calibri" w:hAnsi="Calibri"/>
              <w:strike w:val="1"/>
              <w:highlight w:val="black"/>
            </w:rPr>
          </w:pPr>
          <w:sdt>
            <w:sdtPr>
              <w:id w:val="-1865530247"/>
              <w:tag w:val="goog_rdk_2644"/>
            </w:sdtPr>
            <w:sdtContent>
              <w:ins w:author="Anonymous" w:id="55" w:date="2026-09-24T05:26:08Z">
                <w:sdt>
                  <w:sdtPr>
                    <w:id w:val="262018816"/>
                    <w:tag w:val="goog_rdk_2645"/>
                  </w:sdtPr>
                  <w:sdtContent>
                    <w:del w:author="Anonymous" w:id="17" w:date="2026-09-24T05:24:15Z"/>
                  </w:sdtContent>
                </w:sdt>
              </w:ins>
              <w:sdt>
                <w:sdtPr>
                  <w:id w:val="1902844136"/>
                  <w:tag w:val="goog_rdk_264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5.3: Optimize prompts and add validations to prevent input edge-case failures.</w:delText>
                        <w:br w:type="textWrapping"/>
                      </w:r>
                    </w:del>
                  </w:ins>
                </w:sdtContent>
              </w:sdt>
              <w:ins w:author="Anonymous" w:id="55" w:date="2026-09-24T05:26:08Z">
                <w:del w:author="Anonymous" w:id="17" w:date="2026-09-24T05:24:15Z">
                  <w:bookmarkStart w:colFirst="0" w:colLast="0" w:name="_heading=h.l91m3wip06ye" w:id="107"/>
                  <w:bookmarkEnd w:id="107"/>
                </w:del>
              </w:ins>
            </w:sdtContent>
          </w:sdt>
        </w:p>
      </w:sdtContent>
    </w:sdt>
    <w:sdt>
      <w:sdtPr>
        <w:id w:val="-649202749"/>
        <w:tag w:val="goog_rdk_2651"/>
      </w:sdtPr>
      <w:sdtContent>
        <w:p w:rsidR="00000000" w:rsidDel="00000000" w:rsidP="00000000" w:rsidRDefault="00000000" w:rsidRPr="00000000" w14:paraId="0000022B">
          <w:pPr>
            <w:pStyle w:val="Heading1"/>
            <w:numPr>
              <w:ilvl w:val="0"/>
              <w:numId w:val="35"/>
            </w:numPr>
            <w:spacing w:after="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244565764"/>
              <w:tag w:val="goog_rdk_2648"/>
            </w:sdtPr>
            <w:sdtContent>
              <w:ins w:author="Anonymous" w:id="55" w:date="2026-09-24T05:26:08Z">
                <w:sdt>
                  <w:sdtPr>
                    <w:id w:val="-1853748340"/>
                    <w:tag w:val="goog_rdk_2649"/>
                  </w:sdtPr>
                  <w:sdtContent>
                    <w:del w:author="Anonymous" w:id="17" w:date="2026-09-24T05:24:15Z"/>
                  </w:sdtContent>
                </w:sdt>
              </w:ins>
              <w:sdt>
                <w:sdtPr>
                  <w:id w:val="822360274"/>
                  <w:tag w:val="goog_rdk_265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5.4: Add fallback/default recommendations when AI returns insufficient results.</w:delText>
                        <w:br w:type="textWrapping"/>
                      </w:r>
                    </w:del>
                  </w:ins>
                </w:sdtContent>
              </w:sdt>
              <w:ins w:author="Anonymous" w:id="55" w:date="2026-09-24T05:26:08Z">
                <w:del w:author="Anonymous" w:id="17" w:date="2026-09-24T05:24:15Z">
                  <w:bookmarkStart w:colFirst="0" w:colLast="0" w:name="_heading=h.69kxofrxvc50" w:id="108"/>
                  <w:bookmarkEnd w:id="108"/>
                </w:del>
              </w:ins>
            </w:sdtContent>
          </w:sdt>
        </w:p>
      </w:sdtContent>
    </w:sdt>
    <w:sdt>
      <w:sdtPr>
        <w:id w:val="1377264398"/>
        <w:tag w:val="goog_rdk_2655"/>
      </w:sdtPr>
      <w:sdtContent>
        <w:p w:rsidR="00000000" w:rsidDel="00000000" w:rsidP="00000000" w:rsidRDefault="00000000" w:rsidRPr="00000000" w14:paraId="0000022C">
          <w:pPr>
            <w:pStyle w:val="Heading1"/>
            <w:spacing w:after="280" w:before="28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269870405"/>
              <w:tag w:val="goog_rdk_2652"/>
            </w:sdtPr>
            <w:sdtContent>
              <w:ins w:author="Anonymous" w:id="55" w:date="2026-09-24T05:26:08Z">
                <w:sdt>
                  <w:sdtPr>
                    <w:id w:val="-1606437887"/>
                    <w:tag w:val="goog_rdk_2653"/>
                  </w:sdtPr>
                  <w:sdtContent>
                    <w:del w:author="Anonymous" w:id="17" w:date="2026-09-24T05:24:15Z"/>
                  </w:sdtContent>
                </w:sdt>
              </w:ins>
              <w:sdt>
                <w:sdtPr>
                  <w:id w:val="-2100112576"/>
                  <w:tag w:val="goog_rdk_265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xnxrye9c0hjb" w:id="109"/>
                  <w:bookmarkEnd w:id="109"/>
                </w:del>
              </w:ins>
            </w:sdtContent>
          </w:sdt>
        </w:p>
      </w:sdtContent>
    </w:sdt>
    <w:sdt>
      <w:sdtPr>
        <w:id w:val="-1514391130"/>
        <w:tag w:val="goog_rdk_2659"/>
      </w:sdtPr>
      <w:sdtContent>
        <w:p w:rsidR="00000000" w:rsidDel="00000000" w:rsidP="00000000" w:rsidRDefault="00000000" w:rsidRPr="00000000" w14:paraId="0000022D">
          <w:pPr>
            <w:pStyle w:val="Heading1"/>
            <w:spacing w:after="280" w:before="28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387508892"/>
              <w:tag w:val="goog_rdk_2656"/>
            </w:sdtPr>
            <w:sdtContent>
              <w:ins w:author="Anonymous" w:id="55" w:date="2026-09-24T05:26:08Z">
                <w:sdt>
                  <w:sdtPr>
                    <w:id w:val="-816822369"/>
                    <w:tag w:val="goog_rdk_2657"/>
                  </w:sdtPr>
                  <w:sdtContent>
                    <w:del w:author="Anonymous" w:id="17" w:date="2026-09-24T05:24:15Z"/>
                  </w:sdtContent>
                </w:sdt>
              </w:ins>
              <w:sdt>
                <w:sdtPr>
                  <w:id w:val="-1861363075"/>
                  <w:tag w:val="goog_rdk_265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dulmowmbfc3n" w:id="110"/>
                  <w:bookmarkEnd w:id="110"/>
                </w:del>
              </w:ins>
            </w:sdtContent>
          </w:sdt>
        </w:p>
      </w:sdtContent>
    </w:sdt>
    <w:sdt>
      <w:sdtPr>
        <w:id w:val="-615002152"/>
        <w:tag w:val="goog_rdk_2663"/>
      </w:sdtPr>
      <w:sdtContent>
        <w:p w:rsidR="00000000" w:rsidDel="00000000" w:rsidP="00000000" w:rsidRDefault="00000000" w:rsidRPr="00000000" w14:paraId="0000022E">
          <w:pPr>
            <w:pStyle w:val="Heading1"/>
            <w:spacing w:after="280" w:before="28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693079791"/>
              <w:tag w:val="goog_rdk_2660"/>
            </w:sdtPr>
            <w:sdtContent>
              <w:ins w:author="Anonymous" w:id="55" w:date="2026-09-24T05:26:08Z">
                <w:sdt>
                  <w:sdtPr>
                    <w:id w:val="1214955159"/>
                    <w:tag w:val="goog_rdk_2661"/>
                  </w:sdtPr>
                  <w:sdtContent>
                    <w:del w:author="Anonymous" w:id="17" w:date="2026-09-24T05:24:15Z"/>
                  </w:sdtContent>
                </w:sdt>
              </w:ins>
              <w:sdt>
                <w:sdtPr>
                  <w:id w:val="955706419"/>
                  <w:tag w:val="goog_rdk_266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gqkzjyg6llja" w:id="111"/>
                  <w:bookmarkEnd w:id="111"/>
                </w:del>
              </w:ins>
            </w:sdtContent>
          </w:sdt>
        </w:p>
      </w:sdtContent>
    </w:sdt>
    <w:sdt>
      <w:sdtPr>
        <w:id w:val="421173200"/>
        <w:tag w:val="goog_rdk_2667"/>
      </w:sdtPr>
      <w:sdtContent>
        <w:p w:rsidR="00000000" w:rsidDel="00000000" w:rsidP="00000000" w:rsidRDefault="00000000" w:rsidRPr="00000000" w14:paraId="0000022F">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493860914"/>
              <w:tag w:val="goog_rdk_2664"/>
            </w:sdtPr>
            <w:sdtContent>
              <w:ins w:author="Anonymous" w:id="55" w:date="2026-09-24T05:26:08Z">
                <w:sdt>
                  <w:sdtPr>
                    <w:id w:val="433068207"/>
                    <w:tag w:val="goog_rdk_2665"/>
                  </w:sdtPr>
                  <w:sdtContent>
                    <w:del w:author="Anonymous" w:id="17" w:date="2026-09-24T05:24:15Z"/>
                  </w:sdtContent>
                </w:sdt>
              </w:ins>
              <w:sdt>
                <w:sdtPr>
                  <w:id w:val="-2026171559"/>
                  <w:tag w:val="goog_rdk_266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tab/>
                        <w:tab/>
                      </w:r>
                    </w:del>
                  </w:ins>
                </w:sdtContent>
              </w:sdt>
              <w:ins w:author="Anonymous" w:id="55" w:date="2026-09-24T05:26:08Z">
                <w:del w:author="Anonymous" w:id="17" w:date="2026-09-24T05:24:15Z">
                  <w:bookmarkStart w:colFirst="0" w:colLast="0" w:name="_heading=h.ocivyc2ly01c" w:id="112"/>
                  <w:bookmarkEnd w:id="112"/>
                </w:del>
              </w:ins>
            </w:sdtContent>
          </w:sdt>
        </w:p>
      </w:sdtContent>
    </w:sdt>
    <w:sdt>
      <w:sdtPr>
        <w:id w:val="-270342008"/>
        <w:tag w:val="goog_rdk_2671"/>
      </w:sdtPr>
      <w:sdtContent>
        <w:p w:rsidR="00000000" w:rsidDel="00000000" w:rsidP="00000000" w:rsidRDefault="00000000" w:rsidRPr="00000000" w14:paraId="00000230">
          <w:pPr>
            <w:pStyle w:val="Heading1"/>
            <w:spacing w:after="280" w:before="28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012689745"/>
              <w:tag w:val="goog_rdk_2668"/>
            </w:sdtPr>
            <w:sdtContent>
              <w:ins w:author="Anonymous" w:id="55" w:date="2026-09-24T05:26:08Z">
                <w:sdt>
                  <w:sdtPr>
                    <w:id w:val="1469437507"/>
                    <w:tag w:val="goog_rdk_2669"/>
                  </w:sdtPr>
                  <w:sdtContent>
                    <w:del w:author="Anonymous" w:id="17" w:date="2026-09-24T05:24:15Z"/>
                  </w:sdtContent>
                </w:sdt>
              </w:ins>
              <w:sdt>
                <w:sdtPr>
                  <w:id w:val="-2065698653"/>
                  <w:tag w:val="goog_rdk_2670"/>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ug0ljdnnrvbb" w:id="113"/>
                  <w:bookmarkEnd w:id="113"/>
                </w:del>
              </w:ins>
            </w:sdtContent>
          </w:sdt>
        </w:p>
      </w:sdtContent>
    </w:sdt>
    <w:sdt>
      <w:sdtPr>
        <w:id w:val="-663128885"/>
        <w:tag w:val="goog_rdk_2675"/>
      </w:sdtPr>
      <w:sdtContent>
        <w:p w:rsidR="00000000" w:rsidDel="00000000" w:rsidP="00000000" w:rsidRDefault="00000000" w:rsidRPr="00000000" w14:paraId="00000231">
          <w:pPr>
            <w:pStyle w:val="Heading1"/>
            <w:spacing w:after="280" w:before="28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2016768637"/>
              <w:tag w:val="goog_rdk_2672"/>
            </w:sdtPr>
            <w:sdtContent>
              <w:ins w:author="Anonymous" w:id="55" w:date="2026-09-24T05:26:08Z">
                <w:sdt>
                  <w:sdtPr>
                    <w:id w:val="-319971690"/>
                    <w:tag w:val="goog_rdk_2673"/>
                  </w:sdtPr>
                  <w:sdtContent>
                    <w:del w:author="Anonymous" w:id="17" w:date="2026-09-24T05:24:15Z"/>
                  </w:sdtContent>
                </w:sdt>
              </w:ins>
              <w:sdt>
                <w:sdtPr>
                  <w:id w:val="1854149083"/>
                  <w:tag w:val="goog_rdk_267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51eighwkz3gb" w:id="114"/>
                  <w:bookmarkEnd w:id="114"/>
                </w:del>
              </w:ins>
            </w:sdtContent>
          </w:sdt>
        </w:p>
      </w:sdtContent>
    </w:sdt>
    <w:sdt>
      <w:sdtPr>
        <w:id w:val="1287003908"/>
        <w:tag w:val="goog_rdk_2679"/>
      </w:sdtPr>
      <w:sdtContent>
        <w:p w:rsidR="00000000" w:rsidDel="00000000" w:rsidP="00000000" w:rsidRDefault="00000000" w:rsidRPr="00000000" w14:paraId="00000232">
          <w:pPr>
            <w:pStyle w:val="Heading1"/>
            <w:spacing w:after="280" w:before="28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415631565"/>
              <w:tag w:val="goog_rdk_2676"/>
            </w:sdtPr>
            <w:sdtContent>
              <w:ins w:author="Anonymous" w:id="55" w:date="2026-09-24T05:26:08Z">
                <w:sdt>
                  <w:sdtPr>
                    <w:id w:val="703935004"/>
                    <w:tag w:val="goog_rdk_2677"/>
                  </w:sdtPr>
                  <w:sdtContent>
                    <w:del w:author="Anonymous" w:id="17" w:date="2026-09-24T05:24:15Z"/>
                  </w:sdtContent>
                </w:sdt>
              </w:ins>
              <w:sdt>
                <w:sdtPr>
                  <w:id w:val="1790936548"/>
                  <w:tag w:val="goog_rdk_267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r6248e2xhzdw" w:id="115"/>
                  <w:bookmarkEnd w:id="115"/>
                </w:del>
              </w:ins>
            </w:sdtContent>
          </w:sdt>
        </w:p>
      </w:sdtContent>
    </w:sdt>
    <w:sdt>
      <w:sdtPr>
        <w:id w:val="1064440385"/>
        <w:tag w:val="goog_rdk_2683"/>
      </w:sdtPr>
      <w:sdtContent>
        <w:p w:rsidR="00000000" w:rsidDel="00000000" w:rsidP="00000000" w:rsidRDefault="00000000" w:rsidRPr="00000000" w14:paraId="00000233">
          <w:pPr>
            <w:pStyle w:val="Heading1"/>
            <w:spacing w:after="80" w:line="240" w:lineRule="auto"/>
            <w:jc w:val="both"/>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092806609"/>
              <w:tag w:val="goog_rdk_2680"/>
            </w:sdtPr>
            <w:sdtContent>
              <w:ins w:author="Anonymous" w:id="55" w:date="2026-09-24T05:26:08Z">
                <w:sdt>
                  <w:sdtPr>
                    <w:id w:val="678568031"/>
                    <w:tag w:val="goog_rdk_2681"/>
                  </w:sdtPr>
                  <w:sdtContent>
                    <w:del w:author="Anonymous" w:id="17" w:date="2026-09-24T05:24:15Z"/>
                  </w:sdtContent>
                </w:sdt>
              </w:ins>
              <w:sdt>
                <w:sdtPr>
                  <w:id w:val="-190580086"/>
                  <w:tag w:val="goog_rdk_268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MILESTONE 1: Gemini AI Initialization</w:delText>
                      </w:r>
                    </w:del>
                  </w:ins>
                </w:sdtContent>
              </w:sdt>
              <w:ins w:author="Anonymous" w:id="55" w:date="2026-09-24T05:26:08Z">
                <w:del w:author="Anonymous" w:id="17" w:date="2026-09-24T05:24:15Z">
                  <w:bookmarkStart w:colFirst="0" w:colLast="0" w:name="_heading=h.aierybygwtjs" w:id="25"/>
                  <w:bookmarkEnd w:id="25"/>
                </w:del>
              </w:ins>
            </w:sdtContent>
          </w:sdt>
        </w:p>
      </w:sdtContent>
    </w:sdt>
    <w:sdt>
      <w:sdtPr>
        <w:id w:val="-522695235"/>
        <w:tag w:val="goog_rdk_2687"/>
      </w:sdtPr>
      <w:sdtContent>
        <w:p w:rsidR="00000000" w:rsidDel="00000000" w:rsidP="00000000" w:rsidRDefault="00000000" w:rsidRPr="00000000" w14:paraId="00000234">
          <w:pPr>
            <w:pStyle w:val="Heading1"/>
            <w:spacing w:after="240" w:before="240" w:line="240" w:lineRule="auto"/>
            <w:jc w:val="both"/>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955436092"/>
              <w:tag w:val="goog_rdk_2684"/>
            </w:sdtPr>
            <w:sdtContent>
              <w:ins w:author="Anonymous" w:id="55" w:date="2026-09-24T05:26:08Z">
                <w:sdt>
                  <w:sdtPr>
                    <w:id w:val="2084627661"/>
                    <w:tag w:val="goog_rdk_2685"/>
                  </w:sdtPr>
                  <w:sdtContent>
                    <w:del w:author="Anonymous" w:id="17" w:date="2026-09-24T05:24:15Z"/>
                  </w:sdtContent>
                </w:sdt>
              </w:ins>
              <w:sdt>
                <w:sdtPr>
                  <w:id w:val="754576295"/>
                  <w:tag w:val="goog_rdk_268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In this foundational stage, the objective is to establish and configure the core AI infrastructure required to power PocketSmart AI. The platform relies on Gemini 1.5 Flash Pro—Google's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delText>
                      </w:r>
                    </w:del>
                  </w:ins>
                </w:sdtContent>
              </w:sdt>
              <w:ins w:author="Anonymous" w:id="55" w:date="2026-09-24T05:26:08Z">
                <w:del w:author="Anonymous" w:id="17" w:date="2026-09-24T05:24:15Z">
                  <w:bookmarkStart w:colFirst="0" w:colLast="0" w:name="_heading=h.2ov5o1j9tnn4" w:id="116"/>
                  <w:bookmarkEnd w:id="116"/>
                </w:del>
              </w:ins>
            </w:sdtContent>
          </w:sdt>
        </w:p>
      </w:sdtContent>
    </w:sdt>
    <w:sdt>
      <w:sdtPr>
        <w:id w:val="-1147269993"/>
        <w:tag w:val="goog_rdk_2691"/>
      </w:sdtPr>
      <w:sdtContent>
        <w:p w:rsidR="00000000" w:rsidDel="00000000" w:rsidP="00000000" w:rsidRDefault="00000000" w:rsidRPr="00000000" w14:paraId="00000235">
          <w:pPr>
            <w:pStyle w:val="Heading1"/>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88604452"/>
              <w:tag w:val="goog_rdk_2688"/>
            </w:sdtPr>
            <w:sdtContent>
              <w:ins w:author="Anonymous" w:id="55" w:date="2026-09-24T05:26:08Z">
                <w:sdt>
                  <w:sdtPr>
                    <w:id w:val="1701796573"/>
                    <w:tag w:val="goog_rdk_2689"/>
                  </w:sdtPr>
                  <w:sdtContent>
                    <w:del w:author="Anonymous" w:id="17" w:date="2026-09-24T05:24:15Z"/>
                  </w:sdtContent>
                </w:sdt>
              </w:ins>
              <w:sdt>
                <w:sdtPr>
                  <w:id w:val="1679995955"/>
                  <w:tag w:val="goog_rdk_269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Activity 1.1: Set up Google Cloud account and enable Gemini API</w:delText>
                      </w:r>
                    </w:del>
                  </w:ins>
                </w:sdtContent>
              </w:sdt>
              <w:ins w:author="Anonymous" w:id="55" w:date="2026-09-24T05:26:08Z">
                <w:del w:author="Anonymous" w:id="17" w:date="2026-09-24T05:24:15Z">
                  <w:bookmarkStart w:colFirst="0" w:colLast="0" w:name="_heading=h.2bux0uihcgwv" w:id="117"/>
                  <w:bookmarkEnd w:id="117"/>
                </w:del>
              </w:ins>
            </w:sdtContent>
          </w:sdt>
        </w:p>
      </w:sdtContent>
    </w:sdt>
    <w:sdt>
      <w:sdtPr>
        <w:id w:val="-57582270"/>
        <w:tag w:val="goog_rdk_2697"/>
      </w:sdtPr>
      <w:sdtContent>
        <w:p w:rsidR="00000000" w:rsidDel="00000000" w:rsidP="00000000" w:rsidRDefault="00000000" w:rsidRPr="00000000" w14:paraId="00000236">
          <w:pPr>
            <w:pStyle w:val="Heading1"/>
            <w:numPr>
              <w:ilvl w:val="0"/>
              <w:numId w:val="28"/>
            </w:numPr>
            <w:spacing w:after="280" w:before="280" w:lineRule="auto"/>
            <w:ind w:left="720" w:hanging="360"/>
            <w:rPr>
              <w:ins w:author="Anonymous" w:id="55" w:date="2026-09-24T05:26:08Z"/>
              <w:del w:author="Anonymous" w:id="17" w:date="2026-09-24T05:24:15Z"/>
              <w:rFonts w:ascii="Calibri" w:cs="Calibri" w:eastAsia="Calibri" w:hAnsi="Calibri"/>
              <w:strike w:val="1"/>
              <w:highlight w:val="black"/>
            </w:rPr>
          </w:pPr>
          <w:sdt>
            <w:sdtPr>
              <w:id w:val="1274402450"/>
              <w:tag w:val="goog_rdk_2692"/>
            </w:sdtPr>
            <w:sdtContent>
              <w:ins w:author="Anonymous" w:id="55" w:date="2026-09-24T05:26:08Z">
                <w:sdt>
                  <w:sdtPr>
                    <w:id w:val="-399068103"/>
                    <w:tag w:val="goog_rdk_2693"/>
                  </w:sdtPr>
                  <w:sdtContent>
                    <w:del w:author="Anonymous" w:id="17" w:date="2026-09-24T05:24:15Z"/>
                  </w:sdtContent>
                </w:sdt>
              </w:ins>
              <w:sdt>
                <w:sdtPr>
                  <w:id w:val="2143128761"/>
                  <w:tag w:val="goog_rdk_269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Sign in or create a Google Cloud account via </w:delText>
                      </w:r>
                    </w:del>
                  </w:ins>
                </w:sdtContent>
              </w:sdt>
              <w:ins w:author="Anonymous" w:id="55" w:date="2026-09-24T05:26:08Z">
                <w:del w:author="Anonymous" w:id="17" w:date="2026-09-24T05:24:15Z">
                  <w:bookmarkStart w:colFirst="0" w:colLast="0" w:name="_heading=h.35kroagkbzpr" w:id="118"/>
                  <w:bookmarkEnd w:id="118"/>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1233190840"/>
                      <w:tag w:val="goog_rdk_269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trike w:val="1"/>
                              <w:u w:val="single"/>
                            </w:rPr>
                          </w:rPrChange>
                        </w:rPr>
                        <w:delText xml:space="preserve">console.cloud.google.coconsolem</w:delText>
                      </w:r>
                    </w:sdtContent>
                  </w:sdt>
                  <w:r w:rsidDel="00000000" w:rsidR="00000000" w:rsidRPr="00000000">
                    <w:fldChar w:fldCharType="end"/>
                  </w:r>
                  <w:sdt>
                    <w:sdtPr>
                      <w:id w:val="-838457420"/>
                      <w:tag w:val="goog_rdk_2696"/>
                    </w:sdtPr>
                    <w:sdtContent>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w:delText>
                        <w:tab/>
                      </w:r>
                    </w:sdtContent>
                  </w:sdt>
                </w:del>
              </w:ins>
            </w:sdtContent>
          </w:sdt>
        </w:p>
      </w:sdtContent>
    </w:sdt>
    <w:sdt>
      <w:sdtPr>
        <w:id w:val="306019490"/>
        <w:tag w:val="goog_rdk_2701"/>
      </w:sdtPr>
      <w:sdtContent>
        <w:p w:rsidR="00000000" w:rsidDel="00000000" w:rsidP="00000000" w:rsidRDefault="00000000" w:rsidRPr="00000000" w14:paraId="00000237">
          <w:pPr>
            <w:pStyle w:val="Heading1"/>
            <w:spacing w:after="280" w:before="280" w:lineRule="auto"/>
            <w:ind w:left="720" w:right="-111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123349774"/>
              <w:tag w:val="goog_rdk_2698"/>
            </w:sdtPr>
            <w:sdtContent>
              <w:ins w:author="Anonymous" w:id="55" w:date="2026-09-24T05:26:08Z">
                <w:sdt>
                  <w:sdtPr>
                    <w:id w:val="367780583"/>
                    <w:tag w:val="goog_rdk_2699"/>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2463800"/>
                            <wp:effectExtent b="0" l="0" r="0" t="0"/>
                            <wp:docPr id="277" name="image50.png"/>
                            <a:graphic>
                              <a:graphicData uri="http://schemas.openxmlformats.org/drawingml/2006/picture">
                                <pic:pic>
                                  <pic:nvPicPr>
                                    <pic:cNvPr id="0" name="image50.png"/>
                                    <pic:cNvPicPr preferRelativeResize="0"/>
                                  </pic:nvPicPr>
                                  <pic:blipFill>
                                    <a:blip r:embed="rId13"/>
                                    <a:srcRect b="25305" l="0" r="0" t="-25305"/>
                                    <a:stretch>
                                      <a:fillRect/>
                                    </a:stretch>
                                  </pic:blipFill>
                                  <pic:spPr>
                                    <a:xfrm>
                                      <a:off x="0" y="0"/>
                                      <a:ext cx="5213475" cy="2463800"/>
                                    </a:xfrm>
                                    <a:prstGeom prst="rect"/>
                                    <a:ln/>
                                  </pic:spPr>
                                </pic:pic>
                              </a:graphicData>
                            </a:graphic>
                          </wp:inline>
                        </w:drawing>
                      </w:r>
                    </w:del>
                  </w:sdtContent>
                </w:sdt>
              </w:ins>
              <w:sdt>
                <w:sdtPr>
                  <w:id w:val="-682545566"/>
                  <w:tag w:val="goog_rdk_270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delText xml:space="preserve">i</w:delText>
                      </w:r>
                    </w:del>
                  </w:ins>
                </w:sdtContent>
              </w:sdt>
              <w:ins w:author="Anonymous" w:id="55" w:date="2026-09-24T05:26:08Z">
                <w:del w:author="Anonymous" w:id="17" w:date="2026-09-24T05:24:15Z">
                  <w:bookmarkStart w:colFirst="0" w:colLast="0" w:name="_heading=h.oa1b9juokbej" w:id="119"/>
                  <w:bookmarkEnd w:id="119"/>
                </w:del>
              </w:ins>
            </w:sdtContent>
          </w:sdt>
        </w:p>
      </w:sdtContent>
    </w:sdt>
    <w:sdt>
      <w:sdtPr>
        <w:id w:val="-1193478360"/>
        <w:tag w:val="goog_rdk_2705"/>
      </w:sdtPr>
      <w:sdtContent>
        <w:p w:rsidR="00000000" w:rsidDel="00000000" w:rsidP="00000000" w:rsidRDefault="00000000" w:rsidRPr="00000000" w14:paraId="00000238">
          <w:pPr>
            <w:pStyle w:val="Heading1"/>
            <w:numPr>
              <w:ilvl w:val="0"/>
              <w:numId w:val="28"/>
            </w:numPr>
            <w:spacing w:after="280" w:before="280" w:lineRule="auto"/>
            <w:ind w:left="720" w:hanging="360"/>
            <w:rPr>
              <w:ins w:author="Anonymous" w:id="55" w:date="2026-09-24T05:26:08Z"/>
              <w:del w:author="Anonymous" w:id="17" w:date="2026-09-24T05:24:15Z"/>
              <w:rFonts w:ascii="Calibri" w:cs="Calibri" w:eastAsia="Calibri" w:hAnsi="Calibri"/>
              <w:strike w:val="1"/>
              <w:highlight w:val="black"/>
            </w:rPr>
          </w:pPr>
          <w:sdt>
            <w:sdtPr>
              <w:id w:val="-1291935422"/>
              <w:tag w:val="goog_rdk_2702"/>
            </w:sdtPr>
            <w:sdtContent>
              <w:ins w:author="Anonymous" w:id="55" w:date="2026-09-24T05:26:08Z">
                <w:sdt>
                  <w:sdtPr>
                    <w:id w:val="-315886957"/>
                    <w:tag w:val="goog_rdk_2703"/>
                  </w:sdtPr>
                  <w:sdtContent>
                    <w:del w:author="Anonymous" w:id="17" w:date="2026-09-24T05:24:15Z"/>
                  </w:sdtContent>
                </w:sdt>
              </w:ins>
              <w:sdt>
                <w:sdtPr>
                  <w:id w:val="2002597479"/>
                  <w:tag w:val="goog_rdk_270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Accept all terms and conditions and click on Get API key </w:delText>
                      </w:r>
                    </w:del>
                  </w:ins>
                </w:sdtContent>
              </w:sdt>
              <w:ins w:author="Anonymous" w:id="55" w:date="2026-09-24T05:26:08Z">
                <w:del w:author="Anonymous" w:id="17" w:date="2026-09-24T05:24:15Z">
                  <w:bookmarkStart w:colFirst="0" w:colLast="0" w:name="_heading=h.3tzz4o1pxgiq" w:id="120"/>
                  <w:bookmarkEnd w:id="120"/>
                </w:del>
              </w:ins>
            </w:sdtContent>
          </w:sdt>
        </w:p>
      </w:sdtContent>
    </w:sdt>
    <w:sdt>
      <w:sdtPr>
        <w:id w:val="-1932515317"/>
        <w:tag w:val="goog_rdk_2709"/>
      </w:sdtPr>
      <w:sdtContent>
        <w:p w:rsidR="00000000" w:rsidDel="00000000" w:rsidP="00000000" w:rsidRDefault="00000000" w:rsidRPr="00000000" w14:paraId="00000239">
          <w:pPr>
            <w:pStyle w:val="Heading1"/>
            <w:spacing w:after="280" w:before="28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290018738"/>
              <w:tag w:val="goog_rdk_2706"/>
            </w:sdtPr>
            <w:sdtContent>
              <w:ins w:author="Anonymous" w:id="55" w:date="2026-09-24T05:26:08Z">
                <w:sdt>
                  <w:sdtPr>
                    <w:id w:val="-678659818"/>
                    <w:tag w:val="goog_rdk_2707"/>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2527300"/>
                            <wp:effectExtent b="0" l="0" r="0" t="0"/>
                            <wp:docPr id="267" name="image56.png"/>
                            <a:graphic>
                              <a:graphicData uri="http://schemas.openxmlformats.org/drawingml/2006/picture">
                                <pic:pic>
                                  <pic:nvPicPr>
                                    <pic:cNvPr id="0" name="image56.png"/>
                                    <pic:cNvPicPr preferRelativeResize="0"/>
                                  </pic:nvPicPr>
                                  <pic:blipFill>
                                    <a:blip r:embed="rId14"/>
                                    <a:srcRect b="0" l="-895" r="0" t="0"/>
                                    <a:stretch>
                                      <a:fillRect/>
                                    </a:stretch>
                                  </pic:blipFill>
                                  <pic:spPr>
                                    <a:xfrm>
                                      <a:off x="0" y="0"/>
                                      <a:ext cx="5213475" cy="2527300"/>
                                    </a:xfrm>
                                    <a:prstGeom prst="rect"/>
                                    <a:ln/>
                                  </pic:spPr>
                                </pic:pic>
                              </a:graphicData>
                            </a:graphic>
                          </wp:inline>
                        </w:drawing>
                      </w:r>
                    </w:del>
                  </w:sdtContent>
                </w:sdt>
              </w:ins>
              <w:sdt>
                <w:sdtPr>
                  <w:id w:val="-520518244"/>
                  <w:tag w:val="goog_rdk_270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del>
                  </w:ins>
                </w:sdtContent>
              </w:sdt>
              <w:ins w:author="Anonymous" w:id="55" w:date="2026-09-24T05:26:08Z">
                <w:del w:author="Anonymous" w:id="17" w:date="2026-09-24T05:24:15Z">
                  <w:bookmarkStart w:colFirst="0" w:colLast="0" w:name="_heading=h.h8zsvhzfy3p6" w:id="121"/>
                  <w:bookmarkEnd w:id="121"/>
                </w:del>
              </w:ins>
            </w:sdtContent>
          </w:sdt>
        </w:p>
      </w:sdtContent>
    </w:sdt>
    <w:sdt>
      <w:sdtPr>
        <w:id w:val="688426387"/>
        <w:tag w:val="goog_rdk_2717"/>
      </w:sdtPr>
      <w:sdtContent>
        <w:p w:rsidR="00000000" w:rsidDel="00000000" w:rsidP="00000000" w:rsidRDefault="00000000" w:rsidRPr="00000000" w14:paraId="0000023A">
          <w:pPr>
            <w:pStyle w:val="Heading1"/>
            <w:numPr>
              <w:ilvl w:val="0"/>
              <w:numId w:val="30"/>
            </w:numPr>
            <w:spacing w:after="240"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921493739"/>
              <w:tag w:val="goog_rdk_2710"/>
            </w:sdtPr>
            <w:sdtContent>
              <w:ins w:author="Anonymous" w:id="55" w:date="2026-09-24T05:26:08Z">
                <w:sdt>
                  <w:sdtPr>
                    <w:id w:val="1123460925"/>
                    <w:tag w:val="goog_rdk_2711"/>
                  </w:sdtPr>
                  <w:sdtContent>
                    <w:del w:author="Anonymous" w:id="17" w:date="2026-09-24T05:24:15Z"/>
                  </w:sdtContent>
                </w:sdt>
              </w:ins>
              <w:sdt>
                <w:sdtPr>
                  <w:id w:val="424661329"/>
                  <w:tag w:val="goog_rdk_271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You will get trending models here you can select the model here or you can set the model by </w:delText>
                      </w:r>
                    </w:del>
                  </w:ins>
                </w:sdtContent>
              </w:sdt>
              <w:ins w:author="Anonymous" w:id="55" w:date="2026-09-24T05:26:08Z">
                <w:del w:author="Anonymous" w:id="17" w:date="2026-09-24T05:24:15Z">
                  <w:bookmarkStart w:colFirst="0" w:colLast="0" w:name="_heading=h.7ae62zphh0so" w:id="122"/>
                  <w:bookmarkEnd w:id="122"/>
                  <w:sdt>
                    <w:sdtPr>
                      <w:id w:val="1246542868"/>
                      <w:tag w:val="goog_rdk_2713"/>
                    </w:sdtPr>
                    <w:sdtContent>
                      <w:r w:rsidDel="00000000" w:rsidR="00000000" w:rsidRPr="00000000">
                        <w:rPr>
                          <w:strike w:val="1"/>
                          <w:u w:val="single"/>
                          <w:rtl w:val="0"/>
                          <w:rPrChange w:author="Sushanth G.k" w:id="3" w:date="2026-09-24T07:06:28Z">
                            <w:rPr>
                              <w:rFonts w:ascii="Cambria" w:cs="Cambria" w:eastAsia="Cambria" w:hAnsi="Cambria"/>
                              <w:sz w:val="24"/>
                              <w:szCs w:val="24"/>
                            </w:rPr>
                          </w:rPrChange>
                        </w:rPr>
                        <w:delText xml:space="preserve">going </w:delText>
                      </w:r>
                    </w:sdtContent>
                  </w:sdt>
                  <w:sdt>
                    <w:sdtPr>
                      <w:id w:val="-1271236414"/>
                      <w:tag w:val="goog_rdk_2714"/>
                    </w:sdtPr>
                    <w:sdtContent>
                      <w:r w:rsidDel="00000000" w:rsidR="00000000" w:rsidRPr="00000000">
                        <w:rPr>
                          <w:strike w:val="1"/>
                          <w:u w:val="single"/>
                          <w:rtl w:val="0"/>
                          <w:rPrChange w:author="Sushanth G.k" w:id="3" w:date="2026-09-24T07:06:28Z">
                            <w:rPr>
                              <w:rFonts w:ascii="Cambria" w:cs="Cambria" w:eastAsia="Cambria" w:hAnsi="Cambria"/>
                              <w:sz w:val="24"/>
                              <w:szCs w:val="24"/>
                            </w:rPr>
                          </w:rPrChange>
                        </w:rPr>
                        <w:delText xml:space="preserve">togo</w:delText>
                      </w:r>
                    </w:sdtContent>
                  </w:sdt>
                  <w:sdt>
                    <w:sdtPr>
                      <w:id w:val="-90130986"/>
                      <w:tag w:val="goog_rdk_2715"/>
                    </w:sdtPr>
                    <w:sdtContent>
                      <w:r w:rsidDel="00000000" w:rsidR="00000000" w:rsidRPr="00000000">
                        <w:rPr>
                          <w:strike w:val="1"/>
                          <w:u w:val="single"/>
                          <w:rtl w:val="0"/>
                          <w:rPrChange w:author="Sushanth G.k" w:id="3" w:date="2026-09-24T07:06:28Z">
                            <w:rPr>
                              <w:rFonts w:ascii="Cambria" w:cs="Cambria" w:eastAsia="Cambria" w:hAnsi="Cambria"/>
                              <w:sz w:val="24"/>
                              <w:szCs w:val="24"/>
                            </w:rPr>
                          </w:rPrChange>
                        </w:rPr>
                        <w:delText xml:space="preserve"> to</w:delText>
                      </w:r>
                    </w:sdtContent>
                  </w:sdt>
                  <w:sdt>
                    <w:sdtPr>
                      <w:id w:val="-297707650"/>
                      <w:tag w:val="goog_rdk_2716"/>
                    </w:sdtPr>
                    <w:sdtContent>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the API Documentation.</w:delText>
                      </w:r>
                    </w:sdtContent>
                  </w:sdt>
                </w:del>
              </w:ins>
            </w:sdtContent>
          </w:sdt>
        </w:p>
      </w:sdtContent>
    </w:sdt>
    <w:sdt>
      <w:sdtPr>
        <w:id w:val="-1630252866"/>
        <w:tag w:val="goog_rdk_2722"/>
      </w:sdtPr>
      <w:sdtContent>
        <w:p w:rsidR="00000000" w:rsidDel="00000000" w:rsidP="00000000" w:rsidRDefault="00000000" w:rsidRPr="00000000" w14:paraId="0000023B">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861881507"/>
              <w:tag w:val="goog_rdk_2718"/>
            </w:sdtPr>
            <w:sdtContent>
              <w:ins w:author="Anonymous" w:id="55" w:date="2026-09-24T05:26:08Z">
                <w:sdt>
                  <w:sdtPr>
                    <w:id w:val="-896126291"/>
                    <w:tag w:val="goog_rdk_2719"/>
                  </w:sdtPr>
                  <w:sdtContent>
                    <w:del w:author="Anonymous" w:id="17" w:date="2026-09-24T05:24:15Z"/>
                  </w:sdtContent>
                </w:sdt>
              </w:ins>
              <w:sdt>
                <w:sdtPr>
                  <w:id w:val="-315014626"/>
                  <w:tag w:val="goog_rdk_272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w:delText>
                      </w:r>
                    </w:del>
                  </w:ins>
                </w:sdtContent>
              </w:sdt>
              <w:ins w:author="Anonymous" w:id="55" w:date="2026-09-24T05:26:08Z">
                <w:del w:author="Anonymous" w:id="17" w:date="2026-09-24T05:24:15Z">
                  <w:bookmarkStart w:colFirst="0" w:colLast="0" w:name="_heading=h.ibogf44w9bcc" w:id="123"/>
                  <w:bookmarkEnd w:id="123"/>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4076700"/>
                        <wp:effectExtent b="0" l="0" r="0" t="0"/>
                        <wp:docPr id="218" name="image44.png"/>
                        <a:graphic>
                          <a:graphicData uri="http://schemas.openxmlformats.org/drawingml/2006/picture">
                            <pic:pic>
                              <pic:nvPicPr>
                                <pic:cNvPr id="0" name="image44.png"/>
                                <pic:cNvPicPr preferRelativeResize="0"/>
                              </pic:nvPicPr>
                              <pic:blipFill>
                                <a:blip r:embed="rId15"/>
                                <a:srcRect b="0" l="-2492" r="2492" t="0"/>
                                <a:stretch>
                                  <a:fillRect/>
                                </a:stretch>
                              </pic:blipFill>
                              <pic:spPr>
                                <a:xfrm>
                                  <a:off x="0" y="0"/>
                                  <a:ext cx="5213475" cy="4076700"/>
                                </a:xfrm>
                                <a:prstGeom prst="rect"/>
                                <a:ln/>
                              </pic:spPr>
                            </pic:pic>
                          </a:graphicData>
                        </a:graphic>
                      </wp:inline>
                    </w:drawing>
                  </w:r>
                  <w:sdt>
                    <w:sdtPr>
                      <w:id w:val="216086011"/>
                      <w:tag w:val="goog_rdk_2721"/>
                    </w:sdtPr>
                    <w:sdtContent>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sdtContent>
                  </w:sdt>
                </w:del>
              </w:ins>
            </w:sdtContent>
          </w:sdt>
        </w:p>
      </w:sdtContent>
    </w:sdt>
    <w:sdt>
      <w:sdtPr>
        <w:id w:val="-1126917495"/>
        <w:tag w:val="goog_rdk_2726"/>
      </w:sdtPr>
      <w:sdtContent>
        <w:p w:rsidR="00000000" w:rsidDel="00000000" w:rsidP="00000000" w:rsidRDefault="00000000" w:rsidRPr="00000000" w14:paraId="0000023C">
          <w:pPr>
            <w:pStyle w:val="Heading1"/>
            <w:spacing w:after="280" w:before="28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782135780"/>
              <w:tag w:val="goog_rdk_2723"/>
            </w:sdtPr>
            <w:sdtContent>
              <w:ins w:author="Anonymous" w:id="55" w:date="2026-09-24T05:26:08Z">
                <w:sdt>
                  <w:sdtPr>
                    <w:id w:val="662925211"/>
                    <w:tag w:val="goog_rdk_2724"/>
                  </w:sdtPr>
                  <w:sdtContent>
                    <w:del w:author="Anonymous" w:id="17" w:date="2026-09-24T05:24:15Z"/>
                  </w:sdtContent>
                </w:sdt>
              </w:ins>
              <w:sdt>
                <w:sdtPr>
                  <w:id w:val="-261406990"/>
                  <w:tag w:val="goog_rdk_2725"/>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beax3lvk7q6n" w:id="26"/>
                  <w:bookmarkEnd w:id="26"/>
                </w:del>
              </w:ins>
            </w:sdtContent>
          </w:sdt>
        </w:p>
      </w:sdtContent>
    </w:sdt>
    <w:sdt>
      <w:sdtPr>
        <w:id w:val="1262250731"/>
        <w:tag w:val="goog_rdk_2730"/>
      </w:sdtPr>
      <w:sdtContent>
        <w:p w:rsidR="00000000" w:rsidDel="00000000" w:rsidP="00000000" w:rsidRDefault="00000000" w:rsidRPr="00000000" w14:paraId="0000023D">
          <w:pPr>
            <w:pStyle w:val="Heading1"/>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538277174"/>
              <w:tag w:val="goog_rdk_2727"/>
            </w:sdtPr>
            <w:sdtContent>
              <w:ins w:author="Anonymous" w:id="55" w:date="2026-09-24T05:26:08Z">
                <w:sdt>
                  <w:sdtPr>
                    <w:id w:val="1606536667"/>
                    <w:tag w:val="goog_rdk_2728"/>
                  </w:sdtPr>
                  <w:sdtContent>
                    <w:del w:author="Anonymous" w:id="17" w:date="2026-09-24T05:24:15Z"/>
                  </w:sdtContent>
                </w:sdt>
              </w:ins>
              <w:sdt>
                <w:sdtPr>
                  <w:id w:val="-1214751846"/>
                  <w:tag w:val="goog_rdk_2729"/>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umh8g1z07n8b" w:id="124"/>
                  <w:bookmarkEnd w:id="124"/>
                </w:del>
              </w:ins>
            </w:sdtContent>
          </w:sdt>
        </w:p>
      </w:sdtContent>
    </w:sdt>
    <w:sdt>
      <w:sdtPr>
        <w:id w:val="-2096653219"/>
        <w:tag w:val="goog_rdk_2734"/>
      </w:sdtPr>
      <w:sdtContent>
        <w:p w:rsidR="00000000" w:rsidDel="00000000" w:rsidP="00000000" w:rsidRDefault="00000000" w:rsidRPr="00000000" w14:paraId="0000023E">
          <w:pPr>
            <w:pStyle w:val="Heading1"/>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72790586"/>
              <w:tag w:val="goog_rdk_2731"/>
            </w:sdtPr>
            <w:sdtContent>
              <w:ins w:author="Anonymous" w:id="55" w:date="2026-09-24T05:26:08Z">
                <w:sdt>
                  <w:sdtPr>
                    <w:id w:val="1213993249"/>
                    <w:tag w:val="goog_rdk_2732"/>
                  </w:sdtPr>
                  <w:sdtContent>
                    <w:del w:author="Anonymous" w:id="17" w:date="2026-09-24T05:24:15Z"/>
                  </w:sdtContent>
                </w:sdt>
              </w:ins>
              <w:sdt>
                <w:sdtPr>
                  <w:id w:val="1262579590"/>
                  <w:tag w:val="goog_rdk_2733"/>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qtgbrr1l0o1l" w:id="125"/>
                  <w:bookmarkEnd w:id="125"/>
                </w:del>
              </w:ins>
            </w:sdtContent>
          </w:sdt>
        </w:p>
      </w:sdtContent>
    </w:sdt>
    <w:sdt>
      <w:sdtPr>
        <w:id w:val="-1903730688"/>
        <w:tag w:val="goog_rdk_2738"/>
      </w:sdtPr>
      <w:sdtContent>
        <w:p w:rsidR="00000000" w:rsidDel="00000000" w:rsidP="00000000" w:rsidRDefault="00000000" w:rsidRPr="00000000" w14:paraId="0000023F">
          <w:pPr>
            <w:pStyle w:val="Heading1"/>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67418989"/>
              <w:tag w:val="goog_rdk_2735"/>
            </w:sdtPr>
            <w:sdtContent>
              <w:ins w:author="Anonymous" w:id="55" w:date="2026-09-24T05:26:08Z">
                <w:sdt>
                  <w:sdtPr>
                    <w:id w:val="863600606"/>
                    <w:tag w:val="goog_rdk_2736"/>
                  </w:sdtPr>
                  <w:sdtContent>
                    <w:del w:author="Anonymous" w:id="17" w:date="2026-09-24T05:24:15Z"/>
                  </w:sdtContent>
                </w:sdt>
              </w:ins>
              <w:sdt>
                <w:sdtPr>
                  <w:id w:val="442496946"/>
                  <w:tag w:val="goog_rdk_2737"/>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6a8v26ooprmi" w:id="126"/>
                  <w:bookmarkEnd w:id="126"/>
                </w:del>
              </w:ins>
            </w:sdtContent>
          </w:sdt>
        </w:p>
      </w:sdtContent>
    </w:sdt>
    <w:sdt>
      <w:sdtPr>
        <w:id w:val="-1080489977"/>
        <w:tag w:val="goog_rdk_2742"/>
      </w:sdtPr>
      <w:sdtContent>
        <w:p w:rsidR="00000000" w:rsidDel="00000000" w:rsidP="00000000" w:rsidRDefault="00000000" w:rsidRPr="00000000" w14:paraId="00000240">
          <w:pPr>
            <w:pStyle w:val="Heading1"/>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696581697"/>
              <w:tag w:val="goog_rdk_2739"/>
            </w:sdtPr>
            <w:sdtContent>
              <w:ins w:author="Anonymous" w:id="55" w:date="2026-09-24T05:26:08Z">
                <w:sdt>
                  <w:sdtPr>
                    <w:id w:val="-454250754"/>
                    <w:tag w:val="goog_rdk_2740"/>
                  </w:sdtPr>
                  <w:sdtContent>
                    <w:del w:author="Anonymous" w:id="17" w:date="2026-09-24T05:24:15Z"/>
                  </w:sdtContent>
                </w:sdt>
              </w:ins>
              <w:sdt>
                <w:sdtPr>
                  <w:id w:val="-778742060"/>
                  <w:tag w:val="goog_rdk_2741"/>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htvo2g9r12bb" w:id="127"/>
                  <w:bookmarkEnd w:id="127"/>
                </w:del>
              </w:ins>
            </w:sdtContent>
          </w:sdt>
        </w:p>
      </w:sdtContent>
    </w:sdt>
    <w:sdt>
      <w:sdtPr>
        <w:id w:val="111877269"/>
        <w:tag w:val="goog_rdk_2746"/>
      </w:sdtPr>
      <w:sdtContent>
        <w:p w:rsidR="00000000" w:rsidDel="00000000" w:rsidP="00000000" w:rsidRDefault="00000000" w:rsidRPr="00000000" w14:paraId="00000241">
          <w:pPr>
            <w:pStyle w:val="Heading1"/>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488983936"/>
              <w:tag w:val="goog_rdk_2743"/>
            </w:sdtPr>
            <w:sdtContent>
              <w:ins w:author="Anonymous" w:id="55" w:date="2026-09-24T05:26:08Z">
                <w:sdt>
                  <w:sdtPr>
                    <w:id w:val="77740260"/>
                    <w:tag w:val="goog_rdk_2744"/>
                  </w:sdtPr>
                  <w:sdtContent>
                    <w:del w:author="Anonymous" w:id="17" w:date="2026-09-24T05:24:15Z"/>
                  </w:sdtContent>
                </w:sdt>
              </w:ins>
              <w:sdt>
                <w:sdtPr>
                  <w:id w:val="-1639573577"/>
                  <w:tag w:val="goog_rdk_2745"/>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nqy27up5xbg" w:id="128"/>
                  <w:bookmarkEnd w:id="128"/>
                </w:del>
              </w:ins>
            </w:sdtContent>
          </w:sdt>
        </w:p>
      </w:sdtContent>
    </w:sdt>
    <w:sdt>
      <w:sdtPr>
        <w:id w:val="1454471864"/>
        <w:tag w:val="goog_rdk_2750"/>
      </w:sdtPr>
      <w:sdtContent>
        <w:p w:rsidR="00000000" w:rsidDel="00000000" w:rsidP="00000000" w:rsidRDefault="00000000" w:rsidRPr="00000000" w14:paraId="00000242">
          <w:pPr>
            <w:pStyle w:val="Heading1"/>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318230978"/>
              <w:tag w:val="goog_rdk_2747"/>
            </w:sdtPr>
            <w:sdtContent>
              <w:ins w:author="Anonymous" w:id="55" w:date="2026-09-24T05:26:08Z">
                <w:sdt>
                  <w:sdtPr>
                    <w:id w:val="-451559578"/>
                    <w:tag w:val="goog_rdk_2748"/>
                  </w:sdtPr>
                  <w:sdtContent>
                    <w:del w:author="Anonymous" w:id="17" w:date="2026-09-24T05:24:15Z"/>
                  </w:sdtContent>
                </w:sdt>
              </w:ins>
              <w:sdt>
                <w:sdtPr>
                  <w:id w:val="1058754666"/>
                  <w:tag w:val="goog_rdk_2749"/>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jcqf4y5te8vj" w:id="129"/>
                  <w:bookmarkEnd w:id="129"/>
                </w:del>
              </w:ins>
            </w:sdtContent>
          </w:sdt>
        </w:p>
      </w:sdtContent>
    </w:sdt>
    <w:sdt>
      <w:sdtPr>
        <w:id w:val="772773045"/>
        <w:tag w:val="goog_rdk_2754"/>
      </w:sdtPr>
      <w:sdtContent>
        <w:p w:rsidR="00000000" w:rsidDel="00000000" w:rsidP="00000000" w:rsidRDefault="00000000" w:rsidRPr="00000000" w14:paraId="00000243">
          <w:pPr>
            <w:pStyle w:val="Heading1"/>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547585554"/>
              <w:tag w:val="goog_rdk_2751"/>
            </w:sdtPr>
            <w:sdtContent>
              <w:ins w:author="Anonymous" w:id="55" w:date="2026-09-24T05:26:08Z">
                <w:sdt>
                  <w:sdtPr>
                    <w:id w:val="1202634502"/>
                    <w:tag w:val="goog_rdk_2752"/>
                  </w:sdtPr>
                  <w:sdtContent>
                    <w:del w:author="Anonymous" w:id="17" w:date="2026-09-24T05:24:15Z"/>
                  </w:sdtContent>
                </w:sdt>
              </w:ins>
              <w:sdt>
                <w:sdtPr>
                  <w:id w:val="-555444725"/>
                  <w:tag w:val="goog_rdk_2753"/>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sdefyo1aevgm" w:id="130"/>
                  <w:bookmarkEnd w:id="130"/>
                </w:del>
              </w:ins>
            </w:sdtContent>
          </w:sdt>
        </w:p>
      </w:sdtContent>
    </w:sdt>
    <w:sdt>
      <w:sdtPr>
        <w:id w:val="1469191911"/>
        <w:tag w:val="goog_rdk_2758"/>
      </w:sdtPr>
      <w:sdtContent>
        <w:p w:rsidR="00000000" w:rsidDel="00000000" w:rsidP="00000000" w:rsidRDefault="00000000" w:rsidRPr="00000000" w14:paraId="00000244">
          <w:pPr>
            <w:pStyle w:val="Heading1"/>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485327408"/>
              <w:tag w:val="goog_rdk_2755"/>
            </w:sdtPr>
            <w:sdtContent>
              <w:ins w:author="Anonymous" w:id="55" w:date="2026-09-24T05:26:08Z">
                <w:sdt>
                  <w:sdtPr>
                    <w:id w:val="-2064579187"/>
                    <w:tag w:val="goog_rdk_2756"/>
                  </w:sdtPr>
                  <w:sdtContent>
                    <w:del w:author="Anonymous" w:id="17" w:date="2026-09-24T05:24:15Z"/>
                  </w:sdtContent>
                </w:sdt>
              </w:ins>
              <w:sdt>
                <w:sdtPr>
                  <w:id w:val="1032399186"/>
                  <w:tag w:val="goog_rdk_2757"/>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pkb6q1dqz227" w:id="131"/>
                  <w:bookmarkEnd w:id="131"/>
                </w:del>
              </w:ins>
            </w:sdtContent>
          </w:sdt>
        </w:p>
      </w:sdtContent>
    </w:sdt>
    <w:sdt>
      <w:sdtPr>
        <w:id w:val="-1190165558"/>
        <w:tag w:val="goog_rdk_2762"/>
      </w:sdtPr>
      <w:sdtContent>
        <w:p w:rsidR="00000000" w:rsidDel="00000000" w:rsidP="00000000" w:rsidRDefault="00000000" w:rsidRPr="00000000" w14:paraId="00000245">
          <w:pPr>
            <w:pStyle w:val="Heading1"/>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664802976"/>
              <w:tag w:val="goog_rdk_2759"/>
            </w:sdtPr>
            <w:sdtContent>
              <w:ins w:author="Anonymous" w:id="55" w:date="2026-09-24T05:26:08Z">
                <w:sdt>
                  <w:sdtPr>
                    <w:id w:val="-798830254"/>
                    <w:tag w:val="goog_rdk_2760"/>
                  </w:sdtPr>
                  <w:sdtContent>
                    <w:del w:author="Anonymous" w:id="17" w:date="2026-09-24T05:24:15Z"/>
                  </w:sdtContent>
                </w:sdt>
              </w:ins>
              <w:sdt>
                <w:sdtPr>
                  <w:id w:val="-415807330"/>
                  <w:tag w:val="goog_rdk_2761"/>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8gshqsdkf5rh" w:id="132"/>
                  <w:bookmarkEnd w:id="132"/>
                </w:del>
              </w:ins>
            </w:sdtContent>
          </w:sdt>
        </w:p>
      </w:sdtContent>
    </w:sdt>
    <w:sdt>
      <w:sdtPr>
        <w:id w:val="-747532797"/>
        <w:tag w:val="goog_rdk_2766"/>
      </w:sdtPr>
      <w:sdtContent>
        <w:p w:rsidR="00000000" w:rsidDel="00000000" w:rsidP="00000000" w:rsidRDefault="00000000" w:rsidRPr="00000000" w14:paraId="00000246">
          <w:pPr>
            <w:pStyle w:val="Heading1"/>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2052452287"/>
              <w:tag w:val="goog_rdk_2763"/>
            </w:sdtPr>
            <w:sdtContent>
              <w:ins w:author="Anonymous" w:id="55" w:date="2026-09-24T05:26:08Z">
                <w:sdt>
                  <w:sdtPr>
                    <w:id w:val="338488227"/>
                    <w:tag w:val="goog_rdk_2764"/>
                  </w:sdtPr>
                  <w:sdtContent>
                    <w:del w:author="Anonymous" w:id="17" w:date="2026-09-24T05:24:15Z"/>
                  </w:sdtContent>
                </w:sdt>
              </w:ins>
              <w:sdt>
                <w:sdtPr>
                  <w:id w:val="42784268"/>
                  <w:tag w:val="goog_rdk_2765"/>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7ccvi75rhi8x" w:id="133"/>
                  <w:bookmarkEnd w:id="133"/>
                </w:del>
              </w:ins>
            </w:sdtContent>
          </w:sdt>
        </w:p>
      </w:sdtContent>
    </w:sdt>
    <w:sdt>
      <w:sdtPr>
        <w:id w:val="1644117985"/>
        <w:tag w:val="goog_rdk_2770"/>
      </w:sdtPr>
      <w:sdtContent>
        <w:p w:rsidR="00000000" w:rsidDel="00000000" w:rsidP="00000000" w:rsidRDefault="00000000" w:rsidRPr="00000000" w14:paraId="00000247">
          <w:pPr>
            <w:pStyle w:val="Heading1"/>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035066066"/>
              <w:tag w:val="goog_rdk_2767"/>
            </w:sdtPr>
            <w:sdtContent>
              <w:ins w:author="Anonymous" w:id="55" w:date="2026-09-24T05:26:08Z">
                <w:sdt>
                  <w:sdtPr>
                    <w:id w:val="1057441429"/>
                    <w:tag w:val="goog_rdk_2768"/>
                  </w:sdtPr>
                  <w:sdtContent>
                    <w:del w:author="Anonymous" w:id="17" w:date="2026-09-24T05:24:15Z"/>
                  </w:sdtContent>
                </w:sdt>
              </w:ins>
              <w:sdt>
                <w:sdtPr>
                  <w:id w:val="-1790133408"/>
                  <w:tag w:val="goog_rdk_2769"/>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quttl053h9fr" w:id="134"/>
                  <w:bookmarkEnd w:id="134"/>
                </w:del>
              </w:ins>
            </w:sdtContent>
          </w:sdt>
        </w:p>
      </w:sdtContent>
    </w:sdt>
    <w:sdt>
      <w:sdtPr>
        <w:id w:val="1224882720"/>
        <w:tag w:val="goog_rdk_2774"/>
      </w:sdtPr>
      <w:sdtContent>
        <w:p w:rsidR="00000000" w:rsidDel="00000000" w:rsidP="00000000" w:rsidRDefault="00000000" w:rsidRPr="00000000" w14:paraId="00000248">
          <w:pPr>
            <w:pStyle w:val="Heading1"/>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069825350"/>
              <w:tag w:val="goog_rdk_2771"/>
            </w:sdtPr>
            <w:sdtContent>
              <w:ins w:author="Anonymous" w:id="55" w:date="2026-09-24T05:26:08Z">
                <w:sdt>
                  <w:sdtPr>
                    <w:id w:val="-1942033728"/>
                    <w:tag w:val="goog_rdk_2772"/>
                  </w:sdtPr>
                  <w:sdtContent>
                    <w:del w:author="Anonymous" w:id="17" w:date="2026-09-24T05:24:15Z"/>
                  </w:sdtContent>
                </w:sdt>
              </w:ins>
              <w:sdt>
                <w:sdtPr>
                  <w:id w:val="1922610996"/>
                  <w:tag w:val="goog_rdk_2773"/>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nr5zmcyy5siq" w:id="135"/>
                  <w:bookmarkEnd w:id="135"/>
                </w:del>
              </w:ins>
            </w:sdtContent>
          </w:sdt>
        </w:p>
      </w:sdtContent>
    </w:sdt>
    <w:sdt>
      <w:sdtPr>
        <w:id w:val="110074123"/>
        <w:tag w:val="goog_rdk_2778"/>
      </w:sdtPr>
      <w:sdtContent>
        <w:p w:rsidR="00000000" w:rsidDel="00000000" w:rsidP="00000000" w:rsidRDefault="00000000" w:rsidRPr="00000000" w14:paraId="00000249">
          <w:pPr>
            <w:pStyle w:val="Heading1"/>
            <w:spacing w:after="240" w:before="24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666223920"/>
              <w:tag w:val="goog_rdk_2775"/>
            </w:sdtPr>
            <w:sdtContent>
              <w:ins w:author="Anonymous" w:id="55" w:date="2026-09-24T05:26:08Z">
                <w:sdt>
                  <w:sdtPr>
                    <w:id w:val="-909622997"/>
                    <w:tag w:val="goog_rdk_2776"/>
                  </w:sdtPr>
                  <w:sdtContent>
                    <w:del w:author="Anonymous" w:id="17" w:date="2026-09-24T05:24:15Z"/>
                  </w:sdtContent>
                </w:sdt>
              </w:ins>
              <w:sdt>
                <w:sdtPr>
                  <w:id w:val="1876394179"/>
                  <w:tag w:val="goog_rdk_2777"/>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1.2: Configure access and permissions</w:delText>
                      </w:r>
                    </w:del>
                  </w:ins>
                </w:sdtContent>
              </w:sdt>
              <w:ins w:author="Anonymous" w:id="55" w:date="2026-09-24T05:26:08Z">
                <w:del w:author="Anonymous" w:id="17" w:date="2026-09-24T05:24:15Z">
                  <w:bookmarkStart w:colFirst="0" w:colLast="0" w:name="_heading=h.n6i5w24dt2bc" w:id="136"/>
                  <w:bookmarkEnd w:id="136"/>
                </w:del>
              </w:ins>
            </w:sdtContent>
          </w:sdt>
        </w:p>
      </w:sdtContent>
    </w:sdt>
    <w:sdt>
      <w:sdtPr>
        <w:id w:val="-275298575"/>
        <w:tag w:val="goog_rdk_2782"/>
      </w:sdtPr>
      <w:sdtContent>
        <w:p w:rsidR="00000000" w:rsidDel="00000000" w:rsidP="00000000" w:rsidRDefault="00000000" w:rsidRPr="00000000" w14:paraId="0000024A">
          <w:pPr>
            <w:pStyle w:val="Heading1"/>
            <w:numPr>
              <w:ilvl w:val="0"/>
              <w:numId w:val="17"/>
            </w:numPr>
            <w:spacing w:after="280" w:before="280" w:lineRule="auto"/>
            <w:ind w:left="720" w:hanging="360"/>
            <w:rPr>
              <w:ins w:author="Anonymous" w:id="55" w:date="2026-09-24T05:26:08Z"/>
              <w:del w:author="Anonymous" w:id="17" w:date="2026-09-24T05:24:15Z"/>
              <w:rFonts w:ascii="Calibri" w:cs="Calibri" w:eastAsia="Calibri" w:hAnsi="Calibri"/>
              <w:strike w:val="1"/>
              <w:highlight w:val="black"/>
            </w:rPr>
          </w:pPr>
          <w:sdt>
            <w:sdtPr>
              <w:id w:val="1194475106"/>
              <w:tag w:val="goog_rdk_2779"/>
            </w:sdtPr>
            <w:sdtContent>
              <w:ins w:author="Anonymous" w:id="55" w:date="2026-09-24T05:26:08Z">
                <w:sdt>
                  <w:sdtPr>
                    <w:id w:val="2007172591"/>
                    <w:tag w:val="goog_rdk_2780"/>
                  </w:sdtPr>
                  <w:sdtContent>
                    <w:del w:author="Anonymous" w:id="17" w:date="2026-09-24T05:24:15Z"/>
                  </w:sdtContent>
                </w:sdt>
              </w:ins>
              <w:sdt>
                <w:sdtPr>
                  <w:id w:val="78344023"/>
                  <w:tag w:val="goog_rdk_2781"/>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You will get interface like this and now click on Create API key</w:delText>
                      </w:r>
                    </w:del>
                  </w:ins>
                </w:sdtContent>
              </w:sdt>
              <w:ins w:author="Anonymous" w:id="55" w:date="2026-09-24T05:26:08Z">
                <w:del w:author="Anonymous" w:id="17" w:date="2026-09-24T05:24:15Z">
                  <w:bookmarkStart w:colFirst="0" w:colLast="0" w:name="_heading=h.umui35nzem1m" w:id="27"/>
                  <w:bookmarkEnd w:id="27"/>
                </w:del>
              </w:ins>
            </w:sdtContent>
          </w:sdt>
        </w:p>
      </w:sdtContent>
    </w:sdt>
    <w:sdt>
      <w:sdtPr>
        <w:id w:val="1336069347"/>
        <w:tag w:val="goog_rdk_2786"/>
      </w:sdtPr>
      <w:sdtContent>
        <w:p w:rsidR="00000000" w:rsidDel="00000000" w:rsidP="00000000" w:rsidRDefault="00000000" w:rsidRPr="00000000" w14:paraId="0000024B">
          <w:pPr>
            <w:pStyle w:val="Heading1"/>
            <w:spacing w:after="280" w:before="280" w:line="240" w:lineRule="auto"/>
            <w:jc w:val="center"/>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399673741"/>
              <w:tag w:val="goog_rdk_2783"/>
            </w:sdtPr>
            <w:sdtContent>
              <w:ins w:author="Anonymous" w:id="55" w:date="2026-09-24T05:26:08Z">
                <w:sdt>
                  <w:sdtPr>
                    <w:id w:val="-1500287184"/>
                    <w:tag w:val="goog_rdk_2784"/>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2362200"/>
                            <wp:effectExtent b="0" l="0" r="0" t="0"/>
                            <wp:docPr id="175" name="image26.png"/>
                            <a:graphic>
                              <a:graphicData uri="http://schemas.openxmlformats.org/drawingml/2006/picture">
                                <pic:pic>
                                  <pic:nvPicPr>
                                    <pic:cNvPr id="0" name="image26.png"/>
                                    <pic:cNvPicPr preferRelativeResize="0"/>
                                  </pic:nvPicPr>
                                  <pic:blipFill>
                                    <a:blip r:embed="rId16"/>
                                    <a:srcRect b="10623" l="0" r="0" t="-10623"/>
                                    <a:stretch>
                                      <a:fillRect/>
                                    </a:stretch>
                                  </pic:blipFill>
                                  <pic:spPr>
                                    <a:xfrm>
                                      <a:off x="0" y="0"/>
                                      <a:ext cx="5213475" cy="2362200"/>
                                    </a:xfrm>
                                    <a:prstGeom prst="rect"/>
                                    <a:ln/>
                                  </pic:spPr>
                                </pic:pic>
                              </a:graphicData>
                            </a:graphic>
                          </wp:inline>
                        </w:drawing>
                      </w:r>
                    </w:del>
                  </w:sdtContent>
                </w:sdt>
              </w:ins>
              <w:sdt>
                <w:sdtPr>
                  <w:id w:val="1357254142"/>
                  <w:tag w:val="goog_rdk_2785"/>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s2tru7f5vqhs" w:id="137"/>
                  <w:bookmarkEnd w:id="137"/>
                </w:del>
              </w:ins>
            </w:sdtContent>
          </w:sdt>
        </w:p>
      </w:sdtContent>
    </w:sdt>
    <w:sdt>
      <w:sdtPr>
        <w:id w:val="-1356928179"/>
        <w:tag w:val="goog_rdk_2790"/>
      </w:sdtPr>
      <w:sdtContent>
        <w:p w:rsidR="00000000" w:rsidDel="00000000" w:rsidP="00000000" w:rsidRDefault="00000000" w:rsidRPr="00000000" w14:paraId="0000024C">
          <w:pPr>
            <w:pStyle w:val="Heading1"/>
            <w:spacing w:after="240" w:before="24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856918854"/>
              <w:tag w:val="goog_rdk_2787"/>
            </w:sdtPr>
            <w:sdtContent>
              <w:ins w:author="Anonymous" w:id="55" w:date="2026-09-24T05:26:08Z">
                <w:sdt>
                  <w:sdtPr>
                    <w:id w:val="513692462"/>
                    <w:tag w:val="goog_rdk_2788"/>
                  </w:sdtPr>
                  <w:sdtContent>
                    <w:del w:author="Anonymous" w:id="17" w:date="2026-09-24T05:24:15Z"/>
                  </w:sdtContent>
                </w:sdt>
              </w:ins>
              <w:sdt>
                <w:sdtPr>
                  <w:id w:val="1199130955"/>
                  <w:tag w:val="goog_rdk_2789"/>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kxk2qttrlnzp" w:id="138"/>
                  <w:bookmarkEnd w:id="138"/>
                </w:del>
              </w:ins>
            </w:sdtContent>
          </w:sdt>
        </w:p>
      </w:sdtContent>
    </w:sdt>
    <w:sdt>
      <w:sdtPr>
        <w:id w:val="183076481"/>
        <w:tag w:val="goog_rdk_2794"/>
      </w:sdtPr>
      <w:sdtContent>
        <w:p w:rsidR="00000000" w:rsidDel="00000000" w:rsidP="00000000" w:rsidRDefault="00000000" w:rsidRPr="00000000" w14:paraId="0000024D">
          <w:pPr>
            <w:pStyle w:val="Heading1"/>
            <w:spacing w:after="240" w:before="24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595403594"/>
              <w:tag w:val="goog_rdk_2791"/>
            </w:sdtPr>
            <w:sdtContent>
              <w:ins w:author="Anonymous" w:id="55" w:date="2026-09-24T05:26:08Z">
                <w:sdt>
                  <w:sdtPr>
                    <w:id w:val="-1072931714"/>
                    <w:tag w:val="goog_rdk_2792"/>
                  </w:sdtPr>
                  <w:sdtContent>
                    <w:del w:author="Anonymous" w:id="17" w:date="2026-09-24T05:24:15Z"/>
                  </w:sdtContent>
                </w:sdt>
              </w:ins>
              <w:sdt>
                <w:sdtPr>
                  <w:id w:val="-1186519241"/>
                  <w:tag w:val="goog_rdk_2793"/>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dtgaibuv0v9q" w:id="139"/>
                  <w:bookmarkEnd w:id="139"/>
                </w:del>
              </w:ins>
            </w:sdtContent>
          </w:sdt>
        </w:p>
      </w:sdtContent>
    </w:sdt>
    <w:sdt>
      <w:sdtPr>
        <w:id w:val="744993673"/>
        <w:tag w:val="goog_rdk_2798"/>
      </w:sdtPr>
      <w:sdtContent>
        <w:p w:rsidR="00000000" w:rsidDel="00000000" w:rsidP="00000000" w:rsidRDefault="00000000" w:rsidRPr="00000000" w14:paraId="0000024E">
          <w:pPr>
            <w:pStyle w:val="Heading1"/>
            <w:numPr>
              <w:ilvl w:val="0"/>
              <w:numId w:val="30"/>
            </w:numPr>
            <w:spacing w:after="240"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817465313"/>
              <w:tag w:val="goog_rdk_2795"/>
            </w:sdtPr>
            <w:sdtContent>
              <w:ins w:author="Anonymous" w:id="55" w:date="2026-09-24T05:26:08Z">
                <w:sdt>
                  <w:sdtPr>
                    <w:id w:val="-2143644545"/>
                    <w:tag w:val="goog_rdk_2796"/>
                  </w:sdtPr>
                  <w:sdtContent>
                    <w:del w:author="Anonymous" w:id="17" w:date="2026-09-24T05:24:15Z"/>
                  </w:sdtContent>
                </w:sdt>
              </w:ins>
              <w:sdt>
                <w:sdtPr>
                  <w:id w:val="1688021953"/>
                  <w:tag w:val="goog_rdk_2797"/>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Once click on API key you will the api key and make sure to copy the API key</w:delText>
                      </w:r>
                    </w:del>
                  </w:ins>
                </w:sdtContent>
              </w:sdt>
              <w:ins w:author="Anonymous" w:id="55" w:date="2026-09-24T05:26:08Z">
                <w:del w:author="Anonymous" w:id="17" w:date="2026-09-24T05:24:15Z">
                  <w:bookmarkStart w:colFirst="0" w:colLast="0" w:name="_heading=h.wm5c5y2oaiuo" w:id="140"/>
                  <w:bookmarkEnd w:id="140"/>
                </w:del>
              </w:ins>
            </w:sdtContent>
          </w:sdt>
        </w:p>
      </w:sdtContent>
    </w:sdt>
    <w:sdt>
      <w:sdtPr>
        <w:id w:val="-471994093"/>
        <w:tag w:val="goog_rdk_2802"/>
      </w:sdtPr>
      <w:sdtContent>
        <w:p w:rsidR="00000000" w:rsidDel="00000000" w:rsidP="00000000" w:rsidRDefault="00000000" w:rsidRPr="00000000" w14:paraId="0000024F">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064595564"/>
              <w:tag w:val="goog_rdk_2799"/>
            </w:sdtPr>
            <w:sdtContent>
              <w:ins w:author="Anonymous" w:id="55" w:date="2026-09-24T05:26:08Z">
                <w:sdt>
                  <w:sdtPr>
                    <w:id w:val="1584190400"/>
                    <w:tag w:val="goog_rdk_2800"/>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2463800"/>
                            <wp:effectExtent b="0" l="0" r="0" t="0"/>
                            <wp:docPr id="243" name="image55.png"/>
                            <a:graphic>
                              <a:graphicData uri="http://schemas.openxmlformats.org/drawingml/2006/picture">
                                <pic:pic>
                                  <pic:nvPicPr>
                                    <pic:cNvPr id="0" name="image55.png"/>
                                    <pic:cNvPicPr preferRelativeResize="0"/>
                                  </pic:nvPicPr>
                                  <pic:blipFill>
                                    <a:blip r:embed="rId17"/>
                                    <a:srcRect b="-38732" l="17940" r="-17940" t="38732"/>
                                    <a:stretch>
                                      <a:fillRect/>
                                    </a:stretch>
                                  </pic:blipFill>
                                  <pic:spPr>
                                    <a:xfrm>
                                      <a:off x="0" y="0"/>
                                      <a:ext cx="5213475" cy="2463800"/>
                                    </a:xfrm>
                                    <a:prstGeom prst="rect"/>
                                    <a:ln/>
                                  </pic:spPr>
                                </pic:pic>
                              </a:graphicData>
                            </a:graphic>
                          </wp:inline>
                        </w:drawing>
                      </w:r>
                    </w:del>
                  </w:sdtContent>
                </w:sdt>
              </w:ins>
              <w:sdt>
                <w:sdtPr>
                  <w:id w:val="1751179231"/>
                  <w:tag w:val="goog_rdk_2801"/>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613arlg4mxa" w:id="141"/>
                  <w:bookmarkEnd w:id="141"/>
                </w:del>
              </w:ins>
            </w:sdtContent>
          </w:sdt>
        </w:p>
      </w:sdtContent>
    </w:sdt>
    <w:sdt>
      <w:sdtPr>
        <w:id w:val="57072095"/>
        <w:tag w:val="goog_rdk_2806"/>
      </w:sdtPr>
      <w:sdtContent>
        <w:p w:rsidR="00000000" w:rsidDel="00000000" w:rsidP="00000000" w:rsidRDefault="00000000" w:rsidRPr="00000000" w14:paraId="00000250">
          <w:pPr>
            <w:pStyle w:val="Heading1"/>
            <w:spacing w:after="240" w:before="240" w:line="240" w:lineRule="auto"/>
            <w:ind w:left="720" w:firstLine="0"/>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610776943"/>
              <w:tag w:val="goog_rdk_2803"/>
            </w:sdtPr>
            <w:sdtContent>
              <w:ins w:author="Anonymous" w:id="55" w:date="2026-09-24T05:26:08Z">
                <w:sdt>
                  <w:sdtPr>
                    <w:id w:val="1215357380"/>
                    <w:tag w:val="goog_rdk_2804"/>
                  </w:sdtPr>
                  <w:sdtContent>
                    <w:del w:author="Anonymous" w:id="17" w:date="2026-09-24T05:24:15Z"/>
                  </w:sdtContent>
                </w:sdt>
              </w:ins>
              <w:sdt>
                <w:sdtPr>
                  <w:id w:val="1387733235"/>
                  <w:tag w:val="goog_rdk_2805"/>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xhsv0iohndsb" w:id="142"/>
                  <w:bookmarkEnd w:id="142"/>
                </w:del>
              </w:ins>
            </w:sdtContent>
          </w:sdt>
        </w:p>
      </w:sdtContent>
    </w:sdt>
    <w:sdt>
      <w:sdtPr>
        <w:id w:val="1207097585"/>
        <w:tag w:val="goog_rdk_2810"/>
      </w:sdtPr>
      <w:sdtContent>
        <w:p w:rsidR="00000000" w:rsidDel="00000000" w:rsidP="00000000" w:rsidRDefault="00000000" w:rsidRPr="00000000" w14:paraId="00000251">
          <w:pPr>
            <w:pStyle w:val="Heading1"/>
            <w:spacing w:after="240" w:before="240" w:line="240" w:lineRule="auto"/>
            <w:ind w:left="720" w:firstLine="0"/>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175224388"/>
              <w:tag w:val="goog_rdk_2807"/>
            </w:sdtPr>
            <w:sdtContent>
              <w:ins w:author="Anonymous" w:id="55" w:date="2026-09-24T05:26:08Z">
                <w:sdt>
                  <w:sdtPr>
                    <w:id w:val="57102624"/>
                    <w:tag w:val="goog_rdk_2808"/>
                  </w:sdtPr>
                  <w:sdtContent>
                    <w:del w:author="Anonymous" w:id="17" w:date="2026-09-24T05:24:15Z"/>
                  </w:sdtContent>
                </w:sdt>
              </w:ins>
              <w:sdt>
                <w:sdtPr>
                  <w:id w:val="-192928207"/>
                  <w:tag w:val="goog_rdk_2809"/>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2i8sfpt9oe" w:id="143"/>
                  <w:bookmarkEnd w:id="143"/>
                </w:del>
              </w:ins>
            </w:sdtContent>
          </w:sdt>
        </w:p>
      </w:sdtContent>
    </w:sdt>
    <w:sdt>
      <w:sdtPr>
        <w:id w:val="326480024"/>
        <w:tag w:val="goog_rdk_2814"/>
      </w:sdtPr>
      <w:sdtContent>
        <w:p w:rsidR="00000000" w:rsidDel="00000000" w:rsidP="00000000" w:rsidRDefault="00000000" w:rsidRPr="00000000" w14:paraId="00000252">
          <w:pPr>
            <w:pStyle w:val="Heading1"/>
            <w:spacing w:after="240" w:before="240" w:line="240" w:lineRule="auto"/>
            <w:ind w:left="720" w:firstLine="0"/>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2112981439"/>
              <w:tag w:val="goog_rdk_2811"/>
            </w:sdtPr>
            <w:sdtContent>
              <w:ins w:author="Anonymous" w:id="55" w:date="2026-09-24T05:26:08Z">
                <w:sdt>
                  <w:sdtPr>
                    <w:id w:val="-1229364448"/>
                    <w:tag w:val="goog_rdk_2812"/>
                  </w:sdtPr>
                  <w:sdtContent>
                    <w:del w:author="Anonymous" w:id="17" w:date="2026-09-24T05:24:15Z"/>
                  </w:sdtContent>
                </w:sdt>
              </w:ins>
              <w:sdt>
                <w:sdtPr>
                  <w:id w:val="-1818334689"/>
                  <w:tag w:val="goog_rdk_2813"/>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yqwt284vfsxi" w:id="144"/>
                  <w:bookmarkEnd w:id="144"/>
                </w:del>
              </w:ins>
            </w:sdtContent>
          </w:sdt>
        </w:p>
      </w:sdtContent>
    </w:sdt>
    <w:sdt>
      <w:sdtPr>
        <w:id w:val="-133374838"/>
        <w:tag w:val="goog_rdk_2818"/>
      </w:sdtPr>
      <w:sdtContent>
        <w:p w:rsidR="00000000" w:rsidDel="00000000" w:rsidP="00000000" w:rsidRDefault="00000000" w:rsidRPr="00000000" w14:paraId="00000253">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841498120"/>
              <w:tag w:val="goog_rdk_2815"/>
            </w:sdtPr>
            <w:sdtContent>
              <w:ins w:author="Anonymous" w:id="55" w:date="2026-09-24T05:26:08Z">
                <w:sdt>
                  <w:sdtPr>
                    <w:id w:val="-429817286"/>
                    <w:tag w:val="goog_rdk_2816"/>
                  </w:sdtPr>
                  <w:sdtContent>
                    <w:del w:author="Anonymous" w:id="17" w:date="2026-09-24T05:24:15Z"/>
                  </w:sdtContent>
                </w:sdt>
              </w:ins>
              <w:sdt>
                <w:sdtPr>
                  <w:id w:val="-1746476884"/>
                  <w:tag w:val="goog_rdk_2817"/>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del>
                  </w:ins>
                </w:sdtContent>
              </w:sdt>
              <w:ins w:author="Anonymous" w:id="55" w:date="2026-09-24T05:26:08Z">
                <w:del w:author="Anonymous" w:id="17" w:date="2026-09-24T05:24:15Z">
                  <w:bookmarkStart w:colFirst="0" w:colLast="0" w:name="_heading=h.e7h1mijjw30l" w:id="145"/>
                  <w:bookmarkEnd w:id="145"/>
                </w:del>
              </w:ins>
            </w:sdtContent>
          </w:sdt>
        </w:p>
      </w:sdtContent>
    </w:sdt>
    <w:sdt>
      <w:sdtPr>
        <w:id w:val="-1547953243"/>
        <w:tag w:val="goog_rdk_2822"/>
      </w:sdtPr>
      <w:sdtContent>
        <w:p w:rsidR="00000000" w:rsidDel="00000000" w:rsidP="00000000" w:rsidRDefault="00000000" w:rsidRPr="00000000" w14:paraId="00000254">
          <w:pPr>
            <w:pStyle w:val="Heading1"/>
            <w:numPr>
              <w:ilvl w:val="0"/>
              <w:numId w:val="34"/>
            </w:numPr>
            <w:spacing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794732482"/>
              <w:tag w:val="goog_rdk_2819"/>
            </w:sdtPr>
            <w:sdtContent>
              <w:ins w:author="Anonymous" w:id="55" w:date="2026-09-24T05:26:08Z">
                <w:sdt>
                  <w:sdtPr>
                    <w:id w:val="1115035791"/>
                    <w:tag w:val="goog_rdk_2820"/>
                  </w:sdtPr>
                  <w:sdtContent>
                    <w:del w:author="Anonymous" w:id="17" w:date="2026-09-24T05:24:15Z"/>
                  </w:sdtContent>
                </w:sdt>
              </w:ins>
              <w:sdt>
                <w:sdtPr>
                  <w:id w:val="1611474707"/>
                  <w:tag w:val="goog_rdk_2821"/>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1.3: Validate Gemini API connectivity</w:delText>
                        <w:br w:type="textWrapping"/>
                      </w:r>
                    </w:del>
                  </w:ins>
                </w:sdtContent>
              </w:sdt>
              <w:ins w:author="Anonymous" w:id="55" w:date="2026-09-24T05:26:08Z">
                <w:del w:author="Anonymous" w:id="17" w:date="2026-09-24T05:24:15Z">
                  <w:bookmarkStart w:colFirst="0" w:colLast="0" w:name="_heading=h.tghwab26rnhe" w:id="146"/>
                  <w:bookmarkEnd w:id="146"/>
                </w:del>
              </w:ins>
            </w:sdtContent>
          </w:sdt>
        </w:p>
      </w:sdtContent>
    </w:sdt>
    <w:sdt>
      <w:sdtPr>
        <w:id w:val="396078895"/>
        <w:tag w:val="goog_rdk_2826"/>
      </w:sdtPr>
      <w:sdtContent>
        <w:p w:rsidR="00000000" w:rsidDel="00000000" w:rsidP="00000000" w:rsidRDefault="00000000" w:rsidRPr="00000000" w14:paraId="00000255">
          <w:pPr>
            <w:pStyle w:val="Heading1"/>
            <w:numPr>
              <w:ilvl w:val="1"/>
              <w:numId w:val="34"/>
            </w:numPr>
            <w:spacing w:after="240" w:lin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858282691"/>
              <w:tag w:val="goog_rdk_2823"/>
            </w:sdtPr>
            <w:sdtContent>
              <w:ins w:author="Anonymous" w:id="55" w:date="2026-09-24T05:26:08Z">
                <w:sdt>
                  <w:sdtPr>
                    <w:id w:val="1151129605"/>
                    <w:tag w:val="goog_rdk_2824"/>
                  </w:sdtPr>
                  <w:sdtContent>
                    <w:del w:author="Anonymous" w:id="17" w:date="2026-09-24T05:24:15Z"/>
                  </w:sdtContent>
                </w:sdt>
              </w:ins>
              <w:sdt>
                <w:sdtPr>
                  <w:id w:val="924753050"/>
                  <w:tag w:val="goog_rdk_2825"/>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Make a sample prompt call using Python to confirm integration.</w:delText>
                      </w:r>
                    </w:del>
                  </w:ins>
                </w:sdtContent>
              </w:sdt>
              <w:ins w:author="Anonymous" w:id="55" w:date="2026-09-24T05:26:08Z">
                <w:del w:author="Anonymous" w:id="17" w:date="2026-09-24T05:24:15Z">
                  <w:bookmarkStart w:colFirst="0" w:colLast="0" w:name="_heading=h.71i8p1tp6d7j" w:id="147"/>
                  <w:bookmarkEnd w:id="147"/>
                </w:del>
              </w:ins>
            </w:sdtContent>
          </w:sdt>
        </w:p>
      </w:sdtContent>
    </w:sdt>
    <w:sdt>
      <w:sdtPr>
        <w:id w:val="540940655"/>
        <w:tag w:val="goog_rdk_2830"/>
      </w:sdtPr>
      <w:sdtContent>
        <w:p w:rsidR="00000000" w:rsidDel="00000000" w:rsidP="00000000" w:rsidRDefault="00000000" w:rsidRPr="00000000" w14:paraId="00000256">
          <w:pPr>
            <w:pStyle w:val="Heading1"/>
            <w:spacing w:after="240" w:before="240" w:line="240" w:lineRule="auto"/>
            <w:ind w:left="144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797537017"/>
              <w:tag w:val="goog_rdk_2827"/>
            </w:sdtPr>
            <w:sdtContent>
              <w:ins w:author="Anonymous" w:id="55" w:date="2026-09-24T05:26:08Z">
                <w:sdt>
                  <w:sdtPr>
                    <w:id w:val="-1125206771"/>
                    <w:tag w:val="goog_rdk_2828"/>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1562100"/>
                            <wp:effectExtent b="0" l="0" r="0" t="0"/>
                            <wp:docPr id="249"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213475" cy="1562100"/>
                                    </a:xfrm>
                                    <a:prstGeom prst="rect"/>
                                    <a:ln/>
                                  </pic:spPr>
                                </pic:pic>
                              </a:graphicData>
                            </a:graphic>
                          </wp:inline>
                        </w:drawing>
                      </w:r>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2260600"/>
                            <wp:effectExtent b="0" l="0" r="0" t="0"/>
                            <wp:docPr id="173"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213475" cy="2260600"/>
                                    </a:xfrm>
                                    <a:prstGeom prst="rect"/>
                                    <a:ln/>
                                  </pic:spPr>
                                </pic:pic>
                              </a:graphicData>
                            </a:graphic>
                          </wp:inline>
                        </w:drawing>
                      </w:r>
                    </w:del>
                  </w:sdtContent>
                </w:sdt>
              </w:ins>
              <w:sdt>
                <w:sdtPr>
                  <w:id w:val="-26506634"/>
                  <w:tag w:val="goog_rdk_2829"/>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del>
                  </w:ins>
                </w:sdtContent>
              </w:sdt>
              <w:ins w:author="Anonymous" w:id="55" w:date="2026-09-24T05:26:08Z">
                <w:del w:author="Anonymous" w:id="17" w:date="2026-09-24T05:24:15Z">
                  <w:bookmarkStart w:colFirst="0" w:colLast="0" w:name="_heading=h.sja2sap1hhu1" w:id="148"/>
                  <w:bookmarkEnd w:id="148"/>
                </w:del>
              </w:ins>
            </w:sdtContent>
          </w:sdt>
        </w:p>
      </w:sdtContent>
    </w:sdt>
    <w:sdt>
      <w:sdtPr>
        <w:id w:val="-888743044"/>
        <w:tag w:val="goog_rdk_2835"/>
      </w:sdtPr>
      <w:sdtContent>
        <w:p w:rsidR="00000000" w:rsidDel="00000000" w:rsidP="00000000" w:rsidRDefault="00000000" w:rsidRPr="00000000" w14:paraId="00000257">
          <w:pPr>
            <w:pStyle w:val="Heading1"/>
            <w:numPr>
              <w:ilvl w:val="1"/>
              <w:numId w:val="34"/>
            </w:numPr>
            <w:spacing w:after="240" w:before="240" w:lin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12797612"/>
              <w:tag w:val="goog_rdk_2831"/>
            </w:sdtPr>
            <w:sdtContent>
              <w:ins w:author="Anonymous" w:id="55" w:date="2026-09-24T05:26:08Z">
                <w:sdt>
                  <w:sdtPr>
                    <w:id w:val="388180448"/>
                    <w:tag w:val="goog_rdk_2832"/>
                  </w:sdtPr>
                  <w:sdtContent>
                    <w:del w:author="Anonymous" w:id="17" w:date="2026-09-24T05:24:15Z"/>
                  </w:sdtContent>
                </w:sdt>
              </w:ins>
              <w:sdt>
                <w:sdtPr>
                  <w:id w:val="-850015432"/>
                  <w:tag w:val="goog_rdk_2833"/>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Test both text-only and image + text prompts to ensure multimodal compatibility.</w:delText>
                        <w:br w:type="textWrapping"/>
                      </w:r>
                    </w:del>
                  </w:ins>
                </w:sdtContent>
              </w:sdt>
              <w:ins w:author="Anonymous" w:id="55" w:date="2026-09-24T05:26:08Z">
                <w:del w:author="Anonymous" w:id="17" w:date="2026-09-24T05:24:15Z">
                  <w:bookmarkStart w:colFirst="0" w:colLast="0" w:name="_heading=h.ga4pf6s34xr1" w:id="149"/>
                  <w:bookmarkEnd w:id="149"/>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2806700"/>
                        <wp:effectExtent b="0" l="0" r="0" t="0"/>
                        <wp:docPr id="245"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5213475" cy="2806700"/>
                                </a:xfrm>
                                <a:prstGeom prst="rect"/>
                                <a:ln/>
                              </pic:spPr>
                            </pic:pic>
                          </a:graphicData>
                        </a:graphic>
                      </wp:inline>
                    </w:drawing>
                  </w:r>
                  <w:sdt>
                    <w:sdtPr>
                      <w:id w:val="-448627565"/>
                      <w:tag w:val="goog_rdk_2834"/>
                    </w:sdtPr>
                    <w:sdtContent>
                      <w:r w:rsidDel="00000000" w:rsidR="00000000" w:rsidRPr="00000000">
                        <w:rPr>
                          <w:rtl w:val="0"/>
                        </w:rPr>
                      </w:r>
                    </w:sdtContent>
                  </w:sdt>
                </w:del>
              </w:ins>
            </w:sdtContent>
          </w:sdt>
        </w:p>
      </w:sdtContent>
    </w:sdt>
    <w:sdt>
      <w:sdtPr>
        <w:id w:val="134302088"/>
        <w:tag w:val="goog_rdk_2839"/>
      </w:sdtPr>
      <w:sdtContent>
        <w:p w:rsidR="00000000" w:rsidDel="00000000" w:rsidP="00000000" w:rsidRDefault="00000000" w:rsidRPr="00000000" w14:paraId="00000258">
          <w:pPr>
            <w:pStyle w:val="Heading1"/>
            <w:spacing w:after="280" w:before="280" w:line="240" w:lineRule="auto"/>
            <w:ind w:left="360" w:firstLine="0"/>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160542411"/>
              <w:tag w:val="goog_rdk_2836"/>
            </w:sdtPr>
            <w:sdtContent>
              <w:ins w:author="Anonymous" w:id="55" w:date="2026-09-24T05:26:08Z">
                <w:sdt>
                  <w:sdtPr>
                    <w:id w:val="-1230987696"/>
                    <w:tag w:val="goog_rdk_2837"/>
                  </w:sdtPr>
                  <w:sdtContent>
                    <w:del w:author="Anonymous" w:id="17" w:date="2026-09-24T05:24:15Z"/>
                  </w:sdtContent>
                </w:sdt>
              </w:ins>
              <w:sdt>
                <w:sdtPr>
                  <w:id w:val="-1914176022"/>
                  <w:tag w:val="goog_rdk_283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u9hpdq4mr2qa" w:id="150"/>
                  <w:bookmarkEnd w:id="150"/>
                </w:del>
              </w:ins>
            </w:sdtContent>
          </w:sdt>
        </w:p>
      </w:sdtContent>
    </w:sdt>
    <w:sdt>
      <w:sdtPr>
        <w:id w:val="-1110178241"/>
        <w:tag w:val="goog_rdk_2843"/>
      </w:sdtPr>
      <w:sdtContent>
        <w:p w:rsidR="00000000" w:rsidDel="00000000" w:rsidP="00000000" w:rsidRDefault="00000000" w:rsidRPr="00000000" w14:paraId="00000259">
          <w:pPr>
            <w:pStyle w:val="Heading1"/>
            <w:numPr>
              <w:ilvl w:val="0"/>
              <w:numId w:val="2"/>
            </w:numPr>
            <w:spacing w:after="280" w:before="28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232247752"/>
              <w:tag w:val="goog_rdk_2840"/>
            </w:sdtPr>
            <w:sdtContent>
              <w:ins w:author="Anonymous" w:id="55" w:date="2026-09-24T05:26:08Z">
                <w:sdt>
                  <w:sdtPr>
                    <w:id w:val="-338850239"/>
                    <w:tag w:val="goog_rdk_2841"/>
                  </w:sdtPr>
                  <w:sdtContent>
                    <w:del w:author="Anonymous" w:id="17" w:date="2026-09-24T05:24:15Z"/>
                  </w:sdtContent>
                </w:sdt>
              </w:ins>
              <w:sdt>
                <w:sdtPr>
                  <w:id w:val="-96969413"/>
                  <w:tag w:val="goog_rdk_284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Set Google cloud access</w:delText>
                      </w:r>
                    </w:del>
                  </w:ins>
                </w:sdtContent>
              </w:sdt>
              <w:ins w:author="Anonymous" w:id="55" w:date="2026-09-24T05:26:08Z">
                <w:del w:author="Anonymous" w:id="17" w:date="2026-09-24T05:24:15Z">
                  <w:bookmarkStart w:colFirst="0" w:colLast="0" w:name="_heading=h.vf65kn7gb7si" w:id="151"/>
                  <w:bookmarkEnd w:id="151"/>
                </w:del>
              </w:ins>
            </w:sdtContent>
          </w:sdt>
        </w:p>
      </w:sdtContent>
    </w:sdt>
    <w:sdt>
      <w:sdtPr>
        <w:id w:val="-947872778"/>
        <w:tag w:val="goog_rdk_2847"/>
      </w:sdtPr>
      <w:sdtContent>
        <w:p w:rsidR="00000000" w:rsidDel="00000000" w:rsidP="00000000" w:rsidRDefault="00000000" w:rsidRPr="00000000" w14:paraId="0000025A">
          <w:pPr>
            <w:pStyle w:val="Heading1"/>
            <w:numPr>
              <w:ilvl w:val="0"/>
              <w:numId w:val="2"/>
            </w:numPr>
            <w:spacing w:after="280" w:before="28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830304998"/>
              <w:tag w:val="goog_rdk_2844"/>
            </w:sdtPr>
            <w:sdtContent>
              <w:ins w:author="Anonymous" w:id="55" w:date="2026-09-24T05:26:08Z">
                <w:sdt>
                  <w:sdtPr>
                    <w:id w:val="1628347441"/>
                    <w:tag w:val="goog_rdk_2845"/>
                  </w:sdtPr>
                  <w:sdtContent>
                    <w:del w:author="Anonymous" w:id="17" w:date="2026-09-24T05:24:15Z"/>
                  </w:sdtContent>
                </w:sdt>
              </w:ins>
              <w:sdt>
                <w:sdtPr>
                  <w:id w:val="-327775914"/>
                  <w:tag w:val="goog_rdk_284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Gemini API configure</w:delText>
                      </w:r>
                    </w:del>
                  </w:ins>
                </w:sdtContent>
              </w:sdt>
              <w:ins w:author="Anonymous" w:id="55" w:date="2026-09-24T05:26:08Z">
                <w:del w:author="Anonymous" w:id="17" w:date="2026-09-24T05:24:15Z">
                  <w:bookmarkStart w:colFirst="0" w:colLast="0" w:name="_heading=h.8velmb5ff020" w:id="152"/>
                  <w:bookmarkEnd w:id="152"/>
                </w:del>
              </w:ins>
            </w:sdtContent>
          </w:sdt>
        </w:p>
      </w:sdtContent>
    </w:sdt>
    <w:sdt>
      <w:sdtPr>
        <w:id w:val="846199903"/>
        <w:tag w:val="goog_rdk_2851"/>
      </w:sdtPr>
      <w:sdtContent>
        <w:p w:rsidR="00000000" w:rsidDel="00000000" w:rsidP="00000000" w:rsidRDefault="00000000" w:rsidRPr="00000000" w14:paraId="0000025B">
          <w:pPr>
            <w:pStyle w:val="Heading1"/>
            <w:numPr>
              <w:ilvl w:val="0"/>
              <w:numId w:val="2"/>
            </w:numPr>
            <w:spacing w:after="280" w:before="28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2097525578"/>
              <w:tag w:val="goog_rdk_2848"/>
            </w:sdtPr>
            <w:sdtContent>
              <w:ins w:author="Anonymous" w:id="55" w:date="2026-09-24T05:26:08Z">
                <w:sdt>
                  <w:sdtPr>
                    <w:id w:val="-778168601"/>
                    <w:tag w:val="goog_rdk_2849"/>
                  </w:sdtPr>
                  <w:sdtContent>
                    <w:del w:author="Anonymous" w:id="17" w:date="2026-09-24T05:24:15Z"/>
                  </w:sdtContent>
                </w:sdt>
              </w:ins>
              <w:sdt>
                <w:sdtPr>
                  <w:id w:val="385359394"/>
                  <w:tag w:val="goog_rdk_285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Create API key</w:delText>
                      </w:r>
                    </w:del>
                  </w:ins>
                </w:sdtContent>
              </w:sdt>
              <w:ins w:author="Anonymous" w:id="55" w:date="2026-09-24T05:26:08Z">
                <w:del w:author="Anonymous" w:id="17" w:date="2026-09-24T05:24:15Z">
                  <w:bookmarkStart w:colFirst="0" w:colLast="0" w:name="_heading=h.b0h54dgydx7r" w:id="153"/>
                  <w:bookmarkEnd w:id="153"/>
                </w:del>
              </w:ins>
            </w:sdtContent>
          </w:sdt>
        </w:p>
      </w:sdtContent>
    </w:sdt>
    <w:sdt>
      <w:sdtPr>
        <w:id w:val="-417087276"/>
        <w:tag w:val="goog_rdk_2855"/>
      </w:sdtPr>
      <w:sdtContent>
        <w:p w:rsidR="00000000" w:rsidDel="00000000" w:rsidP="00000000" w:rsidRDefault="00000000" w:rsidRPr="00000000" w14:paraId="0000025C">
          <w:pPr>
            <w:pStyle w:val="Heading1"/>
            <w:numPr>
              <w:ilvl w:val="0"/>
              <w:numId w:val="2"/>
            </w:numPr>
            <w:spacing w:after="280" w:before="28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851849575"/>
              <w:tag w:val="goog_rdk_2852"/>
            </w:sdtPr>
            <w:sdtContent>
              <w:ins w:author="Anonymous" w:id="55" w:date="2026-09-24T05:26:08Z">
                <w:sdt>
                  <w:sdtPr>
                    <w:id w:val="-215953426"/>
                    <w:tag w:val="goog_rdk_2853"/>
                  </w:sdtPr>
                  <w:sdtContent>
                    <w:del w:author="Anonymous" w:id="17" w:date="2026-09-24T05:24:15Z"/>
                  </w:sdtContent>
                </w:sdt>
              </w:ins>
              <w:sdt>
                <w:sdtPr>
                  <w:id w:val="-2115489810"/>
                  <w:tag w:val="goog_rdk_285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Using API key in python we send sample to gemini</w:delText>
                      </w:r>
                    </w:del>
                  </w:ins>
                </w:sdtContent>
              </w:sdt>
              <w:ins w:author="Anonymous" w:id="55" w:date="2026-09-24T05:26:08Z">
                <w:del w:author="Anonymous" w:id="17" w:date="2026-09-24T05:24:15Z">
                  <w:bookmarkStart w:colFirst="0" w:colLast="0" w:name="_heading=h.82f2bqbjqqdi" w:id="154"/>
                  <w:bookmarkEnd w:id="154"/>
                </w:del>
              </w:ins>
            </w:sdtContent>
          </w:sdt>
        </w:p>
      </w:sdtContent>
    </w:sdt>
    <w:sdt>
      <w:sdtPr>
        <w:id w:val="-1476315198"/>
        <w:tag w:val="goog_rdk_2859"/>
      </w:sdtPr>
      <w:sdtContent>
        <w:p w:rsidR="00000000" w:rsidDel="00000000" w:rsidP="00000000" w:rsidRDefault="00000000" w:rsidRPr="00000000" w14:paraId="0000025D">
          <w:pPr>
            <w:pStyle w:val="Heading1"/>
            <w:numPr>
              <w:ilvl w:val="0"/>
              <w:numId w:val="2"/>
            </w:numPr>
            <w:spacing w:after="280" w:before="28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859090376"/>
              <w:tag w:val="goog_rdk_2856"/>
            </w:sdtPr>
            <w:sdtContent>
              <w:ins w:author="Anonymous" w:id="55" w:date="2026-09-24T05:26:08Z">
                <w:sdt>
                  <w:sdtPr>
                    <w:id w:val="-782790076"/>
                    <w:tag w:val="goog_rdk_2857"/>
                  </w:sdtPr>
                  <w:sdtContent>
                    <w:del w:author="Anonymous" w:id="17" w:date="2026-09-24T05:24:15Z"/>
                  </w:sdtContent>
                </w:sdt>
              </w:ins>
              <w:sdt>
                <w:sdtPr>
                  <w:id w:val="-364090570"/>
                  <w:tag w:val="goog_rdk_285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Test text,images </w:delText>
                      </w:r>
                    </w:del>
                  </w:ins>
                </w:sdtContent>
              </w:sdt>
              <w:ins w:author="Anonymous" w:id="55" w:date="2026-09-24T05:26:08Z">
                <w:del w:author="Anonymous" w:id="17" w:date="2026-09-24T05:24:15Z">
                  <w:bookmarkStart w:colFirst="0" w:colLast="0" w:name="_heading=h.b0wwwgov02f1" w:id="155"/>
                  <w:bookmarkEnd w:id="155"/>
                </w:del>
              </w:ins>
            </w:sdtContent>
          </w:sdt>
        </w:p>
      </w:sdtContent>
    </w:sdt>
    <w:sdt>
      <w:sdtPr>
        <w:id w:val="-1600065906"/>
        <w:tag w:val="goog_rdk_2863"/>
      </w:sdtPr>
      <w:sdtContent>
        <w:p w:rsidR="00000000" w:rsidDel="00000000" w:rsidP="00000000" w:rsidRDefault="00000000" w:rsidRPr="00000000" w14:paraId="0000025E">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513123337"/>
              <w:tag w:val="goog_rdk_2860"/>
            </w:sdtPr>
            <w:sdtContent>
              <w:ins w:author="Anonymous" w:id="55" w:date="2026-09-24T05:26:08Z">
                <w:sdt>
                  <w:sdtPr>
                    <w:id w:val="-1475276972"/>
                    <w:tag w:val="goog_rdk_2861"/>
                  </w:sdtPr>
                  <w:sdtContent>
                    <w:del w:author="Anonymous" w:id="17" w:date="2026-09-24T05:24:15Z"/>
                  </w:sdtContent>
                </w:sdt>
              </w:ins>
              <w:sdt>
                <w:sdtPr>
                  <w:id w:val="1173327124"/>
                  <w:tag w:val="goog_rdk_286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Api key-Authendication needed for gemini ai to access the application. do not make it public in github..env file-has configuration and sensitive value.</w:delText>
                      </w:r>
                    </w:del>
                  </w:ins>
                </w:sdtContent>
              </w:sdt>
              <w:ins w:author="Anonymous" w:id="55" w:date="2026-09-24T05:26:08Z">
                <w:del w:author="Anonymous" w:id="17" w:date="2026-09-24T05:24:15Z">
                  <w:bookmarkStart w:colFirst="0" w:colLast="0" w:name="_heading=h.6g2buma75ogx" w:id="156"/>
                  <w:bookmarkEnd w:id="156"/>
                </w:del>
              </w:ins>
            </w:sdtContent>
          </w:sdt>
        </w:p>
      </w:sdtContent>
    </w:sdt>
    <w:sdt>
      <w:sdtPr>
        <w:id w:val="-3301267"/>
        <w:tag w:val="goog_rdk_2867"/>
      </w:sdtPr>
      <w:sdtContent>
        <w:p w:rsidR="00000000" w:rsidDel="00000000" w:rsidP="00000000" w:rsidRDefault="00000000" w:rsidRPr="00000000" w14:paraId="0000025F">
          <w:pPr>
            <w:pStyle w:val="Heading1"/>
            <w:spacing w:after="280" w:before="280" w:line="240" w:lineRule="auto"/>
            <w:jc w:val="center"/>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17608741"/>
              <w:tag w:val="goog_rdk_2864"/>
            </w:sdtPr>
            <w:sdtContent>
              <w:ins w:author="Anonymous" w:id="55" w:date="2026-09-24T05:26:08Z">
                <w:sdt>
                  <w:sdtPr>
                    <w:id w:val="1111861083"/>
                    <w:tag w:val="goog_rdk_2865"/>
                  </w:sdtPr>
                  <w:sdtContent>
                    <w:del w:author="Anonymous" w:id="17" w:date="2026-09-24T05:24:15Z"/>
                  </w:sdtContent>
                </w:sdt>
              </w:ins>
              <w:sdt>
                <w:sdtPr>
                  <w:id w:val="-534345676"/>
                  <w:tag w:val="goog_rdk_2866"/>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kpzm83e9llp0" w:id="157"/>
                  <w:bookmarkEnd w:id="157"/>
                </w:del>
              </w:ins>
            </w:sdtContent>
          </w:sdt>
        </w:p>
      </w:sdtContent>
    </w:sdt>
    <w:sdt>
      <w:sdtPr>
        <w:id w:val="2116662890"/>
        <w:tag w:val="goog_rdk_2871"/>
      </w:sdtPr>
      <w:sdtContent>
        <w:p w:rsidR="00000000" w:rsidDel="00000000" w:rsidP="00000000" w:rsidRDefault="00000000" w:rsidRPr="00000000" w14:paraId="00000260">
          <w:pPr>
            <w:pStyle w:val="Heading1"/>
            <w:spacing w:after="280" w:before="280" w:line="240" w:lineRule="auto"/>
            <w:jc w:val="center"/>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657228913"/>
              <w:tag w:val="goog_rdk_2868"/>
            </w:sdtPr>
            <w:sdtContent>
              <w:ins w:author="Anonymous" w:id="55" w:date="2026-09-24T05:26:08Z">
                <w:sdt>
                  <w:sdtPr>
                    <w:id w:val="2026552896"/>
                    <w:tag w:val="goog_rdk_2869"/>
                  </w:sdtPr>
                  <w:sdtContent>
                    <w:del w:author="Anonymous" w:id="17" w:date="2026-09-24T05:24:15Z"/>
                  </w:sdtContent>
                </w:sdt>
              </w:ins>
              <w:sdt>
                <w:sdtPr>
                  <w:id w:val="790878387"/>
                  <w:tag w:val="goog_rdk_2870"/>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xgldoudd8s6i" w:id="158"/>
                  <w:bookmarkEnd w:id="158"/>
                </w:del>
              </w:ins>
            </w:sdtContent>
          </w:sdt>
        </w:p>
      </w:sdtContent>
    </w:sdt>
    <w:sdt>
      <w:sdtPr>
        <w:id w:val="-2054502037"/>
        <w:tag w:val="goog_rdk_2875"/>
      </w:sdtPr>
      <w:sdtContent>
        <w:p w:rsidR="00000000" w:rsidDel="00000000" w:rsidP="00000000" w:rsidRDefault="00000000" w:rsidRPr="00000000" w14:paraId="00000261">
          <w:pPr>
            <w:pStyle w:val="Heading1"/>
            <w:spacing w:after="280" w:before="280" w:line="240" w:lineRule="auto"/>
            <w:jc w:val="center"/>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842275251"/>
              <w:tag w:val="goog_rdk_2872"/>
            </w:sdtPr>
            <w:sdtContent>
              <w:ins w:author="Anonymous" w:id="55" w:date="2026-09-24T05:26:08Z">
                <w:sdt>
                  <w:sdtPr>
                    <w:id w:val="458982589"/>
                    <w:tag w:val="goog_rdk_2873"/>
                  </w:sdtPr>
                  <w:sdtContent>
                    <w:del w:author="Anonymous" w:id="17" w:date="2026-09-24T05:24:15Z"/>
                  </w:sdtContent>
                </w:sdt>
              </w:ins>
              <w:sdt>
                <w:sdtPr>
                  <w:id w:val="-185148218"/>
                  <w:tag w:val="goog_rdk_287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ltwfybgpxvtv" w:id="159"/>
                  <w:bookmarkEnd w:id="159"/>
                </w:del>
              </w:ins>
            </w:sdtContent>
          </w:sdt>
        </w:p>
      </w:sdtContent>
    </w:sdt>
    <w:sdt>
      <w:sdtPr>
        <w:id w:val="-1749104204"/>
        <w:tag w:val="goog_rdk_2879"/>
      </w:sdtPr>
      <w:sdtContent>
        <w:p w:rsidR="00000000" w:rsidDel="00000000" w:rsidP="00000000" w:rsidRDefault="00000000" w:rsidRPr="00000000" w14:paraId="00000262">
          <w:pPr>
            <w:pStyle w:val="Heading1"/>
            <w:spacing w:after="280" w:before="28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227658441"/>
              <w:tag w:val="goog_rdk_2876"/>
            </w:sdtPr>
            <w:sdtContent>
              <w:ins w:author="Anonymous" w:id="55" w:date="2026-09-24T05:26:08Z">
                <w:sdt>
                  <w:sdtPr>
                    <w:id w:val="-2112789349"/>
                    <w:tag w:val="goog_rdk_2877"/>
                  </w:sdtPr>
                  <w:sdtContent>
                    <w:del w:author="Anonymous" w:id="17" w:date="2026-09-24T05:24:15Z"/>
                  </w:sdtContent>
                </w:sdt>
              </w:ins>
              <w:sdt>
                <w:sdtPr>
                  <w:id w:val="-1431619586"/>
                  <w:tag w:val="goog_rdk_287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aewpk4facc2b" w:id="160"/>
                  <w:bookmarkEnd w:id="160"/>
                </w:del>
              </w:ins>
            </w:sdtContent>
          </w:sdt>
        </w:p>
      </w:sdtContent>
    </w:sdt>
    <w:sdt>
      <w:sdtPr>
        <w:id w:val="-253837260"/>
        <w:tag w:val="goog_rdk_2883"/>
      </w:sdtPr>
      <w:sdtContent>
        <w:p w:rsidR="00000000" w:rsidDel="00000000" w:rsidP="00000000" w:rsidRDefault="00000000" w:rsidRPr="00000000" w14:paraId="00000263">
          <w:pPr>
            <w:spacing w:after="80" w:lineRule="auto"/>
            <w:jc w:val="both"/>
            <w:rPr>
              <w:ins w:author="Anonymous" w:id="55" w:date="2026-09-24T05:26:08Z"/>
              <w:del w:author="Anonymous" w:id="17" w:date="2026-09-24T05:24:15Z"/>
              <w:strike w:val="1"/>
              <w:u w:val="single"/>
              <w:rPrChange w:author="Sushanth G.k" w:id="3" w:date="2026-09-24T07:06:28Z">
                <w:rPr>
                  <w:rFonts w:ascii="Cambria" w:cs="Cambria" w:eastAsia="Cambria" w:hAnsi="Cambria"/>
                  <w:sz w:val="24"/>
                  <w:szCs w:val="24"/>
                </w:rPr>
              </w:rPrChange>
            </w:rPr>
          </w:pPr>
          <w:sdt>
            <w:sdtPr>
              <w:id w:val="-439597251"/>
              <w:tag w:val="goog_rdk_2880"/>
            </w:sdtPr>
            <w:sdtContent>
              <w:ins w:author="Anonymous" w:id="55" w:date="2026-09-24T05:26:08Z">
                <w:sdt>
                  <w:sdtPr>
                    <w:id w:val="-1911653211"/>
                    <w:tag w:val="goog_rdk_2881"/>
                  </w:sdtPr>
                  <w:sdtContent>
                    <w:del w:author="Anonymous" w:id="17" w:date="2026-09-24T05:24:15Z"/>
                  </w:sdtContent>
                </w:sdt>
              </w:ins>
              <w:sdt>
                <w:sdtPr>
                  <w:id w:val="-746681121"/>
                  <w:tag w:val="goog_rdk_2882"/>
                </w:sdtPr>
                <w:sdtContent>
                  <w:ins w:author="Anonymous" w:id="55" w:date="2026-09-24T05:26:08Z">
                    <w:del w:author="Anonymous" w:id="17" w:date="2026-09-24T05:24:15Z">
                      <w:r w:rsidDel="00000000" w:rsidR="00000000" w:rsidRPr="00000000">
                        <w:rPr>
                          <w:strike w:val="1"/>
                          <w:u w:val="single"/>
                          <w:rtl w:val="0"/>
                          <w:rPrChange w:author="Sushanth G.k" w:id="3" w:date="2026-09-24T07:06:28Z">
                            <w:rPr>
                              <w:rFonts w:ascii="Cambria" w:cs="Cambria" w:eastAsia="Cambria" w:hAnsi="Cambria"/>
                              <w:sz w:val="24"/>
                              <w:szCs w:val="24"/>
                            </w:rPr>
                          </w:rPrChange>
                        </w:rPr>
                        <w:delText xml:space="preserve">MILESTONE 2: Core Functionalities Development</w:delText>
                      </w:r>
                    </w:del>
                  </w:ins>
                </w:sdtContent>
              </w:sdt>
              <w:ins w:author="Anonymous" w:id="55" w:date="2026-09-24T05:26:08Z">
                <w:del w:author="Anonymous" w:id="17" w:date="2026-09-24T05:24:15Z"/>
              </w:ins>
            </w:sdtContent>
          </w:sdt>
        </w:p>
      </w:sdtContent>
    </w:sdt>
    <w:sdt>
      <w:sdtPr>
        <w:id w:val="2010075189"/>
        <w:tag w:val="goog_rdk_2887"/>
      </w:sdtPr>
      <w:sdtContent>
        <w:p w:rsidR="00000000" w:rsidDel="00000000" w:rsidP="00000000" w:rsidRDefault="00000000" w:rsidRPr="00000000" w14:paraId="00000264">
          <w:pPr>
            <w:pStyle w:val="Heading1"/>
            <w:spacing w:after="240" w:before="240" w:lineRule="auto"/>
            <w:jc w:val="both"/>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629900300"/>
              <w:tag w:val="goog_rdk_2884"/>
            </w:sdtPr>
            <w:sdtContent>
              <w:ins w:author="Anonymous" w:id="55" w:date="2026-09-24T05:26:08Z">
                <w:sdt>
                  <w:sdtPr>
                    <w:id w:val="-1135553598"/>
                    <w:tag w:val="goog_rdk_2885"/>
                  </w:sdtPr>
                  <w:sdtContent>
                    <w:del w:author="Anonymous" w:id="17" w:date="2026-09-24T05:24:15Z"/>
                  </w:sdtContent>
                </w:sdt>
              </w:ins>
              <w:sdt>
                <w:sdtPr>
                  <w:id w:val="839982917"/>
                  <w:tag w:val="goog_rdk_288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This milestone focuses on building the core backend intelligence of PocketSmart AI using the Flask framework and Google’s Gemini 1.5 Flash Pro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(gemini_utils.py) that handles prompt orchestration, budget formatting, domain segmentation, and image analysis for multimodal tasks.</w:delText>
                      </w:r>
                    </w:del>
                  </w:ins>
                </w:sdtContent>
              </w:sdt>
              <w:ins w:author="Anonymous" w:id="55" w:date="2026-09-24T05:26:08Z">
                <w:del w:author="Anonymous" w:id="17" w:date="2026-09-24T05:24:15Z">
                  <w:bookmarkStart w:colFirst="0" w:colLast="0" w:name="_heading=h.5g39wp3caytk" w:id="161"/>
                  <w:bookmarkEnd w:id="161"/>
                </w:del>
              </w:ins>
            </w:sdtContent>
          </w:sdt>
        </w:p>
      </w:sdtContent>
    </w:sdt>
    <w:sdt>
      <w:sdtPr>
        <w:id w:val="1364682795"/>
        <w:tag w:val="goog_rdk_2891"/>
      </w:sdtPr>
      <w:sdtContent>
        <w:p w:rsidR="00000000" w:rsidDel="00000000" w:rsidP="00000000" w:rsidRDefault="00000000" w:rsidRPr="00000000" w14:paraId="00000265">
          <w:pPr>
            <w:pStyle w:val="Heading1"/>
            <w:spacing w:after="280" w:before="28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762479632"/>
              <w:tag w:val="goog_rdk_2888"/>
            </w:sdtPr>
            <w:sdtContent>
              <w:ins w:author="Anonymous" w:id="55" w:date="2026-09-24T05:26:08Z">
                <w:sdt>
                  <w:sdtPr>
                    <w:id w:val="-2019216127"/>
                    <w:tag w:val="goog_rdk_2889"/>
                  </w:sdtPr>
                  <w:sdtContent>
                    <w:del w:author="Anonymous" w:id="17" w:date="2026-09-24T05:24:15Z"/>
                  </w:sdtContent>
                </w:sdt>
              </w:ins>
              <w:sdt>
                <w:sdtPr>
                  <w:id w:val="101720527"/>
                  <w:tag w:val="goog_rdk_289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File Explorer Structure</w:delText>
                      </w:r>
                    </w:del>
                  </w:ins>
                </w:sdtContent>
              </w:sdt>
              <w:ins w:author="Anonymous" w:id="55" w:date="2026-09-24T05:26:08Z">
                <w:del w:author="Anonymous" w:id="17" w:date="2026-09-24T05:24:15Z">
                  <w:bookmarkStart w:colFirst="0" w:colLast="0" w:name="_heading=h.1g7zayncyy3k" w:id="162"/>
                  <w:bookmarkEnd w:id="162"/>
                </w:del>
              </w:ins>
            </w:sdtContent>
          </w:sdt>
        </w:p>
      </w:sdtContent>
    </w:sdt>
    <w:sdt>
      <w:sdtPr>
        <w:id w:val="-1249260397"/>
        <w:tag w:val="goog_rdk_2895"/>
      </w:sdtPr>
      <w:sdtContent>
        <w:p w:rsidR="00000000" w:rsidDel="00000000" w:rsidP="00000000" w:rsidRDefault="00000000" w:rsidRPr="00000000" w14:paraId="00000266">
          <w:pPr>
            <w:pStyle w:val="Heading1"/>
            <w:spacing w:after="280" w:before="280" w:line="240" w:lineRule="auto"/>
            <w:jc w:val="center"/>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50873249"/>
              <w:tag w:val="goog_rdk_2892"/>
            </w:sdtPr>
            <w:sdtContent>
              <w:ins w:author="Anonymous" w:id="55" w:date="2026-09-24T05:26:08Z">
                <w:sdt>
                  <w:sdtPr>
                    <w:id w:val="79486016"/>
                    <w:tag w:val="goog_rdk_2893"/>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1671027" cy="5700638"/>
                            <wp:effectExtent b="0" l="0" r="0" t="0"/>
                            <wp:docPr id="27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1671027" cy="5700638"/>
                                    </a:xfrm>
                                    <a:prstGeom prst="rect"/>
                                    <a:ln/>
                                  </pic:spPr>
                                </pic:pic>
                              </a:graphicData>
                            </a:graphic>
                          </wp:inline>
                        </w:drawing>
                      </w:r>
                    </w:del>
                  </w:sdtContent>
                </w:sdt>
              </w:ins>
              <w:sdt>
                <w:sdtPr>
                  <w:id w:val="1449051088"/>
                  <w:tag w:val="goog_rdk_289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ef8tmwom7bfv" w:id="163"/>
                  <w:bookmarkEnd w:id="163"/>
                </w:del>
              </w:ins>
            </w:sdtContent>
          </w:sdt>
        </w:p>
      </w:sdtContent>
    </w:sdt>
    <w:sdt>
      <w:sdtPr>
        <w:id w:val="-2040632976"/>
        <w:tag w:val="goog_rdk_2899"/>
      </w:sdtPr>
      <w:sdtContent>
        <w:p w:rsidR="00000000" w:rsidDel="00000000" w:rsidP="00000000" w:rsidRDefault="00000000" w:rsidRPr="00000000" w14:paraId="00000267">
          <w:pPr>
            <w:pStyle w:val="Heading1"/>
            <w:spacing w:after="280" w:before="280" w:line="240" w:lineRule="auto"/>
            <w:jc w:val="center"/>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932595795"/>
              <w:tag w:val="goog_rdk_2896"/>
            </w:sdtPr>
            <w:sdtContent>
              <w:ins w:author="Anonymous" w:id="55" w:date="2026-09-24T05:26:08Z">
                <w:sdt>
                  <w:sdtPr>
                    <w:id w:val="-406756699"/>
                    <w:tag w:val="goog_rdk_2897"/>
                  </w:sdtPr>
                  <w:sdtContent>
                    <w:del w:author="Anonymous" w:id="17" w:date="2026-09-24T05:24:15Z"/>
                  </w:sdtContent>
                </w:sdt>
              </w:ins>
              <w:sdt>
                <w:sdtPr>
                  <w:id w:val="-965393277"/>
                  <w:tag w:val="goog_rdk_289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3xa4mihl71rl" w:id="164"/>
                  <w:bookmarkEnd w:id="164"/>
                </w:del>
              </w:ins>
            </w:sdtContent>
          </w:sdt>
        </w:p>
      </w:sdtContent>
    </w:sdt>
    <w:sdt>
      <w:sdtPr>
        <w:id w:val="260346867"/>
        <w:tag w:val="goog_rdk_2903"/>
      </w:sdtPr>
      <w:sdtContent>
        <w:p w:rsidR="00000000" w:rsidDel="00000000" w:rsidP="00000000" w:rsidRDefault="00000000" w:rsidRPr="00000000" w14:paraId="00000268">
          <w:pPr>
            <w:pStyle w:val="Heading1"/>
            <w:spacing w:after="280" w:before="28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337531263"/>
              <w:tag w:val="goog_rdk_2900"/>
            </w:sdtPr>
            <w:sdtContent>
              <w:ins w:author="Anonymous" w:id="55" w:date="2026-09-24T05:26:08Z">
                <w:sdt>
                  <w:sdtPr>
                    <w:id w:val="-341404814"/>
                    <w:tag w:val="goog_rdk_2901"/>
                  </w:sdtPr>
                  <w:sdtContent>
                    <w:del w:author="Anonymous" w:id="17" w:date="2026-09-24T05:24:15Z"/>
                  </w:sdtContent>
                </w:sdt>
              </w:ins>
              <w:sdt>
                <w:sdtPr>
                  <w:id w:val="-976511759"/>
                  <w:tag w:val="goog_rdk_290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2ugzp1brlnw5" w:id="165"/>
                  <w:bookmarkEnd w:id="165"/>
                </w:del>
              </w:ins>
            </w:sdtContent>
          </w:sdt>
        </w:p>
      </w:sdtContent>
    </w:sdt>
    <w:sdt>
      <w:sdtPr>
        <w:id w:val="137176971"/>
        <w:tag w:val="goog_rdk_2909"/>
      </w:sdtPr>
      <w:sdtContent>
        <w:p w:rsidR="00000000" w:rsidDel="00000000" w:rsidP="00000000" w:rsidRDefault="00000000" w:rsidRPr="00000000" w14:paraId="00000269">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304526573"/>
              <w:tag w:val="goog_rdk_2904"/>
            </w:sdtPr>
            <w:sdtContent>
              <w:ins w:author="Anonymous" w:id="55" w:date="2026-09-24T05:26:08Z">
                <w:sdt>
                  <w:sdtPr>
                    <w:id w:val="2066356286"/>
                    <w:tag w:val="goog_rdk_2905"/>
                  </w:sdtPr>
                  <w:sdtContent>
                    <w:del w:author="Anonymous" w:id="17" w:date="2026-09-24T05:24:15Z"/>
                  </w:sdtContent>
                </w:sdt>
              </w:ins>
              <w:sdt>
                <w:sdtPr>
                  <w:id w:val="-772831382"/>
                  <w:tag w:val="goog_rdk_290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2.1: Fast API </w:delText>
                      </w:r>
                    </w:del>
                  </w:ins>
                </w:sdtContent>
              </w:sdt>
              <w:ins w:author="Anonymous" w:id="55" w:date="2026-09-24T05:26:08Z">
                <w:del w:author="Anonymous" w:id="17" w:date="2026-09-24T05:24:15Z">
                  <w:bookmarkStart w:colFirst="0" w:colLast="0" w:name="_heading=h.8owaa6im3m75" w:id="166"/>
                  <w:bookmarkEnd w:id="166"/>
                  <w:sdt>
                    <w:sdtPr>
                      <w:id w:val="-1147904825"/>
                      <w:tag w:val="goog_rdk_2907"/>
                    </w:sdtPr>
                    <w:sdtContent>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Instilization</w:delText>
                      </w:r>
                    </w:sdtContent>
                  </w:sdt>
                  <w:sdt>
                    <w:sdtPr>
                      <w:id w:val="-298684513"/>
                      <w:tag w:val="goog_rdk_2908"/>
                    </w:sdtPr>
                    <w:sdtContent>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and import libraries</w:delText>
                      </w:r>
                    </w:sdtContent>
                  </w:sdt>
                </w:del>
              </w:ins>
            </w:sdtContent>
          </w:sdt>
        </w:p>
      </w:sdtContent>
    </w:sdt>
    <w:sdt>
      <w:sdtPr>
        <w:id w:val="1646043644"/>
        <w:tag w:val="goog_rdk_2913"/>
      </w:sdtPr>
      <w:sdtContent>
        <w:p w:rsidR="00000000" w:rsidDel="00000000" w:rsidP="00000000" w:rsidRDefault="00000000" w:rsidRPr="00000000" w14:paraId="0000026A">
          <w:pPr>
            <w:pStyle w:val="Heading1"/>
            <w:numPr>
              <w:ilvl w:val="0"/>
              <w:numId w:val="20"/>
            </w:numPr>
            <w:spacing w:after="280" w:before="28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751386727"/>
              <w:tag w:val="goog_rdk_2910"/>
            </w:sdtPr>
            <w:sdtContent>
              <w:ins w:author="Anonymous" w:id="55" w:date="2026-09-24T05:26:08Z">
                <w:sdt>
                  <w:sdtPr>
                    <w:id w:val="-25141526"/>
                    <w:tag w:val="goog_rdk_2911"/>
                  </w:sdtPr>
                  <w:sdtContent>
                    <w:del w:author="Anonymous" w:id="17" w:date="2026-09-24T05:24:15Z"/>
                  </w:sdtContent>
                </w:sdt>
              </w:ins>
              <w:sdt>
                <w:sdtPr>
                  <w:id w:val="-691435516"/>
                  <w:tag w:val="goog_rdk_291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Import all required libraries for the project</w:delText>
                      </w:r>
                    </w:del>
                  </w:ins>
                </w:sdtContent>
              </w:sdt>
              <w:ins w:author="Anonymous" w:id="55" w:date="2026-09-24T05:26:08Z">
                <w:del w:author="Anonymous" w:id="17" w:date="2026-09-24T05:24:15Z">
                  <w:bookmarkStart w:colFirst="0" w:colLast="0" w:name="_heading=h.krvsfvurs7al" w:id="167"/>
                  <w:bookmarkEnd w:id="167"/>
                </w:del>
              </w:ins>
            </w:sdtContent>
          </w:sdt>
        </w:p>
      </w:sdtContent>
    </w:sdt>
    <w:sdt>
      <w:sdtPr>
        <w:id w:val="-1246738516"/>
        <w:tag w:val="goog_rdk_2917"/>
      </w:sdtPr>
      <w:sdtContent>
        <w:p w:rsidR="00000000" w:rsidDel="00000000" w:rsidP="00000000" w:rsidRDefault="00000000" w:rsidRPr="00000000" w14:paraId="0000026B">
          <w:pPr>
            <w:pStyle w:val="Heading1"/>
            <w:numPr>
              <w:ilvl w:val="0"/>
              <w:numId w:val="20"/>
            </w:numPr>
            <w:spacing w:after="280" w:before="28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727381993"/>
              <w:tag w:val="goog_rdk_2914"/>
            </w:sdtPr>
            <w:sdtContent>
              <w:ins w:author="Anonymous" w:id="55" w:date="2026-09-24T05:26:08Z">
                <w:sdt>
                  <w:sdtPr>
                    <w:id w:val="-113608026"/>
                    <w:tag w:val="goog_rdk_2915"/>
                  </w:sdtPr>
                  <w:sdtContent>
                    <w:del w:author="Anonymous" w:id="17" w:date="2026-09-24T05:24:15Z"/>
                  </w:sdtContent>
                </w:sdt>
              </w:ins>
              <w:sdt>
                <w:sdtPr>
                  <w:id w:val="-1602251136"/>
                  <w:tag w:val="goog_rdk_2916"/>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5kr5fufav44b" w:id="168"/>
                  <w:bookmarkEnd w:id="168"/>
                </w:del>
              </w:ins>
            </w:sdtContent>
          </w:sdt>
        </w:p>
      </w:sdtContent>
    </w:sdt>
    <w:sdt>
      <w:sdtPr>
        <w:id w:val="758343986"/>
        <w:tag w:val="goog_rdk_2922"/>
      </w:sdtPr>
      <w:sdtContent>
        <w:p w:rsidR="00000000" w:rsidDel="00000000" w:rsidP="00000000" w:rsidRDefault="00000000" w:rsidRPr="00000000" w14:paraId="0000026C">
          <w:pPr>
            <w:pStyle w:val="Heading1"/>
            <w:spacing w:after="280" w:before="280" w:line="240" w:lineRule="auto"/>
            <w:ind w:left="-1417.3228346456694"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013033051"/>
              <w:tag w:val="goog_rdk_2918"/>
            </w:sdtPr>
            <w:sdtContent>
              <w:ins w:author="Anonymous" w:id="55" w:date="2026-09-24T05:26:08Z">
                <w:sdt>
                  <w:sdtPr>
                    <w:id w:val="-211700274"/>
                    <w:tag w:val="goog_rdk_2919"/>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355600"/>
                            <wp:effectExtent b="0" l="0" r="0" t="0"/>
                            <wp:docPr id="154" name="image6.png"/>
                            <a:graphic>
                              <a:graphicData uri="http://schemas.openxmlformats.org/drawingml/2006/picture">
                                <pic:pic>
                                  <pic:nvPicPr>
                                    <pic:cNvPr id="0" name="image6.png"/>
                                    <pic:cNvPicPr preferRelativeResize="0"/>
                                  </pic:nvPicPr>
                                  <pic:blipFill>
                                    <a:blip r:embed="rId20"/>
                                    <a:srcRect b="143407" l="-11296" r="11296" t="-53908"/>
                                    <a:stretch>
                                      <a:fillRect/>
                                    </a:stretch>
                                  </pic:blipFill>
                                  <pic:spPr>
                                    <a:xfrm>
                                      <a:off x="0" y="0"/>
                                      <a:ext cx="5213475" cy="355600"/>
                                    </a:xfrm>
                                    <a:prstGeom prst="rect"/>
                                    <a:ln/>
                                  </pic:spPr>
                                </pic:pic>
                              </a:graphicData>
                            </a:graphic>
                          </wp:inline>
                        </w:drawing>
                      </w:r>
                    </w:del>
                  </w:sdtContent>
                </w:sdt>
              </w:ins>
              <w:sdt>
                <w:sdtPr>
                  <w:id w:val="615765754"/>
                  <w:tag w:val="goog_rdk_292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w:delText>
                        <w:br w:type="textWrapping"/>
                      </w:r>
                    </w:del>
                  </w:ins>
                </w:sdtContent>
              </w:sdt>
              <w:ins w:author="Anonymous" w:id="55" w:date="2026-09-24T05:26:08Z">
                <w:del w:author="Anonymous" w:id="17" w:date="2026-09-24T05:24:15Z">
                  <w:bookmarkStart w:colFirst="0" w:colLast="0" w:name="_heading=h.cnodbb9eabjq" w:id="169"/>
                  <w:bookmarkEnd w:id="169"/>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2844800"/>
                        <wp:effectExtent b="0" l="0" r="0" t="0"/>
                        <wp:docPr id="153" name="image6.png"/>
                        <a:graphic>
                          <a:graphicData uri="http://schemas.openxmlformats.org/drawingml/2006/picture">
                            <pic:pic>
                              <pic:nvPicPr>
                                <pic:cNvPr id="0" name="image6.png"/>
                                <pic:cNvPicPr preferRelativeResize="0"/>
                              </pic:nvPicPr>
                              <pic:blipFill>
                                <a:blip r:embed="rId20"/>
                                <a:srcRect b="-3836" l="2800" r="5200" t="2625"/>
                                <a:stretch>
                                  <a:fillRect/>
                                </a:stretch>
                              </pic:blipFill>
                              <pic:spPr>
                                <a:xfrm>
                                  <a:off x="0" y="0"/>
                                  <a:ext cx="5213475" cy="2844800"/>
                                </a:xfrm>
                                <a:prstGeom prst="rect"/>
                                <a:ln/>
                              </pic:spPr>
                            </pic:pic>
                          </a:graphicData>
                        </a:graphic>
                      </wp:inline>
                    </w:drawing>
                  </w:r>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152400"/>
                        <wp:effectExtent b="0" l="0" r="0" t="0"/>
                        <wp:docPr id="149" name="image6.png"/>
                        <a:graphic>
                          <a:graphicData uri="http://schemas.openxmlformats.org/drawingml/2006/picture">
                            <pic:pic>
                              <pic:nvPicPr>
                                <pic:cNvPr id="0" name="image6.png"/>
                                <pic:cNvPicPr preferRelativeResize="0"/>
                              </pic:nvPicPr>
                              <pic:blipFill>
                                <a:blip r:embed="rId20"/>
                                <a:srcRect b="-3836" l="2800" r="5200" t="2625"/>
                                <a:stretch>
                                  <a:fillRect/>
                                </a:stretch>
                              </pic:blipFill>
                              <pic:spPr>
                                <a:xfrm>
                                  <a:off x="0" y="0"/>
                                  <a:ext cx="5213475" cy="152400"/>
                                </a:xfrm>
                                <a:prstGeom prst="rect"/>
                                <a:ln/>
                              </pic:spPr>
                            </pic:pic>
                          </a:graphicData>
                        </a:graphic>
                      </wp:inline>
                    </w:drawing>
                  </w:r>
                  <w:sdt>
                    <w:sdtPr>
                      <w:id w:val="1566775321"/>
                      <w:tag w:val="goog_rdk_2921"/>
                    </w:sdtPr>
                    <w:sdtContent>
                      <w:r w:rsidDel="00000000" w:rsidR="00000000" w:rsidRPr="00000000">
                        <w:rPr>
                          <w:rtl w:val="0"/>
                        </w:rPr>
                      </w:r>
                    </w:sdtContent>
                  </w:sdt>
                </w:del>
              </w:ins>
            </w:sdtContent>
          </w:sdt>
        </w:p>
      </w:sdtContent>
    </w:sdt>
    <w:sdt>
      <w:sdtPr>
        <w:id w:val="-1004385293"/>
        <w:tag w:val="goog_rdk_2926"/>
      </w:sdtPr>
      <w:sdtContent>
        <w:p w:rsidR="00000000" w:rsidDel="00000000" w:rsidP="00000000" w:rsidRDefault="00000000" w:rsidRPr="00000000" w14:paraId="0000026D">
          <w:pPr>
            <w:pStyle w:val="Heading1"/>
            <w:numPr>
              <w:ilvl w:val="0"/>
              <w:numId w:val="20"/>
            </w:numPr>
            <w:spacing w:after="280" w:before="28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472896334"/>
              <w:tag w:val="goog_rdk_2923"/>
            </w:sdtPr>
            <w:sdtContent>
              <w:ins w:author="Anonymous" w:id="55" w:date="2026-09-24T05:26:08Z">
                <w:sdt>
                  <w:sdtPr>
                    <w:id w:val="-509836227"/>
                    <w:tag w:val="goog_rdk_2924"/>
                  </w:sdtPr>
                  <w:sdtContent>
                    <w:del w:author="Anonymous" w:id="17" w:date="2026-09-24T05:24:15Z"/>
                  </w:sdtContent>
                </w:sdt>
              </w:ins>
              <w:sdt>
                <w:sdtPr>
                  <w:id w:val="-914042942"/>
                  <w:tag w:val="goog_rdk_2925"/>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Fast API  Initialization </w:delText>
                      </w:r>
                    </w:del>
                  </w:ins>
                </w:sdtContent>
              </w:sdt>
              <w:ins w:author="Anonymous" w:id="55" w:date="2026-09-24T05:26:08Z">
                <w:del w:author="Anonymous" w:id="17" w:date="2026-09-24T05:24:15Z">
                  <w:bookmarkStart w:colFirst="0" w:colLast="0" w:name="_heading=h.cwdisaopweyf" w:id="170"/>
                  <w:bookmarkEnd w:id="170"/>
                </w:del>
              </w:ins>
            </w:sdtContent>
          </w:sdt>
        </w:p>
      </w:sdtContent>
    </w:sdt>
    <w:sdt>
      <w:sdtPr>
        <w:id w:val="-1063605521"/>
        <w:tag w:val="goog_rdk_2931"/>
      </w:sdtPr>
      <w:sdtContent>
        <w:p w:rsidR="00000000" w:rsidDel="00000000" w:rsidP="00000000" w:rsidRDefault="00000000" w:rsidRPr="00000000" w14:paraId="0000026E">
          <w:pPr>
            <w:pStyle w:val="Heading1"/>
            <w:spacing w:after="280" w:before="28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85448324"/>
              <w:tag w:val="goog_rdk_2927"/>
            </w:sdtPr>
            <w:sdtContent>
              <w:ins w:author="Anonymous" w:id="55" w:date="2026-09-24T05:26:08Z">
                <w:sdt>
                  <w:sdtPr>
                    <w:id w:val="-1171412249"/>
                    <w:tag w:val="goog_rdk_2928"/>
                  </w:sdtPr>
                  <w:sdtContent>
                    <w:del w:author="Anonymous" w:id="17" w:date="2026-09-24T05:24:15Z"/>
                  </w:sdtContent>
                </w:sdt>
              </w:ins>
              <w:sdt>
                <w:sdtPr>
                  <w:id w:val="-1075276800"/>
                  <w:tag w:val="goog_rdk_2929"/>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w:delText>
                      </w:r>
                    </w:del>
                  </w:ins>
                </w:sdtContent>
              </w:sdt>
              <w:ins w:author="Anonymous" w:id="55" w:date="2026-09-24T05:26:08Z">
                <w:del w:author="Anonymous" w:id="17" w:date="2026-09-24T05:24:15Z">
                  <w:bookmarkStart w:colFirst="0" w:colLast="0" w:name="_heading=h.titcsgibbyx7" w:id="171"/>
                  <w:bookmarkEnd w:id="171"/>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181600" cy="1419225"/>
                        <wp:effectExtent b="0" l="0" r="0" t="0"/>
                        <wp:docPr id="20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181600" cy="1419225"/>
                                </a:xfrm>
                                <a:prstGeom prst="rect"/>
                                <a:ln/>
                              </pic:spPr>
                            </pic:pic>
                          </a:graphicData>
                        </a:graphic>
                      </wp:inline>
                    </w:drawing>
                  </w:r>
                  <w:sdt>
                    <w:sdtPr>
                      <w:id w:val="-1542384598"/>
                      <w:tag w:val="goog_rdk_2930"/>
                    </w:sdtPr>
                    <w:sdtContent>
                      <w:r w:rsidDel="00000000" w:rsidR="00000000" w:rsidRPr="00000000">
                        <w:rPr>
                          <w:rtl w:val="0"/>
                        </w:rPr>
                      </w:r>
                    </w:sdtContent>
                  </w:sdt>
                </w:del>
              </w:ins>
            </w:sdtContent>
          </w:sdt>
        </w:p>
      </w:sdtContent>
    </w:sdt>
    <w:sdt>
      <w:sdtPr>
        <w:id w:val="-974554528"/>
        <w:tag w:val="goog_rdk_2935"/>
      </w:sdtPr>
      <w:sdtContent>
        <w:p w:rsidR="00000000" w:rsidDel="00000000" w:rsidP="00000000" w:rsidRDefault="00000000" w:rsidRPr="00000000" w14:paraId="0000026F">
          <w:pPr>
            <w:pStyle w:val="Heading1"/>
            <w:spacing w:after="280" w:before="280" w:line="240" w:lineRule="auto"/>
            <w:ind w:left="720" w:firstLine="0"/>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911007892"/>
              <w:tag w:val="goog_rdk_2932"/>
            </w:sdtPr>
            <w:sdtContent>
              <w:ins w:author="Anonymous" w:id="55" w:date="2026-09-24T05:26:08Z">
                <w:sdt>
                  <w:sdtPr>
                    <w:id w:val="-1549659184"/>
                    <w:tag w:val="goog_rdk_2933"/>
                  </w:sdtPr>
                  <w:sdtContent>
                    <w:del w:author="Anonymous" w:id="17" w:date="2026-09-24T05:24:15Z"/>
                  </w:sdtContent>
                </w:sdt>
              </w:ins>
              <w:sdt>
                <w:sdtPr>
                  <w:id w:val="-142973791"/>
                  <w:tag w:val="goog_rdk_293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idgpxe0zfxl" w:id="172"/>
                  <w:bookmarkEnd w:id="172"/>
                </w:del>
              </w:ins>
            </w:sdtContent>
          </w:sdt>
        </w:p>
      </w:sdtContent>
    </w:sdt>
    <w:sdt>
      <w:sdtPr>
        <w:id w:val="1711640024"/>
        <w:tag w:val="goog_rdk_2939"/>
      </w:sdtPr>
      <w:sdtContent>
        <w:p w:rsidR="00000000" w:rsidDel="00000000" w:rsidP="00000000" w:rsidRDefault="00000000" w:rsidRPr="00000000" w14:paraId="00000270">
          <w:pPr>
            <w:pStyle w:val="Heading1"/>
            <w:spacing w:after="280" w:before="280" w:line="240" w:lineRule="auto"/>
            <w:ind w:left="720" w:firstLine="0"/>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66834340"/>
              <w:tag w:val="goog_rdk_2936"/>
            </w:sdtPr>
            <w:sdtContent>
              <w:ins w:author="Anonymous" w:id="55" w:date="2026-09-24T05:26:08Z">
                <w:sdt>
                  <w:sdtPr>
                    <w:id w:val="-1115180221"/>
                    <w:tag w:val="goog_rdk_2937"/>
                  </w:sdtPr>
                  <w:sdtContent>
                    <w:del w:author="Anonymous" w:id="17" w:date="2026-09-24T05:24:15Z"/>
                  </w:sdtContent>
                </w:sdt>
              </w:ins>
              <w:sdt>
                <w:sdtPr>
                  <w:id w:val="48766221"/>
                  <w:tag w:val="goog_rdk_293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dbrin7agkdo9" w:id="173"/>
                  <w:bookmarkEnd w:id="173"/>
                </w:del>
              </w:ins>
            </w:sdtContent>
          </w:sdt>
        </w:p>
      </w:sdtContent>
    </w:sdt>
    <w:sdt>
      <w:sdtPr>
        <w:id w:val="849977537"/>
        <w:tag w:val="goog_rdk_2943"/>
      </w:sdtPr>
      <w:sdtContent>
        <w:p w:rsidR="00000000" w:rsidDel="00000000" w:rsidP="00000000" w:rsidRDefault="00000000" w:rsidRPr="00000000" w14:paraId="00000271">
          <w:pPr>
            <w:pStyle w:val="Heading1"/>
            <w:spacing w:after="280" w:before="280" w:line="240" w:lineRule="auto"/>
            <w:ind w:left="720" w:firstLine="0"/>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165145024"/>
              <w:tag w:val="goog_rdk_2940"/>
            </w:sdtPr>
            <w:sdtContent>
              <w:ins w:author="Anonymous" w:id="55" w:date="2026-09-24T05:26:08Z">
                <w:sdt>
                  <w:sdtPr>
                    <w:id w:val="253448491"/>
                    <w:tag w:val="goog_rdk_2941"/>
                  </w:sdtPr>
                  <w:sdtContent>
                    <w:del w:author="Anonymous" w:id="17" w:date="2026-09-24T05:24:15Z"/>
                  </w:sdtContent>
                </w:sdt>
              </w:ins>
              <w:sdt>
                <w:sdtPr>
                  <w:id w:val="1589232595"/>
                  <w:tag w:val="goog_rdk_294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vi4jt4fk407b" w:id="174"/>
                  <w:bookmarkEnd w:id="174"/>
                </w:del>
              </w:ins>
            </w:sdtContent>
          </w:sdt>
        </w:p>
      </w:sdtContent>
    </w:sdt>
    <w:sdt>
      <w:sdtPr>
        <w:id w:val="706895321"/>
        <w:tag w:val="goog_rdk_2947"/>
      </w:sdtPr>
      <w:sdtContent>
        <w:p w:rsidR="00000000" w:rsidDel="00000000" w:rsidP="00000000" w:rsidRDefault="00000000" w:rsidRPr="00000000" w14:paraId="00000272">
          <w:pPr>
            <w:pStyle w:val="Heading1"/>
            <w:spacing w:after="280" w:before="28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784005858"/>
              <w:tag w:val="goog_rdk_2944"/>
            </w:sdtPr>
            <w:sdtContent>
              <w:ins w:author="Anonymous" w:id="55" w:date="2026-09-24T05:26:08Z">
                <w:sdt>
                  <w:sdtPr>
                    <w:id w:val="916025747"/>
                    <w:tag w:val="goog_rdk_2945"/>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181600" cy="1419225"/>
                            <wp:effectExtent b="0" l="0" r="0" t="0"/>
                            <wp:docPr id="20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181600" cy="1419225"/>
                                    </a:xfrm>
                                    <a:prstGeom prst="rect"/>
                                    <a:ln/>
                                  </pic:spPr>
                                </pic:pic>
                              </a:graphicData>
                            </a:graphic>
                          </wp:inline>
                        </w:drawing>
                      </w:r>
                    </w:del>
                  </w:sdtContent>
                </w:sdt>
              </w:ins>
              <w:sdt>
                <w:sdtPr>
                  <w:id w:val="58417397"/>
                  <w:tag w:val="goog_rdk_2946"/>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xcahnpur28ae" w:id="175"/>
                  <w:bookmarkEnd w:id="175"/>
                </w:del>
              </w:ins>
            </w:sdtContent>
          </w:sdt>
        </w:p>
      </w:sdtContent>
    </w:sdt>
    <w:sdt>
      <w:sdtPr>
        <w:id w:val="-1367615590"/>
        <w:tag w:val="goog_rdk_2951"/>
      </w:sdtPr>
      <w:sdtContent>
        <w:p w:rsidR="00000000" w:rsidDel="00000000" w:rsidP="00000000" w:rsidRDefault="00000000" w:rsidRPr="00000000" w14:paraId="00000273">
          <w:pPr>
            <w:pStyle w:val="Heading1"/>
            <w:spacing w:after="280" w:before="280" w:line="240" w:lineRule="auto"/>
            <w:ind w:left="720" w:firstLine="0"/>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372370286"/>
              <w:tag w:val="goog_rdk_2948"/>
            </w:sdtPr>
            <w:sdtContent>
              <w:ins w:author="Anonymous" w:id="55" w:date="2026-09-24T05:26:08Z">
                <w:sdt>
                  <w:sdtPr>
                    <w:id w:val="263636269"/>
                    <w:tag w:val="goog_rdk_2949"/>
                  </w:sdtPr>
                  <w:sdtContent>
                    <w:del w:author="Anonymous" w:id="17" w:date="2026-09-24T05:24:15Z"/>
                  </w:sdtContent>
                </w:sdt>
              </w:ins>
              <w:sdt>
                <w:sdtPr>
                  <w:id w:val="-1823924544"/>
                  <w:tag w:val="goog_rdk_2950"/>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ndwlzfb0nb1s" w:id="176"/>
                  <w:bookmarkEnd w:id="176"/>
                </w:del>
              </w:ins>
            </w:sdtContent>
          </w:sdt>
        </w:p>
      </w:sdtContent>
    </w:sdt>
    <w:sdt>
      <w:sdtPr>
        <w:id w:val="-23622424"/>
        <w:tag w:val="goog_rdk_2955"/>
      </w:sdtPr>
      <w:sdtContent>
        <w:p w:rsidR="00000000" w:rsidDel="00000000" w:rsidP="00000000" w:rsidRDefault="00000000" w:rsidRPr="00000000" w14:paraId="00000274">
          <w:pPr>
            <w:pStyle w:val="Heading1"/>
            <w:spacing w:after="280" w:before="280" w:line="240" w:lineRule="auto"/>
            <w:ind w:left="720" w:firstLine="0"/>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791595170"/>
              <w:tag w:val="goog_rdk_2952"/>
            </w:sdtPr>
            <w:sdtContent>
              <w:ins w:author="Anonymous" w:id="55" w:date="2026-09-24T05:26:08Z">
                <w:sdt>
                  <w:sdtPr>
                    <w:id w:val="-170906465"/>
                    <w:tag w:val="goog_rdk_2953"/>
                  </w:sdtPr>
                  <w:sdtContent>
                    <w:del w:author="Anonymous" w:id="17" w:date="2026-09-24T05:24:15Z"/>
                  </w:sdtContent>
                </w:sdt>
              </w:ins>
              <w:sdt>
                <w:sdtPr>
                  <w:id w:val="742446853"/>
                  <w:tag w:val="goog_rdk_295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7jvg3dp5iaph" w:id="177"/>
                  <w:bookmarkEnd w:id="177"/>
                </w:del>
              </w:ins>
            </w:sdtContent>
          </w:sdt>
        </w:p>
      </w:sdtContent>
    </w:sdt>
    <w:sdt>
      <w:sdtPr>
        <w:id w:val="-1155997038"/>
        <w:tag w:val="goog_rdk_2959"/>
      </w:sdtPr>
      <w:sdtContent>
        <w:p w:rsidR="00000000" w:rsidDel="00000000" w:rsidP="00000000" w:rsidRDefault="00000000" w:rsidRPr="00000000" w14:paraId="00000275">
          <w:pPr>
            <w:pStyle w:val="Heading1"/>
            <w:spacing w:after="280" w:before="280" w:line="240" w:lineRule="auto"/>
            <w:ind w:left="720" w:firstLine="0"/>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255037427"/>
              <w:tag w:val="goog_rdk_2956"/>
            </w:sdtPr>
            <w:sdtContent>
              <w:ins w:author="Anonymous" w:id="55" w:date="2026-09-24T05:26:08Z">
                <w:sdt>
                  <w:sdtPr>
                    <w:id w:val="1960423342"/>
                    <w:tag w:val="goog_rdk_2957"/>
                  </w:sdtPr>
                  <w:sdtContent>
                    <w:del w:author="Anonymous" w:id="17" w:date="2026-09-24T05:24:15Z"/>
                  </w:sdtContent>
                </w:sdt>
              </w:ins>
              <w:sdt>
                <w:sdtPr>
                  <w:id w:val="1955715616"/>
                  <w:tag w:val="goog_rdk_295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sf4mcysbbbff" w:id="178"/>
                  <w:bookmarkEnd w:id="178"/>
                </w:del>
              </w:ins>
            </w:sdtContent>
          </w:sdt>
        </w:p>
      </w:sdtContent>
    </w:sdt>
    <w:sdt>
      <w:sdtPr>
        <w:id w:val="-848150505"/>
        <w:tag w:val="goog_rdk_2963"/>
      </w:sdtPr>
      <w:sdtContent>
        <w:p w:rsidR="00000000" w:rsidDel="00000000" w:rsidP="00000000" w:rsidRDefault="00000000" w:rsidRPr="00000000" w14:paraId="00000276">
          <w:pPr>
            <w:pStyle w:val="Heading1"/>
            <w:numPr>
              <w:ilvl w:val="0"/>
              <w:numId w:val="20"/>
            </w:numPr>
            <w:spacing w:after="280" w:before="28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971334442"/>
              <w:tag w:val="goog_rdk_2960"/>
            </w:sdtPr>
            <w:sdtContent>
              <w:ins w:author="Anonymous" w:id="55" w:date="2026-09-24T05:26:08Z">
                <w:sdt>
                  <w:sdtPr>
                    <w:id w:val="1819085236"/>
                    <w:tag w:val="goog_rdk_2961"/>
                  </w:sdtPr>
                  <w:sdtContent>
                    <w:del w:author="Anonymous" w:id="17" w:date="2026-09-24T05:24:15Z"/>
                  </w:sdtContent>
                </w:sdt>
              </w:ins>
              <w:sdt>
                <w:sdtPr>
                  <w:id w:val="-1987480264"/>
                  <w:tag w:val="goog_rdk_296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Load .env environment </w:delText>
                      </w:r>
                    </w:del>
                  </w:ins>
                </w:sdtContent>
              </w:sdt>
              <w:ins w:author="Anonymous" w:id="55" w:date="2026-09-24T05:26:08Z">
                <w:del w:author="Anonymous" w:id="17" w:date="2026-09-24T05:24:15Z">
                  <w:bookmarkStart w:colFirst="0" w:colLast="0" w:name="_heading=h.fs28mpmftxrd" w:id="179"/>
                  <w:bookmarkEnd w:id="179"/>
                </w:del>
              </w:ins>
            </w:sdtContent>
          </w:sdt>
        </w:p>
      </w:sdtContent>
    </w:sdt>
    <w:sdt>
      <w:sdtPr>
        <w:id w:val="419772903"/>
        <w:tag w:val="goog_rdk_2967"/>
      </w:sdtPr>
      <w:sdtContent>
        <w:p w:rsidR="00000000" w:rsidDel="00000000" w:rsidP="00000000" w:rsidRDefault="00000000" w:rsidRPr="00000000" w14:paraId="00000277">
          <w:pPr>
            <w:pStyle w:val="Heading1"/>
            <w:spacing w:after="280" w:before="280" w:line="240" w:lineRule="auto"/>
            <w:ind w:left="720" w:right="-1099.7244094488178"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292852581"/>
              <w:tag w:val="goog_rdk_2964"/>
            </w:sdtPr>
            <w:sdtContent>
              <w:ins w:author="Anonymous" w:id="55" w:date="2026-09-24T05:26:08Z">
                <w:sdt>
                  <w:sdtPr>
                    <w:id w:val="1983430746"/>
                    <w:tag w:val="goog_rdk_2965"/>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3530600"/>
                            <wp:effectExtent b="0" l="0" r="0" t="0"/>
                            <wp:docPr id="176"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213475" cy="3530600"/>
                                    </a:xfrm>
                                    <a:prstGeom prst="rect"/>
                                    <a:ln/>
                                  </pic:spPr>
                                </pic:pic>
                              </a:graphicData>
                            </a:graphic>
                          </wp:inline>
                        </w:drawing>
                      </w:r>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5765800"/>
                            <wp:effectExtent b="0" l="0" r="0" t="0"/>
                            <wp:docPr id="257"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213475" cy="5765800"/>
                                    </a:xfrm>
                                    <a:prstGeom prst="rect"/>
                                    <a:ln/>
                                  </pic:spPr>
                                </pic:pic>
                              </a:graphicData>
                            </a:graphic>
                          </wp:inline>
                        </w:drawing>
                      </w:r>
                    </w:del>
                  </w:sdtContent>
                </w:sdt>
              </w:ins>
              <w:sdt>
                <w:sdtPr>
                  <w:id w:val="-1368060158"/>
                  <w:tag w:val="goog_rdk_2966"/>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cnqeckywlvxr" w:id="180"/>
                  <w:bookmarkEnd w:id="180"/>
                </w:del>
              </w:ins>
            </w:sdtContent>
          </w:sdt>
        </w:p>
      </w:sdtContent>
    </w:sdt>
    <w:sdt>
      <w:sdtPr>
        <w:id w:val="1937536633"/>
        <w:tag w:val="goog_rdk_2971"/>
      </w:sdtPr>
      <w:sdtContent>
        <w:p w:rsidR="00000000" w:rsidDel="00000000" w:rsidP="00000000" w:rsidRDefault="00000000" w:rsidRPr="00000000" w14:paraId="00000278">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473325931"/>
              <w:tag w:val="goog_rdk_2968"/>
            </w:sdtPr>
            <w:sdtContent>
              <w:ins w:author="Anonymous" w:id="55" w:date="2026-09-24T05:26:08Z">
                <w:sdt>
                  <w:sdtPr>
                    <w:id w:val="-50533687"/>
                    <w:tag w:val="goog_rdk_2969"/>
                  </w:sdtPr>
                  <w:sdtContent>
                    <w:del w:author="Anonymous" w:id="17" w:date="2026-09-24T05:24:15Z"/>
                  </w:sdtContent>
                </w:sdt>
              </w:ins>
              <w:sdt>
                <w:sdtPr>
                  <w:id w:val="-963060290"/>
                  <w:tag w:val="goog_rdk_297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2.2: Main Functionality code routings</w:delText>
                        <w:br w:type="textWrapping"/>
                      </w:r>
                    </w:del>
                  </w:ins>
                </w:sdtContent>
              </w:sdt>
              <w:ins w:author="Anonymous" w:id="55" w:date="2026-09-24T05:26:08Z">
                <w:del w:author="Anonymous" w:id="17" w:date="2026-09-24T05:24:15Z">
                  <w:bookmarkStart w:colFirst="0" w:colLast="0" w:name="_heading=h.gp8eaql4sgb" w:id="181"/>
                  <w:bookmarkEnd w:id="181"/>
                </w:del>
              </w:ins>
            </w:sdtContent>
          </w:sdt>
        </w:p>
      </w:sdtContent>
    </w:sdt>
    <w:sdt>
      <w:sdtPr>
        <w:id w:val="-1025785561"/>
        <w:tag w:val="goog_rdk_2976"/>
      </w:sdtPr>
      <w:sdtContent>
        <w:p w:rsidR="00000000" w:rsidDel="00000000" w:rsidP="00000000" w:rsidRDefault="00000000" w:rsidRPr="00000000" w14:paraId="00000279">
          <w:pPr>
            <w:pStyle w:val="Heading1"/>
            <w:numPr>
              <w:ilvl w:val="0"/>
              <w:numId w:val="20"/>
            </w:numPr>
            <w:spacing w:after="240"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2049731421"/>
              <w:tag w:val="goog_rdk_2972"/>
            </w:sdtPr>
            <w:sdtContent>
              <w:ins w:author="Anonymous" w:id="55" w:date="2026-09-24T05:26:08Z">
                <w:sdt>
                  <w:sdtPr>
                    <w:id w:val="1031476698"/>
                    <w:tag w:val="goog_rdk_2973"/>
                  </w:sdtPr>
                  <w:sdtContent>
                    <w:del w:author="Anonymous" w:id="17" w:date="2026-09-24T05:24:15Z"/>
                  </w:sdtContent>
                </w:sdt>
              </w:ins>
              <w:sdt>
                <w:sdtPr>
                  <w:id w:val="-1693678573"/>
                  <w:tag w:val="goog_rdk_297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/generate-home: Generates home interior recommendations (furniture, decor, </w:delText>
                      </w:r>
                    </w:del>
                  </w:ins>
                </w:sdtContent>
              </w:sdt>
              <w:ins w:author="Anonymous" w:id="55" w:date="2026-09-24T05:26:08Z">
                <w:del w:author="Anonymous" w:id="17" w:date="2026-09-24T05:24:15Z">
                  <w:bookmarkStart w:colFirst="0" w:colLast="0" w:name="_heading=h.hgervpv33lwq" w:id="182"/>
                  <w:bookmarkEnd w:id="182"/>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3937000"/>
                        <wp:effectExtent b="0" l="0" r="0" t="0"/>
                        <wp:docPr id="197"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213475" cy="3937000"/>
                                </a:xfrm>
                                <a:prstGeom prst="rect"/>
                                <a:ln/>
                              </pic:spPr>
                            </pic:pic>
                          </a:graphicData>
                        </a:graphic>
                      </wp:inline>
                    </w:drawing>
                  </w:r>
                  <w:sdt>
                    <w:sdtPr>
                      <w:id w:val="297942757"/>
                      <w:tag w:val="goog_rdk_2975"/>
                    </w:sdtPr>
                    <w:sdtContent>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lighting)</w:delText>
                      </w:r>
                    </w:sdtContent>
                  </w:sdt>
                </w:del>
              </w:ins>
            </w:sdtContent>
          </w:sdt>
        </w:p>
      </w:sdtContent>
    </w:sdt>
    <w:sdt>
      <w:sdtPr>
        <w:id w:val="1278589078"/>
        <w:tag w:val="goog_rdk_2980"/>
      </w:sdtPr>
      <w:sdtContent>
        <w:p w:rsidR="00000000" w:rsidDel="00000000" w:rsidP="00000000" w:rsidRDefault="00000000" w:rsidRPr="00000000" w14:paraId="0000027A">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897774894"/>
              <w:tag w:val="goog_rdk_2977"/>
            </w:sdtPr>
            <w:sdtContent>
              <w:ins w:author="Anonymous" w:id="55" w:date="2026-09-24T05:26:08Z">
                <w:sdt>
                  <w:sdtPr>
                    <w:id w:val="-1035131678"/>
                    <w:tag w:val="goog_rdk_2978"/>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596900"/>
                            <wp:effectExtent b="0" l="0" r="0" t="0"/>
                            <wp:docPr id="274" name="image57.png"/>
                            <a:graphic>
                              <a:graphicData uri="http://schemas.openxmlformats.org/drawingml/2006/picture">
                                <pic:pic>
                                  <pic:nvPicPr>
                                    <pic:cNvPr id="0" name="image57.png"/>
                                    <pic:cNvPicPr preferRelativeResize="0"/>
                                  </pic:nvPicPr>
                                  <pic:blipFill>
                                    <a:blip r:embed="rId23"/>
                                    <a:srcRect b="0" l="0" r="0" t="0"/>
                                    <a:stretch>
                                      <a:fillRect/>
                                    </a:stretch>
                                  </pic:blipFill>
                                  <pic:spPr>
                                    <a:xfrm>
                                      <a:off x="0" y="0"/>
                                      <a:ext cx="5213475" cy="596900"/>
                                    </a:xfrm>
                                    <a:prstGeom prst="rect"/>
                                    <a:ln/>
                                  </pic:spPr>
                                </pic:pic>
                              </a:graphicData>
                            </a:graphic>
                          </wp:inline>
                        </w:drawing>
                      </w:r>
                    </w:del>
                  </w:sdtContent>
                </w:sdt>
              </w:ins>
              <w:sdt>
                <w:sdtPr>
                  <w:id w:val="1804681119"/>
                  <w:tag w:val="goog_rdk_2979"/>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m8ehkmrx9duw" w:id="183"/>
                  <w:bookmarkEnd w:id="183"/>
                </w:del>
              </w:ins>
            </w:sdtContent>
          </w:sdt>
        </w:p>
      </w:sdtContent>
    </w:sdt>
    <w:sdt>
      <w:sdtPr>
        <w:id w:val="-191475913"/>
        <w:tag w:val="goog_rdk_2984"/>
      </w:sdtPr>
      <w:sdtContent>
        <w:p w:rsidR="00000000" w:rsidDel="00000000" w:rsidP="00000000" w:rsidRDefault="00000000" w:rsidRPr="00000000" w14:paraId="0000027B">
          <w:pPr>
            <w:pStyle w:val="Heading1"/>
            <w:numPr>
              <w:ilvl w:val="0"/>
              <w:numId w:val="32"/>
            </w:numPr>
            <w:spacing w:after="240" w:before="240" w:lin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925513598"/>
              <w:tag w:val="goog_rdk_2981"/>
            </w:sdtPr>
            <w:sdtContent>
              <w:ins w:author="Anonymous" w:id="55" w:date="2026-09-24T05:26:08Z">
                <w:sdt>
                  <w:sdtPr>
                    <w:id w:val="1476310534"/>
                    <w:tag w:val="goog_rdk_2982"/>
                  </w:sdtPr>
                  <w:sdtContent>
                    <w:del w:author="Anonymous" w:id="17" w:date="2026-09-24T05:24:15Z"/>
                  </w:sdtContent>
                </w:sdt>
              </w:ins>
              <w:sdt>
                <w:sdtPr>
                  <w:id w:val="14574898"/>
                  <w:tag w:val="goog_rdk_2983"/>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get home_recommendations by using the function</w:delText>
                      </w:r>
                    </w:del>
                  </w:ins>
                </w:sdtContent>
              </w:sdt>
              <w:ins w:author="Anonymous" w:id="55" w:date="2026-09-24T05:26:08Z">
                <w:del w:author="Anonymous" w:id="17" w:date="2026-09-24T05:24:15Z">
                  <w:bookmarkStart w:colFirst="0" w:colLast="0" w:name="_heading=h.g5622vhwkgac" w:id="184"/>
                  <w:bookmarkEnd w:id="184"/>
                </w:del>
              </w:ins>
            </w:sdtContent>
          </w:sdt>
        </w:p>
      </w:sdtContent>
    </w:sdt>
    <w:sdt>
      <w:sdtPr>
        <w:id w:val="2041301918"/>
        <w:tag w:val="goog_rdk_2988"/>
      </w:sdtPr>
      <w:sdtContent>
        <w:p w:rsidR="00000000" w:rsidDel="00000000" w:rsidP="00000000" w:rsidRDefault="00000000" w:rsidRPr="00000000" w14:paraId="0000027C">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043239112"/>
              <w:tag w:val="goog_rdk_2985"/>
            </w:sdtPr>
            <w:sdtContent>
              <w:ins w:author="Anonymous" w:id="55" w:date="2026-09-24T05:26:08Z">
                <w:sdt>
                  <w:sdtPr>
                    <w:id w:val="-1269881"/>
                    <w:tag w:val="goog_rdk_2986"/>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3479800"/>
                            <wp:effectExtent b="595671" l="351822" r="351822" t="595671"/>
                            <wp:docPr id="174"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rot="867394">
                                      <a:off x="0" y="0"/>
                                      <a:ext cx="5213475" cy="3479800"/>
                                    </a:xfrm>
                                    <a:prstGeom prst="rect"/>
                                    <a:ln/>
                                  </pic:spPr>
                                </pic:pic>
                              </a:graphicData>
                            </a:graphic>
                          </wp:inline>
                        </w:drawing>
                      </w:r>
                    </w:del>
                  </w:sdtContent>
                </w:sdt>
              </w:ins>
              <w:sdt>
                <w:sdtPr>
                  <w:id w:val="1930619608"/>
                  <w:tag w:val="goog_rdk_2987"/>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fgqhu4qrl1t0" w:id="185"/>
                  <w:bookmarkEnd w:id="185"/>
                </w:del>
              </w:ins>
            </w:sdtContent>
          </w:sdt>
        </w:p>
      </w:sdtContent>
    </w:sdt>
    <w:sdt>
      <w:sdtPr>
        <w:id w:val="668465227"/>
        <w:tag w:val="goog_rdk_2992"/>
      </w:sdtPr>
      <w:sdtContent>
        <w:p w:rsidR="00000000" w:rsidDel="00000000" w:rsidP="00000000" w:rsidRDefault="00000000" w:rsidRPr="00000000" w14:paraId="0000027D">
          <w:pPr>
            <w:pStyle w:val="Heading1"/>
            <w:numPr>
              <w:ilvl w:val="0"/>
              <w:numId w:val="36"/>
            </w:numPr>
            <w:spacing w:after="240" w:before="240" w:lin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182848253"/>
              <w:tag w:val="goog_rdk_2989"/>
            </w:sdtPr>
            <w:sdtContent>
              <w:ins w:author="Anonymous" w:id="55" w:date="2026-09-24T05:26:08Z">
                <w:sdt>
                  <w:sdtPr>
                    <w:id w:val="1813770971"/>
                    <w:tag w:val="goog_rdk_2990"/>
                  </w:sdtPr>
                  <w:sdtContent>
                    <w:del w:author="Anonymous" w:id="17" w:date="2026-09-24T05:24:15Z"/>
                  </w:sdtContent>
                </w:sdt>
              </w:ins>
              <w:sdt>
                <w:sdtPr>
                  <w:id w:val="-835354666"/>
                  <w:tag w:val="goog_rdk_2991"/>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linking the websites like amazon,flipkar,ikea ect…. to get the products</w:delText>
                      </w:r>
                    </w:del>
                  </w:ins>
                </w:sdtContent>
              </w:sdt>
              <w:ins w:author="Anonymous" w:id="55" w:date="2026-09-24T05:26:08Z">
                <w:del w:author="Anonymous" w:id="17" w:date="2026-09-24T05:24:15Z">
                  <w:bookmarkStart w:colFirst="0" w:colLast="0" w:name="_heading=h.elx5lnjw9bq1" w:id="186"/>
                  <w:bookmarkEnd w:id="186"/>
                </w:del>
              </w:ins>
            </w:sdtContent>
          </w:sdt>
        </w:p>
      </w:sdtContent>
    </w:sdt>
    <w:sdt>
      <w:sdtPr>
        <w:id w:val="2108409887"/>
        <w:tag w:val="goog_rdk_2996"/>
      </w:sdtPr>
      <w:sdtContent>
        <w:p w:rsidR="00000000" w:rsidDel="00000000" w:rsidP="00000000" w:rsidRDefault="00000000" w:rsidRPr="00000000" w14:paraId="0000027E">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04560006"/>
              <w:tag w:val="goog_rdk_2993"/>
            </w:sdtPr>
            <w:sdtContent>
              <w:ins w:author="Anonymous" w:id="55" w:date="2026-09-24T05:26:08Z">
                <w:sdt>
                  <w:sdtPr>
                    <w:id w:val="-1829779886"/>
                    <w:tag w:val="goog_rdk_2994"/>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3213100"/>
                            <wp:effectExtent b="0" l="0" r="0" t="0"/>
                            <wp:docPr id="16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213475" cy="3213100"/>
                                    </a:xfrm>
                                    <a:prstGeom prst="rect"/>
                                    <a:ln/>
                                  </pic:spPr>
                                </pic:pic>
                              </a:graphicData>
                            </a:graphic>
                          </wp:inline>
                        </w:drawing>
                      </w:r>
                    </w:del>
                  </w:sdtContent>
                </w:sdt>
              </w:ins>
              <w:sdt>
                <w:sdtPr>
                  <w:id w:val="2045286291"/>
                  <w:tag w:val="goog_rdk_2995"/>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stau1dy666f" w:id="187"/>
                  <w:bookmarkEnd w:id="187"/>
                </w:del>
              </w:ins>
            </w:sdtContent>
          </w:sdt>
        </w:p>
      </w:sdtContent>
    </w:sdt>
    <w:sdt>
      <w:sdtPr>
        <w:id w:val="-1369066785"/>
        <w:tag w:val="goog_rdk_3000"/>
      </w:sdtPr>
      <w:sdtContent>
        <w:p w:rsidR="00000000" w:rsidDel="00000000" w:rsidP="00000000" w:rsidRDefault="00000000" w:rsidRPr="00000000" w14:paraId="0000027F">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61877099"/>
              <w:tag w:val="goog_rdk_2997"/>
            </w:sdtPr>
            <w:sdtContent>
              <w:ins w:author="Anonymous" w:id="55" w:date="2026-09-24T05:26:08Z">
                <w:sdt>
                  <w:sdtPr>
                    <w:id w:val="1144685033"/>
                    <w:tag w:val="goog_rdk_2998"/>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1282700"/>
                            <wp:effectExtent b="0" l="0" r="0" t="0"/>
                            <wp:docPr id="201"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5213475" cy="1282700"/>
                                    </a:xfrm>
                                    <a:prstGeom prst="rect"/>
                                    <a:ln/>
                                  </pic:spPr>
                                </pic:pic>
                              </a:graphicData>
                            </a:graphic>
                          </wp:inline>
                        </w:drawing>
                      </w:r>
                    </w:del>
                  </w:sdtContent>
                </w:sdt>
              </w:ins>
              <w:sdt>
                <w:sdtPr>
                  <w:id w:val="1928971941"/>
                  <w:tag w:val="goog_rdk_2999"/>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del>
                  </w:ins>
                </w:sdtContent>
              </w:sdt>
              <w:ins w:author="Anonymous" w:id="55" w:date="2026-09-24T05:26:08Z">
                <w:del w:author="Anonymous" w:id="17" w:date="2026-09-24T05:24:15Z">
                  <w:bookmarkStart w:colFirst="0" w:colLast="0" w:name="_heading=h.rw7gx371svwt" w:id="188"/>
                  <w:bookmarkEnd w:id="188"/>
                </w:del>
              </w:ins>
            </w:sdtContent>
          </w:sdt>
        </w:p>
      </w:sdtContent>
    </w:sdt>
    <w:sdt>
      <w:sdtPr>
        <w:id w:val="1470715913"/>
        <w:tag w:val="goog_rdk_3004"/>
      </w:sdtPr>
      <w:sdtContent>
        <w:p w:rsidR="00000000" w:rsidDel="00000000" w:rsidP="00000000" w:rsidRDefault="00000000" w:rsidRPr="00000000" w14:paraId="00000280">
          <w:pPr>
            <w:pStyle w:val="Heading1"/>
            <w:numPr>
              <w:ilvl w:val="0"/>
              <w:numId w:val="20"/>
            </w:numPr>
            <w:spacing w:after="240"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275587692"/>
              <w:tag w:val="goog_rdk_3001"/>
            </w:sdtPr>
            <w:sdtContent>
              <w:ins w:author="Anonymous" w:id="55" w:date="2026-09-24T05:26:08Z">
                <w:sdt>
                  <w:sdtPr>
                    <w:id w:val="-86170077"/>
                    <w:tag w:val="goog_rdk_3002"/>
                  </w:sdtPr>
                  <w:sdtContent>
                    <w:del w:author="Anonymous" w:id="17" w:date="2026-09-24T05:24:15Z"/>
                  </w:sdtContent>
                </w:sdt>
              </w:ins>
              <w:sdt>
                <w:sdtPr>
                  <w:id w:val="2131235933"/>
                  <w:tag w:val="goog_rdk_3003"/>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/generate-party: Suggests catering, venue, and decoration options for events</w:delText>
                      </w:r>
                    </w:del>
                  </w:ins>
                </w:sdtContent>
              </w:sdt>
              <w:ins w:author="Anonymous" w:id="55" w:date="2026-09-24T05:26:08Z">
                <w:del w:author="Anonymous" w:id="17" w:date="2026-09-24T05:24:15Z">
                  <w:bookmarkStart w:colFirst="0" w:colLast="0" w:name="_heading=h.dwesf1kyeuvz" w:id="189"/>
                  <w:bookmarkEnd w:id="189"/>
                </w:del>
              </w:ins>
            </w:sdtContent>
          </w:sdt>
        </w:p>
      </w:sdtContent>
    </w:sdt>
    <w:sdt>
      <w:sdtPr>
        <w:id w:val="2057384044"/>
        <w:tag w:val="goog_rdk_3008"/>
      </w:sdtPr>
      <w:sdtContent>
        <w:p w:rsidR="00000000" w:rsidDel="00000000" w:rsidP="00000000" w:rsidRDefault="00000000" w:rsidRPr="00000000" w14:paraId="00000281">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078745073"/>
              <w:tag w:val="goog_rdk_3005"/>
            </w:sdtPr>
            <w:sdtContent>
              <w:ins w:author="Anonymous" w:id="55" w:date="2026-09-24T05:26:08Z">
                <w:sdt>
                  <w:sdtPr>
                    <w:id w:val="-796402210"/>
                    <w:tag w:val="goog_rdk_3006"/>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609600"/>
                            <wp:effectExtent b="0" l="0" r="0" t="0"/>
                            <wp:docPr id="229"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5213475" cy="609600"/>
                                    </a:xfrm>
                                    <a:prstGeom prst="rect"/>
                                    <a:ln/>
                                  </pic:spPr>
                                </pic:pic>
                              </a:graphicData>
                            </a:graphic>
                          </wp:inline>
                        </w:drawing>
                      </w:r>
                    </w:del>
                  </w:sdtContent>
                </w:sdt>
              </w:ins>
              <w:sdt>
                <w:sdtPr>
                  <w:id w:val="-995922342"/>
                  <w:tag w:val="goog_rdk_3007"/>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30nh3un79lp" w:id="190"/>
                  <w:bookmarkEnd w:id="190"/>
                </w:del>
              </w:ins>
            </w:sdtContent>
          </w:sdt>
        </w:p>
      </w:sdtContent>
    </w:sdt>
    <w:sdt>
      <w:sdtPr>
        <w:id w:val="396450692"/>
        <w:tag w:val="goog_rdk_3012"/>
      </w:sdtPr>
      <w:sdtContent>
        <w:p w:rsidR="00000000" w:rsidDel="00000000" w:rsidP="00000000" w:rsidRDefault="00000000" w:rsidRPr="00000000" w14:paraId="00000282">
          <w:pPr>
            <w:pStyle w:val="Heading1"/>
            <w:numPr>
              <w:ilvl w:val="0"/>
              <w:numId w:val="32"/>
            </w:numPr>
            <w:spacing w:after="240" w:before="240" w:lin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1391666405"/>
              <w:tag w:val="goog_rdk_3009"/>
            </w:sdtPr>
            <w:sdtContent>
              <w:ins w:author="Anonymous" w:id="55" w:date="2026-09-24T05:26:08Z">
                <w:sdt>
                  <w:sdtPr>
                    <w:id w:val="-762486244"/>
                    <w:tag w:val="goog_rdk_3010"/>
                  </w:sdtPr>
                  <w:sdtContent>
                    <w:del w:author="Anonymous" w:id="17" w:date="2026-09-24T05:24:15Z"/>
                  </w:sdtContent>
                </w:sdt>
              </w:ins>
              <w:sdt>
                <w:sdtPr>
                  <w:id w:val="-2005947281"/>
                  <w:tag w:val="goog_rdk_3011"/>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get home_recommendations by using the function</w:delText>
                      </w:r>
                    </w:del>
                  </w:ins>
                </w:sdtContent>
              </w:sdt>
              <w:ins w:author="Anonymous" w:id="55" w:date="2026-09-24T05:26:08Z">
                <w:del w:author="Anonymous" w:id="17" w:date="2026-09-24T05:24:15Z">
                  <w:bookmarkStart w:colFirst="0" w:colLast="0" w:name="_heading=h.n74j5u10ddpj" w:id="191"/>
                  <w:bookmarkEnd w:id="191"/>
                </w:del>
              </w:ins>
            </w:sdtContent>
          </w:sdt>
        </w:p>
      </w:sdtContent>
    </w:sdt>
    <w:sdt>
      <w:sdtPr>
        <w:id w:val="-109783051"/>
        <w:tag w:val="goog_rdk_3016"/>
      </w:sdtPr>
      <w:sdtContent>
        <w:p w:rsidR="00000000" w:rsidDel="00000000" w:rsidP="00000000" w:rsidRDefault="00000000" w:rsidRPr="00000000" w14:paraId="00000283">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516879743"/>
              <w:tag w:val="goog_rdk_3013"/>
            </w:sdtPr>
            <w:sdtContent>
              <w:ins w:author="Anonymous" w:id="55" w:date="2026-09-24T05:26:08Z">
                <w:sdt>
                  <w:sdtPr>
                    <w:id w:val="-1513816381"/>
                    <w:tag w:val="goog_rdk_3014"/>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3975100"/>
                            <wp:effectExtent b="0" l="0" r="0" t="0"/>
                            <wp:docPr id="200"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5213475" cy="3975100"/>
                                    </a:xfrm>
                                    <a:prstGeom prst="rect"/>
                                    <a:ln/>
                                  </pic:spPr>
                                </pic:pic>
                              </a:graphicData>
                            </a:graphic>
                          </wp:inline>
                        </w:drawing>
                      </w:r>
                    </w:del>
                  </w:sdtContent>
                </w:sdt>
              </w:ins>
              <w:sdt>
                <w:sdtPr>
                  <w:id w:val="25807875"/>
                  <w:tag w:val="goog_rdk_3015"/>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opf4hg9juhho" w:id="192"/>
                  <w:bookmarkEnd w:id="192"/>
                </w:del>
              </w:ins>
            </w:sdtContent>
          </w:sdt>
        </w:p>
      </w:sdtContent>
    </w:sdt>
    <w:sdt>
      <w:sdtPr>
        <w:id w:val="-955274707"/>
        <w:tag w:val="goog_rdk_3021"/>
      </w:sdtPr>
      <w:sdtContent>
        <w:p w:rsidR="00000000" w:rsidDel="00000000" w:rsidP="00000000" w:rsidRDefault="00000000" w:rsidRPr="00000000" w14:paraId="00000284">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789158060"/>
              <w:tag w:val="goog_rdk_3017"/>
            </w:sdtPr>
            <w:sdtContent>
              <w:ins w:author="Anonymous" w:id="55" w:date="2026-09-24T05:26:08Z">
                <w:sdt>
                  <w:sdtPr>
                    <w:id w:val="1013793985"/>
                    <w:tag w:val="goog_rdk_3018"/>
                  </w:sdtPr>
                  <w:sdtContent>
                    <w:del w:author="Anonymous" w:id="17" w:date="2026-09-24T05:24:15Z"/>
                  </w:sdtContent>
                </w:sdt>
              </w:ins>
              <w:sdt>
                <w:sdtPr>
                  <w:id w:val="787371314"/>
                  <w:tag w:val="goog_rdk_3019"/>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del>
                  </w:ins>
                </w:sdtContent>
              </w:sdt>
              <w:ins w:author="Anonymous" w:id="55" w:date="2026-09-24T05:26:08Z">
                <w:del w:author="Anonymous" w:id="17" w:date="2026-09-24T05:24:15Z">
                  <w:bookmarkStart w:colFirst="0" w:colLast="0" w:name="_heading=h.okzkjj3v5uqv" w:id="193"/>
                  <w:bookmarkEnd w:id="193"/>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4559300"/>
                        <wp:effectExtent b="0" l="0" r="0" t="0"/>
                        <wp:docPr id="195"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5213475" cy="4559300"/>
                                </a:xfrm>
                                <a:prstGeom prst="rect"/>
                                <a:ln/>
                              </pic:spPr>
                            </pic:pic>
                          </a:graphicData>
                        </a:graphic>
                      </wp:inline>
                    </w:drawing>
                  </w:r>
                  <w:sdt>
                    <w:sdtPr>
                      <w:id w:val="191707523"/>
                      <w:tag w:val="goog_rdk_3020"/>
                    </w:sdtPr>
                    <w:sdtContent>
                      <w:r w:rsidDel="00000000" w:rsidR="00000000" w:rsidRPr="00000000">
                        <w:rPr>
                          <w:rtl w:val="0"/>
                        </w:rPr>
                      </w:r>
                    </w:sdtContent>
                  </w:sdt>
                </w:del>
              </w:ins>
            </w:sdtContent>
          </w:sdt>
        </w:p>
      </w:sdtContent>
    </w:sdt>
    <w:sdt>
      <w:sdtPr>
        <w:id w:val="-1549622045"/>
        <w:tag w:val="goog_rdk_3025"/>
      </w:sdtPr>
      <w:sdtContent>
        <w:p w:rsidR="00000000" w:rsidDel="00000000" w:rsidP="00000000" w:rsidRDefault="00000000" w:rsidRPr="00000000" w14:paraId="00000285">
          <w:pPr>
            <w:pStyle w:val="Heading1"/>
            <w:numPr>
              <w:ilvl w:val="0"/>
              <w:numId w:val="36"/>
            </w:numPr>
            <w:spacing w:after="240" w:before="240" w:lin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941863640"/>
              <w:tag w:val="goog_rdk_3022"/>
            </w:sdtPr>
            <w:sdtContent>
              <w:ins w:author="Anonymous" w:id="55" w:date="2026-09-24T05:26:08Z">
                <w:sdt>
                  <w:sdtPr>
                    <w:id w:val="724307163"/>
                    <w:tag w:val="goog_rdk_3023"/>
                  </w:sdtPr>
                  <w:sdtContent>
                    <w:del w:author="Anonymous" w:id="17" w:date="2026-09-24T05:24:15Z"/>
                  </w:sdtContent>
                </w:sdt>
              </w:ins>
              <w:sdt>
                <w:sdtPr>
                  <w:id w:val="835778771"/>
                  <w:tag w:val="goog_rdk_302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linking the websites like amazon,flipkar,ikea ect…. to get the products</w:delText>
                      </w:r>
                    </w:del>
                  </w:ins>
                </w:sdtContent>
              </w:sdt>
              <w:ins w:author="Anonymous" w:id="55" w:date="2026-09-24T05:26:08Z">
                <w:del w:author="Anonymous" w:id="17" w:date="2026-09-24T05:24:15Z">
                  <w:bookmarkStart w:colFirst="0" w:colLast="0" w:name="_heading=h.bz19catnzhk7" w:id="194"/>
                  <w:bookmarkEnd w:id="194"/>
                </w:del>
              </w:ins>
            </w:sdtContent>
          </w:sdt>
        </w:p>
      </w:sdtContent>
    </w:sdt>
    <w:sdt>
      <w:sdtPr>
        <w:id w:val="-2106066612"/>
        <w:tag w:val="goog_rdk_3029"/>
      </w:sdtPr>
      <w:sdtContent>
        <w:p w:rsidR="00000000" w:rsidDel="00000000" w:rsidP="00000000" w:rsidRDefault="00000000" w:rsidRPr="00000000" w14:paraId="00000286">
          <w:pPr>
            <w:pStyle w:val="Heading1"/>
            <w:spacing w:after="240" w:before="240" w:line="240" w:lineRule="auto"/>
            <w:ind w:left="720" w:firstLine="0"/>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819024753"/>
              <w:tag w:val="goog_rdk_3026"/>
            </w:sdtPr>
            <w:sdtContent>
              <w:ins w:author="Anonymous" w:id="55" w:date="2026-09-24T05:26:08Z">
                <w:sdt>
                  <w:sdtPr>
                    <w:id w:val="-1383699498"/>
                    <w:tag w:val="goog_rdk_3027"/>
                  </w:sdtPr>
                  <w:sdtContent>
                    <w:del w:author="Anonymous" w:id="17" w:date="2026-09-24T05:24:15Z"/>
                  </w:sdtContent>
                </w:sdt>
              </w:ins>
              <w:sdt>
                <w:sdtPr>
                  <w:id w:val="-2131318635"/>
                  <w:tag w:val="goog_rdk_302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srpgk4d92b27" w:id="195"/>
                  <w:bookmarkEnd w:id="195"/>
                </w:del>
              </w:ins>
            </w:sdtContent>
          </w:sdt>
        </w:p>
      </w:sdtContent>
    </w:sdt>
    <w:sdt>
      <w:sdtPr>
        <w:id w:val="1355615037"/>
        <w:tag w:val="goog_rdk_3033"/>
      </w:sdtPr>
      <w:sdtContent>
        <w:p w:rsidR="00000000" w:rsidDel="00000000" w:rsidP="00000000" w:rsidRDefault="00000000" w:rsidRPr="00000000" w14:paraId="00000287">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63915495"/>
              <w:tag w:val="goog_rdk_3030"/>
            </w:sdtPr>
            <w:sdtContent>
              <w:ins w:author="Anonymous" w:id="55" w:date="2026-09-24T05:26:08Z">
                <w:sdt>
                  <w:sdtPr>
                    <w:id w:val="-1508935177"/>
                    <w:tag w:val="goog_rdk_3031"/>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3543300"/>
                            <wp:effectExtent b="0" l="0" r="0" t="0"/>
                            <wp:docPr id="168"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213475" cy="3543300"/>
                                    </a:xfrm>
                                    <a:prstGeom prst="rect"/>
                                    <a:ln/>
                                  </pic:spPr>
                                </pic:pic>
                              </a:graphicData>
                            </a:graphic>
                          </wp:inline>
                        </w:drawing>
                      </w:r>
                    </w:del>
                  </w:sdtContent>
                </w:sdt>
              </w:ins>
              <w:sdt>
                <w:sdtPr>
                  <w:id w:val="-887292098"/>
                  <w:tag w:val="goog_rdk_303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3cbzdhvqff50" w:id="196"/>
                  <w:bookmarkEnd w:id="196"/>
                </w:del>
              </w:ins>
            </w:sdtContent>
          </w:sdt>
        </w:p>
      </w:sdtContent>
    </w:sdt>
    <w:sdt>
      <w:sdtPr>
        <w:id w:val="-977772716"/>
        <w:tag w:val="goog_rdk_3037"/>
      </w:sdtPr>
      <w:sdtContent>
        <w:p w:rsidR="00000000" w:rsidDel="00000000" w:rsidP="00000000" w:rsidRDefault="00000000" w:rsidRPr="00000000" w14:paraId="00000288">
          <w:pPr>
            <w:pStyle w:val="Heading1"/>
            <w:numPr>
              <w:ilvl w:val="0"/>
              <w:numId w:val="16"/>
            </w:numPr>
            <w:spacing w:after="240" w:before="240" w:lin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532859268"/>
              <w:tag w:val="goog_rdk_3034"/>
            </w:sdtPr>
            <w:sdtContent>
              <w:ins w:author="Anonymous" w:id="55" w:date="2026-09-24T05:26:08Z">
                <w:sdt>
                  <w:sdtPr>
                    <w:id w:val="1198588778"/>
                    <w:tag w:val="goog_rdk_3035"/>
                  </w:sdtPr>
                  <w:sdtContent>
                    <w:del w:author="Anonymous" w:id="17" w:date="2026-09-24T05:24:15Z"/>
                  </w:sdtContent>
                </w:sdt>
              </w:ins>
              <w:sdt>
                <w:sdtPr>
                  <w:id w:val="1107465928"/>
                  <w:tag w:val="goog_rdk_303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using the if condition to categorize the situation based products </w:delText>
                      </w:r>
                    </w:del>
                  </w:ins>
                </w:sdtContent>
              </w:sdt>
              <w:ins w:author="Anonymous" w:id="55" w:date="2026-09-24T05:26:08Z">
                <w:del w:author="Anonymous" w:id="17" w:date="2026-09-24T05:24:15Z">
                  <w:bookmarkStart w:colFirst="0" w:colLast="0" w:name="_heading=h.pynlfc7ho7y4" w:id="197"/>
                  <w:bookmarkEnd w:id="197"/>
                </w:del>
              </w:ins>
            </w:sdtContent>
          </w:sdt>
        </w:p>
      </w:sdtContent>
    </w:sdt>
    <w:sdt>
      <w:sdtPr>
        <w:id w:val="1583501223"/>
        <w:tag w:val="goog_rdk_3041"/>
      </w:sdtPr>
      <w:sdtContent>
        <w:p w:rsidR="00000000" w:rsidDel="00000000" w:rsidP="00000000" w:rsidRDefault="00000000" w:rsidRPr="00000000" w14:paraId="00000289">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952681823"/>
              <w:tag w:val="goog_rdk_3038"/>
            </w:sdtPr>
            <w:sdtContent>
              <w:ins w:author="Anonymous" w:id="55" w:date="2026-09-24T05:26:08Z">
                <w:sdt>
                  <w:sdtPr>
                    <w:id w:val="1666797231"/>
                    <w:tag w:val="goog_rdk_3039"/>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3238500"/>
                            <wp:effectExtent b="0" l="0" r="0" t="0"/>
                            <wp:docPr id="203"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213475" cy="3238500"/>
                                    </a:xfrm>
                                    <a:prstGeom prst="rect"/>
                                    <a:ln/>
                                  </pic:spPr>
                                </pic:pic>
                              </a:graphicData>
                            </a:graphic>
                          </wp:inline>
                        </w:drawing>
                      </w:r>
                    </w:del>
                  </w:sdtContent>
                </w:sdt>
              </w:ins>
              <w:sdt>
                <w:sdtPr>
                  <w:id w:val="1796975201"/>
                  <w:tag w:val="goog_rdk_3040"/>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wck9qyq6kppm" w:id="198"/>
                  <w:bookmarkEnd w:id="198"/>
                </w:del>
              </w:ins>
            </w:sdtContent>
          </w:sdt>
        </w:p>
      </w:sdtContent>
    </w:sdt>
    <w:sdt>
      <w:sdtPr>
        <w:id w:val="-1416284855"/>
        <w:tag w:val="goog_rdk_3045"/>
      </w:sdtPr>
      <w:sdtContent>
        <w:p w:rsidR="00000000" w:rsidDel="00000000" w:rsidP="00000000" w:rsidRDefault="00000000" w:rsidRPr="00000000" w14:paraId="0000028A">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487291624"/>
              <w:tag w:val="goog_rdk_3042"/>
            </w:sdtPr>
            <w:sdtContent>
              <w:ins w:author="Anonymous" w:id="55" w:date="2026-09-24T05:26:08Z">
                <w:sdt>
                  <w:sdtPr>
                    <w:id w:val="-267927316"/>
                    <w:tag w:val="goog_rdk_3043"/>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2044700"/>
                            <wp:effectExtent b="0" l="0" r="0" t="0"/>
                            <wp:docPr id="222"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5213475" cy="2044700"/>
                                    </a:xfrm>
                                    <a:prstGeom prst="rect"/>
                                    <a:ln/>
                                  </pic:spPr>
                                </pic:pic>
                              </a:graphicData>
                            </a:graphic>
                          </wp:inline>
                        </w:drawing>
                      </w:r>
                    </w:del>
                  </w:sdtContent>
                </w:sdt>
              </w:ins>
              <w:sdt>
                <w:sdtPr>
                  <w:id w:val="-1993405727"/>
                  <w:tag w:val="goog_rdk_304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cyqczyx2yuue" w:id="199"/>
                  <w:bookmarkEnd w:id="199"/>
                </w:del>
              </w:ins>
            </w:sdtContent>
          </w:sdt>
        </w:p>
      </w:sdtContent>
    </w:sdt>
    <w:sdt>
      <w:sdtPr>
        <w:id w:val="522138837"/>
        <w:tag w:val="goog_rdk_3049"/>
      </w:sdtPr>
      <w:sdtContent>
        <w:p w:rsidR="00000000" w:rsidDel="00000000" w:rsidP="00000000" w:rsidRDefault="00000000" w:rsidRPr="00000000" w14:paraId="0000028B">
          <w:pPr>
            <w:pStyle w:val="Heading1"/>
            <w:numPr>
              <w:ilvl w:val="0"/>
              <w:numId w:val="20"/>
            </w:numPr>
            <w:spacing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405749772"/>
              <w:tag w:val="goog_rdk_3046"/>
            </w:sdtPr>
            <w:sdtContent>
              <w:ins w:author="Anonymous" w:id="55" w:date="2026-09-24T05:26:08Z">
                <w:sdt>
                  <w:sdtPr>
                    <w:id w:val="2089426301"/>
                    <w:tag w:val="goog_rdk_3047"/>
                  </w:sdtPr>
                  <w:sdtContent>
                    <w:del w:author="Anonymous" w:id="17" w:date="2026-09-24T05:24:15Z"/>
                  </w:sdtContent>
                </w:sdt>
              </w:ins>
              <w:sdt>
                <w:sdtPr>
                  <w:id w:val="-1435969328"/>
                  <w:tag w:val="goog_rdk_304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/generate-jewelry: Accepts text + image inputs to return style-matched jewelry options.</w:delText>
                      </w:r>
                    </w:del>
                  </w:ins>
                </w:sdtContent>
              </w:sdt>
              <w:ins w:author="Anonymous" w:id="55" w:date="2026-09-24T05:26:08Z">
                <w:del w:author="Anonymous" w:id="17" w:date="2026-09-24T05:24:15Z">
                  <w:bookmarkStart w:colFirst="0" w:colLast="0" w:name="_heading=h.ijia84qpnb6p" w:id="200"/>
                  <w:bookmarkEnd w:id="200"/>
                </w:del>
              </w:ins>
            </w:sdtContent>
          </w:sdt>
        </w:p>
      </w:sdtContent>
    </w:sdt>
    <w:sdt>
      <w:sdtPr>
        <w:id w:val="573053287"/>
        <w:tag w:val="goog_rdk_3053"/>
      </w:sdtPr>
      <w:sdtContent>
        <w:p w:rsidR="00000000" w:rsidDel="00000000" w:rsidP="00000000" w:rsidRDefault="00000000" w:rsidRPr="00000000" w14:paraId="0000028C">
          <w:pPr>
            <w:pStyle w:val="Heading1"/>
            <w:numPr>
              <w:ilvl w:val="0"/>
              <w:numId w:val="20"/>
            </w:numPr>
            <w:shd w:fill="1f1f1f" w:val="clear"/>
            <w:spacing w:line="325.71428571428567" w:lineRule="auto"/>
            <w:ind w:left="720" w:hanging="360"/>
            <w:rPr>
              <w:ins w:author="Anonymous" w:id="55" w:date="2026-09-24T05:26:08Z"/>
              <w:del w:author="Anonymous" w:id="17" w:date="2026-09-24T05:24:15Z"/>
              <w:rFonts w:ascii="Calibri" w:cs="Calibri" w:eastAsia="Calibri" w:hAnsi="Calibri"/>
              <w:strike w:val="1"/>
              <w:highlight w:val="black"/>
            </w:rPr>
          </w:pPr>
          <w:sdt>
            <w:sdtPr>
              <w:id w:val="-1427395454"/>
              <w:tag w:val="goog_rdk_3050"/>
            </w:sdtPr>
            <w:sdtContent>
              <w:ins w:author="Anonymous" w:id="55" w:date="2026-09-24T05:26:08Z">
                <w:sdt>
                  <w:sdtPr>
                    <w:id w:val="-1877259784"/>
                    <w:tag w:val="goog_rdk_3051"/>
                  </w:sdtPr>
                  <w:sdtContent>
                    <w:del w:author="Anonymous" w:id="17" w:date="2026-09-24T05:24:15Z"/>
                  </w:sdtContent>
                </w:sdt>
              </w:ins>
              <w:sdt>
                <w:sdtPr>
                  <w:id w:val="-831795438"/>
                  <w:tag w:val="goog_rdk_305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async def jewelry_planner(request: Request, current_user: UserInDB = Depends(get_current_active_user)):</w:delText>
                      </w:r>
                    </w:del>
                  </w:ins>
                </w:sdtContent>
              </w:sdt>
              <w:ins w:author="Anonymous" w:id="55" w:date="2026-09-24T05:26:08Z">
                <w:del w:author="Anonymous" w:id="17" w:date="2026-09-24T05:24:15Z">
                  <w:bookmarkStart w:colFirst="0" w:colLast="0" w:name="_heading=h.85lm67teuc7s" w:id="201"/>
                  <w:bookmarkEnd w:id="201"/>
                </w:del>
              </w:ins>
            </w:sdtContent>
          </w:sdt>
        </w:p>
      </w:sdtContent>
    </w:sdt>
    <w:sdt>
      <w:sdtPr>
        <w:id w:val="-1949177980"/>
        <w:tag w:val="goog_rdk_3057"/>
      </w:sdtPr>
      <w:sdtContent>
        <w:p w:rsidR="00000000" w:rsidDel="00000000" w:rsidP="00000000" w:rsidRDefault="00000000" w:rsidRPr="00000000" w14:paraId="0000028D">
          <w:pPr>
            <w:pStyle w:val="Heading1"/>
            <w:numPr>
              <w:ilvl w:val="0"/>
              <w:numId w:val="20"/>
            </w:numPr>
            <w:shd w:fill="1f1f1f" w:val="clear"/>
            <w:spacing w:line="325.71428571428567" w:lineRule="auto"/>
            <w:ind w:left="720" w:hanging="360"/>
            <w:rPr>
              <w:ins w:author="Anonymous" w:id="55" w:date="2026-09-24T05:26:08Z"/>
              <w:del w:author="Anonymous" w:id="17" w:date="2026-09-24T05:24:15Z"/>
              <w:rFonts w:ascii="Calibri" w:cs="Calibri" w:eastAsia="Calibri" w:hAnsi="Calibri"/>
              <w:strike w:val="1"/>
              <w:highlight w:val="black"/>
            </w:rPr>
          </w:pPr>
          <w:sdt>
            <w:sdtPr>
              <w:id w:val="-15433764"/>
              <w:tag w:val="goog_rdk_3054"/>
            </w:sdtPr>
            <w:sdtContent>
              <w:ins w:author="Anonymous" w:id="55" w:date="2026-09-24T05:26:08Z">
                <w:sdt>
                  <w:sdtPr>
                    <w:id w:val="-1509898721"/>
                    <w:tag w:val="goog_rdk_3055"/>
                  </w:sdtPr>
                  <w:sdtContent>
                    <w:del w:author="Anonymous" w:id="17" w:date="2026-09-24T05:24:15Z"/>
                  </w:sdtContent>
                </w:sdt>
              </w:ins>
              <w:sdt>
                <w:sdtPr>
                  <w:id w:val="122693561"/>
                  <w:tag w:val="goog_rdk_305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"""Jewelry budget planner page"""</w:delText>
                      </w:r>
                    </w:del>
                  </w:ins>
                </w:sdtContent>
              </w:sdt>
              <w:ins w:author="Anonymous" w:id="55" w:date="2026-09-24T05:26:08Z">
                <w:del w:author="Anonymous" w:id="17" w:date="2026-09-24T05:24:15Z">
                  <w:bookmarkStart w:colFirst="0" w:colLast="0" w:name="_heading=h.shjiza6afxvc" w:id="202"/>
                  <w:bookmarkEnd w:id="202"/>
                </w:del>
              </w:ins>
            </w:sdtContent>
          </w:sdt>
        </w:p>
      </w:sdtContent>
    </w:sdt>
    <w:sdt>
      <w:sdtPr>
        <w:id w:val="-75818100"/>
        <w:tag w:val="goog_rdk_3061"/>
      </w:sdtPr>
      <w:sdtContent>
        <w:p w:rsidR="00000000" w:rsidDel="00000000" w:rsidP="00000000" w:rsidRDefault="00000000" w:rsidRPr="00000000" w14:paraId="0000028E">
          <w:pPr>
            <w:pStyle w:val="Heading1"/>
            <w:numPr>
              <w:ilvl w:val="0"/>
              <w:numId w:val="20"/>
            </w:numPr>
            <w:shd w:fill="1f1f1f" w:val="clear"/>
            <w:spacing w:after="240" w:line="325.71428571428567" w:lineRule="auto"/>
            <w:ind w:left="720" w:hanging="360"/>
            <w:rPr>
              <w:ins w:author="Anonymous" w:id="55" w:date="2026-09-24T05:26:08Z"/>
              <w:del w:author="Anonymous" w:id="17" w:date="2026-09-24T05:24:15Z"/>
              <w:rFonts w:ascii="Calibri" w:cs="Calibri" w:eastAsia="Calibri" w:hAnsi="Calibri"/>
              <w:strike w:val="1"/>
              <w:highlight w:val="black"/>
            </w:rPr>
          </w:pPr>
          <w:sdt>
            <w:sdtPr>
              <w:id w:val="-1341929432"/>
              <w:tag w:val="goog_rdk_3058"/>
            </w:sdtPr>
            <w:sdtContent>
              <w:ins w:author="Anonymous" w:id="55" w:date="2026-09-24T05:26:08Z">
                <w:sdt>
                  <w:sdtPr>
                    <w:id w:val="209469884"/>
                    <w:tag w:val="goog_rdk_3059"/>
                  </w:sdtPr>
                  <w:sdtContent>
                    <w:del w:author="Anonymous" w:id="17" w:date="2026-09-24T05:24:15Z"/>
                  </w:sdtContent>
                </w:sdt>
              </w:ins>
              <w:sdt>
                <w:sdtPr>
                  <w:id w:val="-552506558"/>
                  <w:tag w:val="goog_rdk_306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return templates.TemplateResponse("jewelry_planner.html", {"request": request, "user": current_user})</w:delText>
                      </w:r>
                    </w:del>
                  </w:ins>
                </w:sdtContent>
              </w:sdt>
              <w:ins w:author="Anonymous" w:id="55" w:date="2026-09-24T05:26:08Z">
                <w:del w:author="Anonymous" w:id="17" w:date="2026-09-24T05:24:15Z">
                  <w:bookmarkStart w:colFirst="0" w:colLast="0" w:name="_heading=h.pp5q8yphmyjc" w:id="203"/>
                  <w:bookmarkEnd w:id="203"/>
                </w:del>
              </w:ins>
            </w:sdtContent>
          </w:sdt>
        </w:p>
      </w:sdtContent>
    </w:sdt>
    <w:sdt>
      <w:sdtPr>
        <w:id w:val="2047193963"/>
        <w:tag w:val="goog_rdk_3065"/>
      </w:sdtPr>
      <w:sdtContent>
        <w:p w:rsidR="00000000" w:rsidDel="00000000" w:rsidP="00000000" w:rsidRDefault="00000000" w:rsidRPr="00000000" w14:paraId="0000028F">
          <w:pPr>
            <w:pStyle w:val="Heading1"/>
            <w:spacing w:after="240" w:before="240" w:line="240" w:lineRule="auto"/>
            <w:ind w:left="720" w:firstLine="0"/>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376505802"/>
              <w:tag w:val="goog_rdk_3062"/>
            </w:sdtPr>
            <w:sdtContent>
              <w:ins w:author="Anonymous" w:id="55" w:date="2026-09-24T05:26:08Z">
                <w:sdt>
                  <w:sdtPr>
                    <w:id w:val="824900414"/>
                    <w:tag w:val="goog_rdk_3063"/>
                  </w:sdtPr>
                  <w:sdtContent>
                    <w:del w:author="Anonymous" w:id="17" w:date="2026-09-24T05:24:15Z"/>
                  </w:sdtContent>
                </w:sdt>
              </w:ins>
              <w:sdt>
                <w:sdtPr>
                  <w:id w:val="-1058360419"/>
                  <w:tag w:val="goog_rdk_306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b72gczjgj1h1" w:id="204"/>
                  <w:bookmarkEnd w:id="204"/>
                </w:del>
              </w:ins>
            </w:sdtContent>
          </w:sdt>
        </w:p>
      </w:sdtContent>
    </w:sdt>
    <w:sdt>
      <w:sdtPr>
        <w:id w:val="-1679918045"/>
        <w:tag w:val="goog_rdk_3069"/>
      </w:sdtPr>
      <w:sdtContent>
        <w:p w:rsidR="00000000" w:rsidDel="00000000" w:rsidP="00000000" w:rsidRDefault="00000000" w:rsidRPr="00000000" w14:paraId="00000290">
          <w:pPr>
            <w:pStyle w:val="Heading1"/>
            <w:numPr>
              <w:ilvl w:val="0"/>
              <w:numId w:val="20"/>
            </w:numPr>
            <w:spacing w:after="240"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604796407"/>
              <w:tag w:val="goog_rdk_3066"/>
            </w:sdtPr>
            <w:sdtContent>
              <w:ins w:author="Anonymous" w:id="55" w:date="2026-09-24T05:26:08Z">
                <w:sdt>
                  <w:sdtPr>
                    <w:id w:val="1371330315"/>
                    <w:tag w:val="goog_rdk_3067"/>
                  </w:sdtPr>
                  <w:sdtContent>
                    <w:del w:author="Anonymous" w:id="17" w:date="2026-09-24T05:24:15Z"/>
                  </w:sdtContent>
                </w:sdt>
              </w:ins>
              <w:sdt>
                <w:sdtPr>
                  <w:id w:val="1338715758"/>
                  <w:tag w:val="goog_rdk_306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get home_recommendations by using the function</w:delText>
                      </w:r>
                    </w:del>
                  </w:ins>
                </w:sdtContent>
              </w:sdt>
              <w:ins w:author="Anonymous" w:id="55" w:date="2026-09-24T05:26:08Z">
                <w:del w:author="Anonymous" w:id="17" w:date="2026-09-24T05:24:15Z">
                  <w:bookmarkStart w:colFirst="0" w:colLast="0" w:name="_heading=h.sooqee3gng90" w:id="205"/>
                  <w:bookmarkEnd w:id="205"/>
                </w:del>
              </w:ins>
            </w:sdtContent>
          </w:sdt>
        </w:p>
      </w:sdtContent>
    </w:sdt>
    <w:sdt>
      <w:sdtPr>
        <w:id w:val="409225186"/>
        <w:tag w:val="goog_rdk_3073"/>
      </w:sdtPr>
      <w:sdtContent>
        <w:p w:rsidR="00000000" w:rsidDel="00000000" w:rsidP="00000000" w:rsidRDefault="00000000" w:rsidRPr="00000000" w14:paraId="00000291">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005228643"/>
              <w:tag w:val="goog_rdk_3070"/>
            </w:sdtPr>
            <w:sdtContent>
              <w:ins w:author="Anonymous" w:id="55" w:date="2026-09-24T05:26:08Z">
                <w:sdt>
                  <w:sdtPr>
                    <w:id w:val="-2088151290"/>
                    <w:tag w:val="goog_rdk_3071"/>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3302000"/>
                            <wp:effectExtent b="0" l="0" r="0" t="0"/>
                            <wp:docPr id="151"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213475" cy="3302000"/>
                                    </a:xfrm>
                                    <a:prstGeom prst="rect"/>
                                    <a:ln/>
                                  </pic:spPr>
                                </pic:pic>
                              </a:graphicData>
                            </a:graphic>
                          </wp:inline>
                        </w:drawing>
                      </w:r>
                    </w:del>
                  </w:sdtContent>
                </w:sdt>
              </w:ins>
              <w:sdt>
                <w:sdtPr>
                  <w:id w:val="-526193699"/>
                  <w:tag w:val="goog_rdk_307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d2vkj95fxnah" w:id="206"/>
                  <w:bookmarkEnd w:id="206"/>
                </w:del>
              </w:ins>
            </w:sdtContent>
          </w:sdt>
        </w:p>
      </w:sdtContent>
    </w:sdt>
    <w:sdt>
      <w:sdtPr>
        <w:id w:val="83818682"/>
        <w:tag w:val="goog_rdk_3077"/>
      </w:sdtPr>
      <w:sdtContent>
        <w:p w:rsidR="00000000" w:rsidDel="00000000" w:rsidP="00000000" w:rsidRDefault="00000000" w:rsidRPr="00000000" w14:paraId="00000292">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60891204"/>
              <w:tag w:val="goog_rdk_3074"/>
            </w:sdtPr>
            <w:sdtContent>
              <w:ins w:author="Anonymous" w:id="55" w:date="2026-09-24T05:26:08Z">
                <w:sdt>
                  <w:sdtPr>
                    <w:id w:val="561045860"/>
                    <w:tag w:val="goog_rdk_3075"/>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4406900"/>
                            <wp:effectExtent b="0" l="0" r="0" t="0"/>
                            <wp:docPr id="248" name="image53.png"/>
                            <a:graphic>
                              <a:graphicData uri="http://schemas.openxmlformats.org/drawingml/2006/picture">
                                <pic:pic>
                                  <pic:nvPicPr>
                                    <pic:cNvPr id="0" name="image53.png"/>
                                    <pic:cNvPicPr preferRelativeResize="0"/>
                                  </pic:nvPicPr>
                                  <pic:blipFill>
                                    <a:blip r:embed="rId34"/>
                                    <a:srcRect b="0" l="0" r="0" t="0"/>
                                    <a:stretch>
                                      <a:fillRect/>
                                    </a:stretch>
                                  </pic:blipFill>
                                  <pic:spPr>
                                    <a:xfrm>
                                      <a:off x="0" y="0"/>
                                      <a:ext cx="5213475" cy="4406900"/>
                                    </a:xfrm>
                                    <a:prstGeom prst="rect"/>
                                    <a:ln/>
                                  </pic:spPr>
                                </pic:pic>
                              </a:graphicData>
                            </a:graphic>
                          </wp:inline>
                        </w:drawing>
                      </w:r>
                    </w:del>
                  </w:sdtContent>
                </w:sdt>
              </w:ins>
              <w:sdt>
                <w:sdtPr>
                  <w:id w:val="1024083741"/>
                  <w:tag w:val="goog_rdk_3076"/>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b6p8beyvo40y" w:id="207"/>
                  <w:bookmarkEnd w:id="207"/>
                </w:del>
              </w:ins>
            </w:sdtContent>
          </w:sdt>
        </w:p>
      </w:sdtContent>
    </w:sdt>
    <w:sdt>
      <w:sdtPr>
        <w:id w:val="552767304"/>
        <w:tag w:val="goog_rdk_3081"/>
      </w:sdtPr>
      <w:sdtContent>
        <w:p w:rsidR="00000000" w:rsidDel="00000000" w:rsidP="00000000" w:rsidRDefault="00000000" w:rsidRPr="00000000" w14:paraId="00000293">
          <w:pPr>
            <w:pStyle w:val="Heading1"/>
            <w:numPr>
              <w:ilvl w:val="0"/>
              <w:numId w:val="21"/>
            </w:numPr>
            <w:spacing w:after="280" w:before="28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154710482"/>
              <w:tag w:val="goog_rdk_3078"/>
            </w:sdtPr>
            <w:sdtContent>
              <w:ins w:author="Anonymous" w:id="55" w:date="2026-09-24T05:26:08Z">
                <w:sdt>
                  <w:sdtPr>
                    <w:id w:val="-336789184"/>
                    <w:tag w:val="goog_rdk_3079"/>
                  </w:sdtPr>
                  <w:sdtContent>
                    <w:del w:author="Anonymous" w:id="17" w:date="2026-09-24T05:24:15Z"/>
                  </w:sdtContent>
                </w:sdt>
              </w:ins>
              <w:sdt>
                <w:sdtPr>
                  <w:id w:val="687108552"/>
                  <w:tag w:val="goog_rdk_308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linking the websites like amazon,flipkar,ikea ect…. to get the products</w:delText>
                      </w:r>
                    </w:del>
                  </w:ins>
                </w:sdtContent>
              </w:sdt>
              <w:ins w:author="Anonymous" w:id="55" w:date="2026-09-24T05:26:08Z">
                <w:del w:author="Anonymous" w:id="17" w:date="2026-09-24T05:24:15Z">
                  <w:bookmarkStart w:colFirst="0" w:colLast="0" w:name="_heading=h.h9irhovuxnm5" w:id="208"/>
                  <w:bookmarkEnd w:id="208"/>
                </w:del>
              </w:ins>
            </w:sdtContent>
          </w:sdt>
        </w:p>
      </w:sdtContent>
    </w:sdt>
    <w:sdt>
      <w:sdtPr>
        <w:id w:val="-1794987860"/>
        <w:tag w:val="goog_rdk_3085"/>
      </w:sdtPr>
      <w:sdtContent>
        <w:p w:rsidR="00000000" w:rsidDel="00000000" w:rsidP="00000000" w:rsidRDefault="00000000" w:rsidRPr="00000000" w14:paraId="00000294">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483172386"/>
              <w:tag w:val="goog_rdk_3082"/>
            </w:sdtPr>
            <w:sdtContent>
              <w:ins w:author="Anonymous" w:id="55" w:date="2026-09-24T05:26:08Z">
                <w:sdt>
                  <w:sdtPr>
                    <w:id w:val="762482180"/>
                    <w:tag w:val="goog_rdk_3083"/>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2108200"/>
                            <wp:effectExtent b="0" l="0" r="0" t="0"/>
                            <wp:docPr id="224"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213475" cy="2108200"/>
                                    </a:xfrm>
                                    <a:prstGeom prst="rect"/>
                                    <a:ln/>
                                  </pic:spPr>
                                </pic:pic>
                              </a:graphicData>
                            </a:graphic>
                          </wp:inline>
                        </w:drawing>
                      </w:r>
                    </w:del>
                  </w:sdtContent>
                </w:sdt>
              </w:ins>
              <w:sdt>
                <w:sdtPr>
                  <w:id w:val="955772648"/>
                  <w:tag w:val="goog_rdk_308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2dxkuqt6fwuc" w:id="209"/>
                  <w:bookmarkEnd w:id="209"/>
                </w:del>
              </w:ins>
            </w:sdtContent>
          </w:sdt>
        </w:p>
      </w:sdtContent>
    </w:sdt>
    <w:sdt>
      <w:sdtPr>
        <w:id w:val="1435439897"/>
        <w:tag w:val="goog_rdk_3089"/>
      </w:sdtPr>
      <w:sdtContent>
        <w:p w:rsidR="00000000" w:rsidDel="00000000" w:rsidP="00000000" w:rsidRDefault="00000000" w:rsidRPr="00000000" w14:paraId="00000295">
          <w:pPr>
            <w:pStyle w:val="Heading1"/>
            <w:spacing w:after="280" w:before="28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2042307494"/>
              <w:tag w:val="goog_rdk_3086"/>
            </w:sdtPr>
            <w:sdtContent>
              <w:ins w:author="Anonymous" w:id="55" w:date="2026-09-24T05:26:08Z">
                <w:sdt>
                  <w:sdtPr>
                    <w:id w:val="-1684740912"/>
                    <w:tag w:val="goog_rdk_3087"/>
                  </w:sdtPr>
                  <w:sdtContent>
                    <w:del w:author="Anonymous" w:id="17" w:date="2026-09-24T05:24:15Z"/>
                  </w:sdtContent>
                </w:sdt>
              </w:ins>
              <w:sdt>
                <w:sdtPr>
                  <w:id w:val="1987972120"/>
                  <w:tag w:val="goog_rdk_308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o4bqysusncq9" w:id="210"/>
                  <w:bookmarkEnd w:id="210"/>
                </w:del>
              </w:ins>
            </w:sdtContent>
          </w:sdt>
        </w:p>
      </w:sdtContent>
    </w:sdt>
    <w:sdt>
      <w:sdtPr>
        <w:id w:val="-1053659981"/>
        <w:tag w:val="goog_rdk_3093"/>
      </w:sdtPr>
      <w:sdtContent>
        <w:p w:rsidR="00000000" w:rsidDel="00000000" w:rsidP="00000000" w:rsidRDefault="00000000" w:rsidRPr="00000000" w14:paraId="00000296">
          <w:pPr>
            <w:pStyle w:val="Heading1"/>
            <w:spacing w:after="280" w:before="28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313628994"/>
              <w:tag w:val="goog_rdk_3090"/>
            </w:sdtPr>
            <w:sdtContent>
              <w:ins w:author="Anonymous" w:id="55" w:date="2026-09-24T05:26:08Z">
                <w:sdt>
                  <w:sdtPr>
                    <w:id w:val="905027383"/>
                    <w:tag w:val="goog_rdk_3091"/>
                  </w:sdtPr>
                  <w:sdtContent>
                    <w:del w:author="Anonymous" w:id="17" w:date="2026-09-24T05:24:15Z"/>
                  </w:sdtContent>
                </w:sdt>
              </w:ins>
              <w:sdt>
                <w:sdtPr>
                  <w:id w:val="1209836017"/>
                  <w:tag w:val="goog_rdk_309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k1d3tnv4d79g" w:id="211"/>
                  <w:bookmarkEnd w:id="211"/>
                </w:del>
              </w:ins>
            </w:sdtContent>
          </w:sdt>
        </w:p>
      </w:sdtContent>
    </w:sdt>
    <w:sdt>
      <w:sdtPr>
        <w:id w:val="-682102349"/>
        <w:tag w:val="goog_rdk_3097"/>
      </w:sdtPr>
      <w:sdtContent>
        <w:p w:rsidR="00000000" w:rsidDel="00000000" w:rsidP="00000000" w:rsidRDefault="00000000" w:rsidRPr="00000000" w14:paraId="00000297">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439896271"/>
              <w:tag w:val="goog_rdk_3094"/>
            </w:sdtPr>
            <w:sdtContent>
              <w:ins w:author="Anonymous" w:id="55" w:date="2026-09-24T05:26:08Z">
                <w:sdt>
                  <w:sdtPr>
                    <w:id w:val="1024488745"/>
                    <w:tag w:val="goog_rdk_3095"/>
                  </w:sdtPr>
                  <w:sdtContent>
                    <w:del w:author="Anonymous" w:id="17" w:date="2026-09-24T05:24:15Z"/>
                  </w:sdtContent>
                </w:sdt>
              </w:ins>
              <w:sdt>
                <w:sdtPr>
                  <w:id w:val="-1900304487"/>
                  <w:tag w:val="goog_rdk_309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del>
                  </w:ins>
                </w:sdtContent>
              </w:sdt>
              <w:ins w:author="Anonymous" w:id="55" w:date="2026-09-24T05:26:08Z">
                <w:del w:author="Anonymous" w:id="17" w:date="2026-09-24T05:24:15Z">
                  <w:bookmarkStart w:colFirst="0" w:colLast="0" w:name="_heading=h.rrmqmqe0jolr" w:id="212"/>
                  <w:bookmarkEnd w:id="212"/>
                </w:del>
              </w:ins>
            </w:sdtContent>
          </w:sdt>
        </w:p>
      </w:sdtContent>
    </w:sdt>
    <w:sdt>
      <w:sdtPr>
        <w:id w:val="1542843126"/>
        <w:tag w:val="goog_rdk_3101"/>
      </w:sdtPr>
      <w:sdtContent>
        <w:p w:rsidR="00000000" w:rsidDel="00000000" w:rsidP="00000000" w:rsidRDefault="00000000" w:rsidRPr="00000000" w14:paraId="00000298">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742888064"/>
              <w:tag w:val="goog_rdk_3098"/>
            </w:sdtPr>
            <w:sdtContent>
              <w:ins w:author="Anonymous" w:id="55" w:date="2026-09-24T05:26:08Z">
                <w:sdt>
                  <w:sdtPr>
                    <w:id w:val="1599288919"/>
                    <w:tag w:val="goog_rdk_3099"/>
                  </w:sdtPr>
                  <w:sdtContent>
                    <w:del w:author="Anonymous" w:id="17" w:date="2026-09-24T05:24:15Z"/>
                  </w:sdtContent>
                </w:sdt>
              </w:ins>
              <w:sdt>
                <w:sdtPr>
                  <w:id w:val="-399349430"/>
                  <w:tag w:val="goog_rdk_310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2.3: Login and Register page routings</w:delText>
                        <w:br w:type="textWrapping"/>
                      </w:r>
                    </w:del>
                  </w:ins>
                </w:sdtContent>
              </w:sdt>
              <w:ins w:author="Anonymous" w:id="55" w:date="2026-09-24T05:26:08Z">
                <w:del w:author="Anonymous" w:id="17" w:date="2026-09-24T05:24:15Z">
                  <w:bookmarkStart w:colFirst="0" w:colLast="0" w:name="_heading=h.sbg7gdpjn454" w:id="213"/>
                  <w:bookmarkEnd w:id="213"/>
                </w:del>
              </w:ins>
            </w:sdtContent>
          </w:sdt>
        </w:p>
      </w:sdtContent>
    </w:sdt>
    <w:sdt>
      <w:sdtPr>
        <w:id w:val="-1109498752"/>
        <w:tag w:val="goog_rdk_3105"/>
      </w:sdtPr>
      <w:sdtContent>
        <w:p w:rsidR="00000000" w:rsidDel="00000000" w:rsidP="00000000" w:rsidRDefault="00000000" w:rsidRPr="00000000" w14:paraId="00000299">
          <w:pPr>
            <w:pStyle w:val="Heading1"/>
            <w:numPr>
              <w:ilvl w:val="0"/>
              <w:numId w:val="22"/>
            </w:numPr>
            <w:spacing w:after="240"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76349619"/>
              <w:tag w:val="goog_rdk_3102"/>
            </w:sdtPr>
            <w:sdtContent>
              <w:ins w:author="Anonymous" w:id="55" w:date="2026-09-24T05:26:08Z">
                <w:sdt>
                  <w:sdtPr>
                    <w:id w:val="789447527"/>
                    <w:tag w:val="goog_rdk_3103"/>
                  </w:sdtPr>
                  <w:sdtContent>
                    <w:del w:author="Anonymous" w:id="17" w:date="2026-09-24T05:24:15Z"/>
                  </w:sdtContent>
                </w:sdt>
              </w:ins>
              <w:sdt>
                <w:sdtPr>
                  <w:id w:val="1576953970"/>
                  <w:tag w:val="goog_rdk_310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Login page </w:delText>
                      </w:r>
                    </w:del>
                  </w:ins>
                </w:sdtContent>
              </w:sdt>
              <w:ins w:author="Anonymous" w:id="55" w:date="2026-09-24T05:26:08Z">
                <w:del w:author="Anonymous" w:id="17" w:date="2026-09-24T05:24:15Z">
                  <w:bookmarkStart w:colFirst="0" w:colLast="0" w:name="_heading=h.ugg761okorg5" w:id="214"/>
                  <w:bookmarkEnd w:id="214"/>
                </w:del>
              </w:ins>
            </w:sdtContent>
          </w:sdt>
        </w:p>
      </w:sdtContent>
    </w:sdt>
    <w:sdt>
      <w:sdtPr>
        <w:id w:val="-1775756159"/>
        <w:tag w:val="goog_rdk_3109"/>
      </w:sdtPr>
      <w:sdtContent>
        <w:p w:rsidR="00000000" w:rsidDel="00000000" w:rsidP="00000000" w:rsidRDefault="00000000" w:rsidRPr="00000000" w14:paraId="0000029A">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496607068"/>
              <w:tag w:val="goog_rdk_3106"/>
            </w:sdtPr>
            <w:sdtContent>
              <w:ins w:author="Anonymous" w:id="55" w:date="2026-09-24T05:26:08Z">
                <w:sdt>
                  <w:sdtPr>
                    <w:id w:val="-853002701"/>
                    <w:tag w:val="goog_rdk_3107"/>
                  </w:sdtPr>
                  <w:sdtContent>
                    <w:del w:author="Anonymous" w:id="17" w:date="2026-09-24T05:24:15Z"/>
                  </w:sdtContent>
                </w:sdt>
              </w:ins>
              <w:sdt>
                <w:sdtPr>
                  <w:id w:val="1322792196"/>
                  <w:tag w:val="goog_rdk_310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/login: Authenticates user credentials and initiates a session upon successful login.</w:delText>
                      </w:r>
                    </w:del>
                  </w:ins>
                </w:sdtContent>
              </w:sdt>
              <w:ins w:author="Anonymous" w:id="55" w:date="2026-09-24T05:26:08Z">
                <w:del w:author="Anonymous" w:id="17" w:date="2026-09-24T05:24:15Z">
                  <w:bookmarkStart w:colFirst="0" w:colLast="0" w:name="_heading=h.agnxonqkc5y8" w:id="215"/>
                  <w:bookmarkEnd w:id="215"/>
                </w:del>
              </w:ins>
            </w:sdtContent>
          </w:sdt>
        </w:p>
      </w:sdtContent>
    </w:sdt>
    <w:sdt>
      <w:sdtPr>
        <w:id w:val="-11676623"/>
        <w:tag w:val="goog_rdk_3113"/>
      </w:sdtPr>
      <w:sdtContent>
        <w:p w:rsidR="00000000" w:rsidDel="00000000" w:rsidP="00000000" w:rsidRDefault="00000000" w:rsidRPr="00000000" w14:paraId="0000029B">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1709030"/>
              <w:tag w:val="goog_rdk_3110"/>
            </w:sdtPr>
            <w:sdtContent>
              <w:ins w:author="Anonymous" w:id="55" w:date="2026-09-24T05:26:08Z">
                <w:sdt>
                  <w:sdtPr>
                    <w:id w:val="-847600481"/>
                    <w:tag w:val="goog_rdk_3111"/>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2032000"/>
                            <wp:effectExtent b="0" l="0" r="0" t="0"/>
                            <wp:docPr id="196"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5213475" cy="2032000"/>
                                    </a:xfrm>
                                    <a:prstGeom prst="rect"/>
                                    <a:ln/>
                                  </pic:spPr>
                                </pic:pic>
                              </a:graphicData>
                            </a:graphic>
                          </wp:inline>
                        </w:drawing>
                      </w:r>
                    </w:del>
                  </w:sdtContent>
                </w:sdt>
              </w:ins>
              <w:sdt>
                <w:sdtPr>
                  <w:id w:val="1148767206"/>
                  <w:tag w:val="goog_rdk_311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del>
                  </w:ins>
                </w:sdtContent>
              </w:sdt>
              <w:ins w:author="Anonymous" w:id="55" w:date="2026-09-24T05:26:08Z">
                <w:del w:author="Anonymous" w:id="17" w:date="2026-09-24T05:24:15Z">
                  <w:bookmarkStart w:colFirst="0" w:colLast="0" w:name="_heading=h.d5mm07n4s3ol" w:id="216"/>
                  <w:bookmarkEnd w:id="216"/>
                </w:del>
              </w:ins>
            </w:sdtContent>
          </w:sdt>
        </w:p>
      </w:sdtContent>
    </w:sdt>
    <w:sdt>
      <w:sdtPr>
        <w:id w:val="-469079101"/>
        <w:tag w:val="goog_rdk_3117"/>
      </w:sdtPr>
      <w:sdtContent>
        <w:p w:rsidR="00000000" w:rsidDel="00000000" w:rsidP="00000000" w:rsidRDefault="00000000" w:rsidRPr="00000000" w14:paraId="0000029C">
          <w:pPr>
            <w:pStyle w:val="Heading1"/>
            <w:numPr>
              <w:ilvl w:val="0"/>
              <w:numId w:val="22"/>
            </w:numPr>
            <w:spacing w:after="240"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2061988851"/>
              <w:tag w:val="goog_rdk_3114"/>
            </w:sdtPr>
            <w:sdtContent>
              <w:ins w:author="Anonymous" w:id="55" w:date="2026-09-24T05:26:08Z">
                <w:sdt>
                  <w:sdtPr>
                    <w:id w:val="-1077925015"/>
                    <w:tag w:val="goog_rdk_3115"/>
                  </w:sdtPr>
                  <w:sdtContent>
                    <w:del w:author="Anonymous" w:id="17" w:date="2026-09-24T05:24:15Z"/>
                  </w:sdtContent>
                </w:sdt>
              </w:ins>
              <w:sdt>
                <w:sdtPr>
                  <w:id w:val="1478247494"/>
                  <w:tag w:val="goog_rdk_311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Register Page</w:delText>
                      </w:r>
                    </w:del>
                  </w:ins>
                </w:sdtContent>
              </w:sdt>
              <w:ins w:author="Anonymous" w:id="55" w:date="2026-09-24T05:26:08Z">
                <w:del w:author="Anonymous" w:id="17" w:date="2026-09-24T05:24:15Z">
                  <w:bookmarkStart w:colFirst="0" w:colLast="0" w:name="_heading=h.r8bz56ty9wer" w:id="217"/>
                  <w:bookmarkEnd w:id="217"/>
                </w:del>
              </w:ins>
            </w:sdtContent>
          </w:sdt>
        </w:p>
      </w:sdtContent>
    </w:sdt>
    <w:sdt>
      <w:sdtPr>
        <w:id w:val="1055686525"/>
        <w:tag w:val="goog_rdk_3121"/>
      </w:sdtPr>
      <w:sdtContent>
        <w:p w:rsidR="00000000" w:rsidDel="00000000" w:rsidP="00000000" w:rsidRDefault="00000000" w:rsidRPr="00000000" w14:paraId="0000029D">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808727532"/>
              <w:tag w:val="goog_rdk_3118"/>
            </w:sdtPr>
            <w:sdtContent>
              <w:ins w:author="Anonymous" w:id="55" w:date="2026-09-24T05:26:08Z">
                <w:sdt>
                  <w:sdtPr>
                    <w:id w:val="1872340673"/>
                    <w:tag w:val="goog_rdk_3119"/>
                  </w:sdtPr>
                  <w:sdtContent>
                    <w:del w:author="Anonymous" w:id="17" w:date="2026-09-24T05:24:15Z"/>
                  </w:sdtContent>
                </w:sdt>
              </w:ins>
              <w:sdt>
                <w:sdtPr>
                  <w:id w:val="1215617574"/>
                  <w:tag w:val="goog_rdk_312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/register: Handles new user registration by accepting and securely storing user credentials.</w:delText>
                      </w:r>
                    </w:del>
                  </w:ins>
                </w:sdtContent>
              </w:sdt>
              <w:ins w:author="Anonymous" w:id="55" w:date="2026-09-24T05:26:08Z">
                <w:del w:author="Anonymous" w:id="17" w:date="2026-09-24T05:24:15Z">
                  <w:bookmarkStart w:colFirst="0" w:colLast="0" w:name="_heading=h.792t9xvuz1o7" w:id="218"/>
                  <w:bookmarkEnd w:id="218"/>
                </w:del>
              </w:ins>
            </w:sdtContent>
          </w:sdt>
        </w:p>
      </w:sdtContent>
    </w:sdt>
    <w:sdt>
      <w:sdtPr>
        <w:id w:val="1046241620"/>
        <w:tag w:val="goog_rdk_3125"/>
      </w:sdtPr>
      <w:sdtContent>
        <w:p w:rsidR="00000000" w:rsidDel="00000000" w:rsidP="00000000" w:rsidRDefault="00000000" w:rsidRPr="00000000" w14:paraId="0000029E">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6844231"/>
              <w:tag w:val="goog_rdk_3122"/>
            </w:sdtPr>
            <w:sdtContent>
              <w:ins w:author="Anonymous" w:id="55" w:date="2026-09-24T05:26:08Z">
                <w:sdt>
                  <w:sdtPr>
                    <w:id w:val="-98644451"/>
                    <w:tag w:val="goog_rdk_3123"/>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2006600"/>
                            <wp:effectExtent b="0" l="0" r="0" t="0"/>
                            <wp:docPr id="232" name="image48.png"/>
                            <a:graphic>
                              <a:graphicData uri="http://schemas.openxmlformats.org/drawingml/2006/picture">
                                <pic:pic>
                                  <pic:nvPicPr>
                                    <pic:cNvPr id="0" name="image48.png"/>
                                    <pic:cNvPicPr preferRelativeResize="0"/>
                                  </pic:nvPicPr>
                                  <pic:blipFill>
                                    <a:blip r:embed="rId37"/>
                                    <a:srcRect b="0" l="0" r="0" t="0"/>
                                    <a:stretch>
                                      <a:fillRect/>
                                    </a:stretch>
                                  </pic:blipFill>
                                  <pic:spPr>
                                    <a:xfrm>
                                      <a:off x="0" y="0"/>
                                      <a:ext cx="5213475" cy="2006600"/>
                                    </a:xfrm>
                                    <a:prstGeom prst="rect"/>
                                    <a:ln/>
                                  </pic:spPr>
                                </pic:pic>
                              </a:graphicData>
                            </a:graphic>
                          </wp:inline>
                        </w:drawing>
                      </w:r>
                    </w:del>
                  </w:sdtContent>
                </w:sdt>
              </w:ins>
              <w:sdt>
                <w:sdtPr>
                  <w:id w:val="-15490977"/>
                  <w:tag w:val="goog_rdk_312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del>
                  </w:ins>
                </w:sdtContent>
              </w:sdt>
              <w:ins w:author="Anonymous" w:id="55" w:date="2026-09-24T05:26:08Z">
                <w:del w:author="Anonymous" w:id="17" w:date="2026-09-24T05:24:15Z">
                  <w:bookmarkStart w:colFirst="0" w:colLast="0" w:name="_heading=h.q470e3yyt5ss" w:id="219"/>
                  <w:bookmarkEnd w:id="219"/>
                </w:del>
              </w:ins>
            </w:sdtContent>
          </w:sdt>
        </w:p>
      </w:sdtContent>
    </w:sdt>
    <w:sdt>
      <w:sdtPr>
        <w:id w:val="1939582974"/>
        <w:tag w:val="goog_rdk_3129"/>
      </w:sdtPr>
      <w:sdtContent>
        <w:p w:rsidR="00000000" w:rsidDel="00000000" w:rsidP="00000000" w:rsidRDefault="00000000" w:rsidRPr="00000000" w14:paraId="0000029F">
          <w:pPr>
            <w:pStyle w:val="Heading1"/>
            <w:numPr>
              <w:ilvl w:val="0"/>
              <w:numId w:val="22"/>
            </w:numPr>
            <w:spacing w:after="240"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433018364"/>
              <w:tag w:val="goog_rdk_3126"/>
            </w:sdtPr>
            <w:sdtContent>
              <w:ins w:author="Anonymous" w:id="55" w:date="2026-09-24T05:26:08Z">
                <w:sdt>
                  <w:sdtPr>
                    <w:id w:val="-705063317"/>
                    <w:tag w:val="goog_rdk_3127"/>
                  </w:sdtPr>
                  <w:sdtContent>
                    <w:del w:author="Anonymous" w:id="17" w:date="2026-09-24T05:24:15Z"/>
                  </w:sdtContent>
                </w:sdt>
              </w:ins>
              <w:sdt>
                <w:sdtPr>
                  <w:id w:val="-771070041"/>
                  <w:tag w:val="goog_rdk_312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Logout Page</w:delText>
                      </w:r>
                    </w:del>
                  </w:ins>
                </w:sdtContent>
              </w:sdt>
              <w:ins w:author="Anonymous" w:id="55" w:date="2026-09-24T05:26:08Z">
                <w:del w:author="Anonymous" w:id="17" w:date="2026-09-24T05:24:15Z">
                  <w:bookmarkStart w:colFirst="0" w:colLast="0" w:name="_heading=h.nd14uom274un" w:id="220"/>
                  <w:bookmarkEnd w:id="220"/>
                </w:del>
              </w:ins>
            </w:sdtContent>
          </w:sdt>
        </w:p>
      </w:sdtContent>
    </w:sdt>
    <w:sdt>
      <w:sdtPr>
        <w:id w:val="-530718432"/>
        <w:tag w:val="goog_rdk_3133"/>
      </w:sdtPr>
      <w:sdtContent>
        <w:p w:rsidR="00000000" w:rsidDel="00000000" w:rsidP="00000000" w:rsidRDefault="00000000" w:rsidRPr="00000000" w14:paraId="000002A0">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601142446"/>
              <w:tag w:val="goog_rdk_3130"/>
            </w:sdtPr>
            <w:sdtContent>
              <w:ins w:author="Anonymous" w:id="55" w:date="2026-09-24T05:26:08Z">
                <w:sdt>
                  <w:sdtPr>
                    <w:id w:val="375000291"/>
                    <w:tag w:val="goog_rdk_3131"/>
                  </w:sdtPr>
                  <w:sdtContent>
                    <w:del w:author="Anonymous" w:id="17" w:date="2026-09-24T05:24:15Z"/>
                  </w:sdtContent>
                </w:sdt>
              </w:ins>
              <w:sdt>
                <w:sdtPr>
                  <w:id w:val="-1259035403"/>
                  <w:tag w:val="goog_rdk_313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/logout: Terminates the current user session and redirects to the login page.</w:delText>
                      </w:r>
                    </w:del>
                  </w:ins>
                </w:sdtContent>
              </w:sdt>
              <w:ins w:author="Anonymous" w:id="55" w:date="2026-09-24T05:26:08Z">
                <w:del w:author="Anonymous" w:id="17" w:date="2026-09-24T05:24:15Z">
                  <w:bookmarkStart w:colFirst="0" w:colLast="0" w:name="_heading=h.s7sdzkikf99x" w:id="221"/>
                  <w:bookmarkEnd w:id="221"/>
                </w:del>
              </w:ins>
            </w:sdtContent>
          </w:sdt>
        </w:p>
      </w:sdtContent>
    </w:sdt>
    <w:sdt>
      <w:sdtPr>
        <w:id w:val="-1942126704"/>
        <w:tag w:val="goog_rdk_3137"/>
      </w:sdtPr>
      <w:sdtContent>
        <w:p w:rsidR="00000000" w:rsidDel="00000000" w:rsidP="00000000" w:rsidRDefault="00000000" w:rsidRPr="00000000" w14:paraId="000002A1">
          <w:pPr>
            <w:pStyle w:val="Heading1"/>
            <w:spacing w:after="240" w:before="240" w:lin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81407959"/>
              <w:tag w:val="goog_rdk_3134"/>
            </w:sdtPr>
            <w:sdtContent>
              <w:ins w:author="Anonymous" w:id="55" w:date="2026-09-24T05:26:08Z">
                <w:sdt>
                  <w:sdtPr>
                    <w:id w:val="-1351822523"/>
                    <w:tag w:val="goog_rdk_3135"/>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3136900"/>
                            <wp:effectExtent b="0" l="0" r="0" t="0"/>
                            <wp:docPr id="170"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213475" cy="3136900"/>
                                    </a:xfrm>
                                    <a:prstGeom prst="rect"/>
                                    <a:ln/>
                                  </pic:spPr>
                                </pic:pic>
                              </a:graphicData>
                            </a:graphic>
                          </wp:inline>
                        </w:drawing>
                      </w:r>
                    </w:del>
                  </w:sdtContent>
                </w:sdt>
              </w:ins>
              <w:sdt>
                <w:sdtPr>
                  <w:id w:val="-85236289"/>
                  <w:tag w:val="goog_rdk_313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del>
                  </w:ins>
                </w:sdtContent>
              </w:sdt>
              <w:ins w:author="Anonymous" w:id="55" w:date="2026-09-24T05:26:08Z">
                <w:del w:author="Anonymous" w:id="17" w:date="2026-09-24T05:24:15Z">
                  <w:bookmarkStart w:colFirst="0" w:colLast="0" w:name="_heading=h.hlultdww9wnu" w:id="222"/>
                  <w:bookmarkEnd w:id="222"/>
                </w:del>
              </w:ins>
            </w:sdtContent>
          </w:sdt>
        </w:p>
      </w:sdtContent>
    </w:sdt>
    <w:sdt>
      <w:sdtPr>
        <w:id w:val="-1547569084"/>
        <w:tag w:val="goog_rdk_3141"/>
      </w:sdtPr>
      <w:sdtContent>
        <w:p w:rsidR="00000000" w:rsidDel="00000000" w:rsidP="00000000" w:rsidRDefault="00000000" w:rsidRPr="00000000" w14:paraId="000002A2">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041554497"/>
              <w:tag w:val="goog_rdk_3138"/>
            </w:sdtPr>
            <w:sdtContent>
              <w:ins w:author="Anonymous" w:id="55" w:date="2026-09-24T05:26:08Z">
                <w:sdt>
                  <w:sdtPr>
                    <w:id w:val="-1499026698"/>
                    <w:tag w:val="goog_rdk_3139"/>
                  </w:sdtPr>
                  <w:sdtContent>
                    <w:del w:author="Anonymous" w:id="17" w:date="2026-09-24T05:24:15Z"/>
                  </w:sdtContent>
                </w:sdt>
              </w:ins>
              <w:sdt>
                <w:sdtPr>
                  <w:id w:val="2104138288"/>
                  <w:tag w:val="goog_rdk_314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2.4: Ensure modular code structure</w:delText>
                      </w:r>
                    </w:del>
                  </w:ins>
                </w:sdtContent>
              </w:sdt>
              <w:ins w:author="Anonymous" w:id="55" w:date="2026-09-24T05:26:08Z">
                <w:del w:author="Anonymous" w:id="17" w:date="2026-09-24T05:24:15Z">
                  <w:bookmarkStart w:colFirst="0" w:colLast="0" w:name="_heading=h.53xxfqiqyf5r" w:id="223"/>
                  <w:bookmarkEnd w:id="223"/>
                </w:del>
              </w:ins>
            </w:sdtContent>
          </w:sdt>
        </w:p>
      </w:sdtContent>
    </w:sdt>
    <w:sdt>
      <w:sdtPr>
        <w:id w:val="1143353037"/>
        <w:tag w:val="goog_rdk_3145"/>
      </w:sdtPr>
      <w:sdtContent>
        <w:p w:rsidR="00000000" w:rsidDel="00000000" w:rsidP="00000000" w:rsidRDefault="00000000" w:rsidRPr="00000000" w14:paraId="000002A3">
          <w:pPr>
            <w:pStyle w:val="Heading1"/>
            <w:numPr>
              <w:ilvl w:val="0"/>
              <w:numId w:val="23"/>
            </w:numPr>
            <w:spacing w:after="240" w:before="24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2126982178"/>
              <w:tag w:val="goog_rdk_3142"/>
            </w:sdtPr>
            <w:sdtContent>
              <w:ins w:author="Anonymous" w:id="55" w:date="2026-09-24T05:26:08Z">
                <w:sdt>
                  <w:sdtPr>
                    <w:id w:val="-1603553273"/>
                    <w:tag w:val="goog_rdk_3143"/>
                  </w:sdtPr>
                  <w:sdtContent>
                    <w:del w:author="Anonymous" w:id="17" w:date="2026-09-24T05:24:15Z"/>
                  </w:sdtContent>
                </w:sdt>
              </w:ins>
              <w:sdt>
                <w:sdtPr>
                  <w:id w:val="2065450374"/>
                  <w:tag w:val="goog_rdk_314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/token: Issues a secure JWT token after successful authentication, enabling authorized access to protected API routes.</w:delText>
                      </w:r>
                    </w:del>
                  </w:ins>
                </w:sdtContent>
              </w:sdt>
              <w:ins w:author="Anonymous" w:id="55" w:date="2026-09-24T05:26:08Z">
                <w:del w:author="Anonymous" w:id="17" w:date="2026-09-24T05:24:15Z">
                  <w:bookmarkStart w:colFirst="0" w:colLast="0" w:name="_heading=h.f64dvxo9so72" w:id="224"/>
                  <w:bookmarkEnd w:id="224"/>
                </w:del>
              </w:ins>
            </w:sdtContent>
          </w:sdt>
        </w:p>
      </w:sdtContent>
    </w:sdt>
    <w:sdt>
      <w:sdtPr>
        <w:id w:val="1943550902"/>
        <w:tag w:val="goog_rdk_3149"/>
      </w:sdtPr>
      <w:sdtContent>
        <w:p w:rsidR="00000000" w:rsidDel="00000000" w:rsidP="00000000" w:rsidRDefault="00000000" w:rsidRPr="00000000" w14:paraId="000002A4">
          <w:pPr>
            <w:pStyle w:val="Heading1"/>
            <w:spacing w:after="280" w:before="280" w:line="240" w:lineRule="auto"/>
            <w:jc w:val="center"/>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20331369"/>
              <w:tag w:val="goog_rdk_3146"/>
            </w:sdtPr>
            <w:sdtContent>
              <w:ins w:author="Anonymous" w:id="55" w:date="2026-09-24T05:26:08Z">
                <w:sdt>
                  <w:sdtPr>
                    <w:id w:val="-1852215659"/>
                    <w:tag w:val="goog_rdk_3147"/>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3454400"/>
                            <wp:effectExtent b="0" l="0" r="0" t="0"/>
                            <wp:docPr id="227" name="image52.png"/>
                            <a:graphic>
                              <a:graphicData uri="http://schemas.openxmlformats.org/drawingml/2006/picture">
                                <pic:pic>
                                  <pic:nvPicPr>
                                    <pic:cNvPr id="0" name="image52.png"/>
                                    <pic:cNvPicPr preferRelativeResize="0"/>
                                  </pic:nvPicPr>
                                  <pic:blipFill>
                                    <a:blip r:embed="rId39"/>
                                    <a:srcRect b="0" l="0" r="0" t="0"/>
                                    <a:stretch>
                                      <a:fillRect/>
                                    </a:stretch>
                                  </pic:blipFill>
                                  <pic:spPr>
                                    <a:xfrm>
                                      <a:off x="0" y="0"/>
                                      <a:ext cx="5213475" cy="3454400"/>
                                    </a:xfrm>
                                    <a:prstGeom prst="rect"/>
                                    <a:ln/>
                                  </pic:spPr>
                                </pic:pic>
                              </a:graphicData>
                            </a:graphic>
                          </wp:inline>
                        </w:drawing>
                      </w:r>
                    </w:del>
                  </w:sdtContent>
                </w:sdt>
              </w:ins>
              <w:sdt>
                <w:sdtPr>
                  <w:id w:val="1628986908"/>
                  <w:tag w:val="goog_rdk_314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ss9lwtl61vz" w:id="225"/>
                  <w:bookmarkEnd w:id="225"/>
                </w:del>
              </w:ins>
            </w:sdtContent>
          </w:sdt>
        </w:p>
      </w:sdtContent>
    </w:sdt>
    <w:sdt>
      <w:sdtPr>
        <w:id w:val="1040124187"/>
        <w:tag w:val="goog_rdk_3153"/>
      </w:sdtPr>
      <w:sdtContent>
        <w:p w:rsidR="00000000" w:rsidDel="00000000" w:rsidP="00000000" w:rsidRDefault="00000000" w:rsidRPr="00000000" w14:paraId="000002A5">
          <w:pPr>
            <w:pStyle w:val="Heading1"/>
            <w:spacing w:after="280" w:before="280" w:line="240" w:lineRule="auto"/>
            <w:jc w:val="center"/>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627575602"/>
              <w:tag w:val="goog_rdk_3150"/>
            </w:sdtPr>
            <w:sdtContent>
              <w:ins w:author="Anonymous" w:id="55" w:date="2026-09-24T05:26:08Z">
                <w:sdt>
                  <w:sdtPr>
                    <w:id w:val="-729395824"/>
                    <w:tag w:val="goog_rdk_3151"/>
                  </w:sdtPr>
                  <w:sdtContent>
                    <w:del w:author="Anonymous" w:id="17" w:date="2026-09-24T05:24:15Z"/>
                  </w:sdtContent>
                </w:sdt>
              </w:ins>
              <w:sdt>
                <w:sdtPr>
                  <w:id w:val="-777099020"/>
                  <w:tag w:val="goog_rdk_315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ytfn1fo3596j" w:id="226"/>
                  <w:bookmarkEnd w:id="226"/>
                </w:del>
              </w:ins>
            </w:sdtContent>
          </w:sdt>
        </w:p>
      </w:sdtContent>
    </w:sdt>
    <w:sdt>
      <w:sdtPr>
        <w:id w:val="24294160"/>
        <w:tag w:val="goog_rdk_3157"/>
      </w:sdtPr>
      <w:sdtContent>
        <w:p w:rsidR="00000000" w:rsidDel="00000000" w:rsidP="00000000" w:rsidRDefault="00000000" w:rsidRPr="00000000" w14:paraId="000002A6">
          <w:pPr>
            <w:pStyle w:val="Heading1"/>
            <w:numPr>
              <w:ilvl w:val="0"/>
              <w:numId w:val="19"/>
            </w:numPr>
            <w:spacing w:before="28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722977879"/>
              <w:tag w:val="goog_rdk_3154"/>
            </w:sdtPr>
            <w:sdtContent>
              <w:ins w:author="Anonymous" w:id="55" w:date="2026-09-24T05:26:08Z">
                <w:sdt>
                  <w:sdtPr>
                    <w:id w:val="6479047"/>
                    <w:tag w:val="goog_rdk_3155"/>
                  </w:sdtPr>
                  <w:sdtContent>
                    <w:del w:author="Anonymous" w:id="17" w:date="2026-09-24T05:24:15Z"/>
                  </w:sdtContent>
                </w:sdt>
              </w:ins>
              <w:sdt>
                <w:sdtPr>
                  <w:id w:val="-1988092254"/>
                  <w:tag w:val="goog_rdk_315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/session-info: Retrieves metadata about the current user session, such as user ID and login status.</w:delText>
                      </w:r>
                    </w:del>
                  </w:ins>
                </w:sdtContent>
              </w:sdt>
              <w:ins w:author="Anonymous" w:id="55" w:date="2026-09-24T05:26:08Z">
                <w:del w:author="Anonymous" w:id="17" w:date="2026-09-24T05:24:15Z">
                  <w:bookmarkStart w:colFirst="0" w:colLast="0" w:name="_heading=h.g3men24mq4sl" w:id="227"/>
                  <w:bookmarkEnd w:id="227"/>
                </w:del>
              </w:ins>
            </w:sdtContent>
          </w:sdt>
        </w:p>
      </w:sdtContent>
    </w:sdt>
    <w:sdt>
      <w:sdtPr>
        <w:id w:val="935385913"/>
        <w:tag w:val="goog_rdk_3161"/>
      </w:sdtPr>
      <w:sdtContent>
        <w:p w:rsidR="00000000" w:rsidDel="00000000" w:rsidP="00000000" w:rsidRDefault="00000000" w:rsidRPr="00000000" w14:paraId="000002A7">
          <w:pPr>
            <w:pStyle w:val="Heading1"/>
            <w:numPr>
              <w:ilvl w:val="0"/>
              <w:numId w:val="19"/>
            </w:numPr>
            <w:spacing w:after="280" w:line="240" w:lineRule="auto"/>
            <w:ind w:left="720" w:hanging="360"/>
            <w:rPr>
              <w:ins w:author="Anonymous" w:id="55" w:date="2026-09-24T05:26:08Z"/>
              <w:del w:author="Anonymous" w:id="17" w:date="2026-09-24T05:24:15Z"/>
              <w:rFonts w:ascii="Calibri" w:cs="Calibri" w:eastAsia="Calibri" w:hAnsi="Calibri"/>
              <w:strike w:val="1"/>
              <w:highlight w:val="black"/>
            </w:rPr>
          </w:pPr>
          <w:sdt>
            <w:sdtPr>
              <w:id w:val="454747432"/>
              <w:tag w:val="goog_rdk_3158"/>
            </w:sdtPr>
            <w:sdtContent>
              <w:ins w:author="Anonymous" w:id="55" w:date="2026-09-24T05:26:08Z">
                <w:sdt>
                  <w:sdtPr>
                    <w:id w:val="-1781821124"/>
                    <w:tag w:val="goog_rdk_3159"/>
                  </w:sdtPr>
                  <w:sdtContent>
                    <w:del w:author="Anonymous" w:id="17" w:date="2026-09-24T05:24:15Z"/>
                  </w:sdtContent>
                </w:sdt>
              </w:ins>
              <w:sdt>
                <w:sdtPr>
                  <w:id w:val="1993515941"/>
                  <w:tag w:val="goog_rdk_316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/session-data: Returns detailed session-specific data used for personalization and recommendation tracking.</w:delText>
                      </w:r>
                    </w:del>
                  </w:ins>
                </w:sdtContent>
              </w:sdt>
              <w:ins w:author="Anonymous" w:id="55" w:date="2026-09-24T05:26:08Z">
                <w:del w:author="Anonymous" w:id="17" w:date="2026-09-24T05:24:15Z">
                  <w:bookmarkStart w:colFirst="0" w:colLast="0" w:name="_heading=h.nn4wx2jj9uci" w:id="228"/>
                  <w:bookmarkEnd w:id="228"/>
                </w:del>
              </w:ins>
            </w:sdtContent>
          </w:sdt>
        </w:p>
      </w:sdtContent>
    </w:sdt>
    <w:sdt>
      <w:sdtPr>
        <w:id w:val="-380741315"/>
        <w:tag w:val="goog_rdk_3165"/>
      </w:sdtPr>
      <w:sdtContent>
        <w:p w:rsidR="00000000" w:rsidDel="00000000" w:rsidP="00000000" w:rsidRDefault="00000000" w:rsidRPr="00000000" w14:paraId="000002A8">
          <w:pPr>
            <w:pStyle w:val="Heading1"/>
            <w:spacing w:after="280" w:before="2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444803520"/>
              <w:tag w:val="goog_rdk_3162"/>
            </w:sdtPr>
            <w:sdtContent>
              <w:ins w:author="Anonymous" w:id="55" w:date="2026-09-24T05:26:08Z">
                <w:sdt>
                  <w:sdtPr>
                    <w:id w:val="1980467450"/>
                    <w:tag w:val="goog_rdk_3163"/>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3365500"/>
                            <wp:effectExtent b="0" l="0" r="0" t="0"/>
                            <wp:docPr id="194"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213475" cy="3365500"/>
                                    </a:xfrm>
                                    <a:prstGeom prst="rect"/>
                                    <a:ln/>
                                  </pic:spPr>
                                </pic:pic>
                              </a:graphicData>
                            </a:graphic>
                          </wp:inline>
                        </w:drawing>
                      </w:r>
                    </w:del>
                  </w:sdtContent>
                </w:sdt>
              </w:ins>
              <w:sdt>
                <w:sdtPr>
                  <w:id w:val="868622736"/>
                  <w:tag w:val="goog_rdk_316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v6380ciw9rii" w:id="229"/>
                  <w:bookmarkEnd w:id="229"/>
                </w:del>
              </w:ins>
            </w:sdtContent>
          </w:sdt>
        </w:p>
      </w:sdtContent>
    </w:sdt>
    <w:sdt>
      <w:sdtPr>
        <w:id w:val="-1096026076"/>
        <w:tag w:val="goog_rdk_3169"/>
      </w:sdtPr>
      <w:sdtContent>
        <w:p w:rsidR="00000000" w:rsidDel="00000000" w:rsidP="00000000" w:rsidRDefault="00000000" w:rsidRPr="00000000" w14:paraId="000002A9">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326327330"/>
              <w:tag w:val="goog_rdk_3166"/>
            </w:sdtPr>
            <w:sdtContent>
              <w:ins w:author="Anonymous" w:id="55" w:date="2026-09-24T05:26:08Z">
                <w:sdt>
                  <w:sdtPr>
                    <w:id w:val="-1303623098"/>
                    <w:tag w:val="goog_rdk_3167"/>
                  </w:sdtPr>
                  <w:sdtContent>
                    <w:del w:author="Anonymous" w:id="17" w:date="2026-09-24T05:24:15Z"/>
                  </w:sdtContent>
                </w:sdt>
              </w:ins>
              <w:sdt>
                <w:sdtPr>
                  <w:id w:val="-1428566872"/>
                  <w:tag w:val="goog_rdk_316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hvunqpid74r1" w:id="230"/>
                  <w:bookmarkEnd w:id="230"/>
                </w:del>
              </w:ins>
            </w:sdtContent>
          </w:sdt>
        </w:p>
      </w:sdtContent>
    </w:sdt>
    <w:sdt>
      <w:sdtPr>
        <w:id w:val="-553375919"/>
        <w:tag w:val="goog_rdk_3173"/>
      </w:sdtPr>
      <w:sdtContent>
        <w:p w:rsidR="00000000" w:rsidDel="00000000" w:rsidP="00000000" w:rsidRDefault="00000000" w:rsidRPr="00000000" w14:paraId="000002AA">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77485341"/>
              <w:tag w:val="goog_rdk_3170"/>
            </w:sdtPr>
            <w:sdtContent>
              <w:ins w:author="Anonymous" w:id="55" w:date="2026-09-24T05:26:08Z">
                <w:sdt>
                  <w:sdtPr>
                    <w:id w:val="1056370701"/>
                    <w:tag w:val="goog_rdk_3171"/>
                  </w:sdtPr>
                  <w:sdtContent>
                    <w:del w:author="Anonymous" w:id="17" w:date="2026-09-24T05:24:15Z"/>
                  </w:sdtContent>
                </w:sdt>
              </w:ins>
              <w:sdt>
                <w:sdtPr>
                  <w:id w:val="-1710972872"/>
                  <w:tag w:val="goog_rdk_317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54emcji88rvx" w:id="231"/>
                  <w:bookmarkEnd w:id="231"/>
                </w:del>
              </w:ins>
            </w:sdtContent>
          </w:sdt>
        </w:p>
      </w:sdtContent>
    </w:sdt>
    <w:sdt>
      <w:sdtPr>
        <w:id w:val="912510781"/>
        <w:tag w:val="goog_rdk_3177"/>
      </w:sdtPr>
      <w:sdtContent>
        <w:p w:rsidR="00000000" w:rsidDel="00000000" w:rsidP="00000000" w:rsidRDefault="00000000" w:rsidRPr="00000000" w14:paraId="000002AB">
          <w:pPr>
            <w:pStyle w:val="Heading1"/>
            <w:numPr>
              <w:ilvl w:val="0"/>
              <w:numId w:val="3"/>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474393060"/>
              <w:tag w:val="goog_rdk_3174"/>
            </w:sdtPr>
            <w:sdtContent>
              <w:ins w:author="Anonymous" w:id="55" w:date="2026-09-24T05:26:08Z">
                <w:sdt>
                  <w:sdtPr>
                    <w:id w:val="-1675661293"/>
                    <w:tag w:val="goog_rdk_3175"/>
                  </w:sdtPr>
                  <w:sdtContent>
                    <w:del w:author="Anonymous" w:id="17" w:date="2026-09-24T05:24:15Z"/>
                  </w:sdtContent>
                </w:sdt>
              </w:ins>
              <w:sdt>
                <w:sdtPr>
                  <w:id w:val="-738631360"/>
                  <w:tag w:val="goog_rdk_317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Built actual project functionality</w:delText>
                      </w:r>
                    </w:del>
                  </w:ins>
                </w:sdtContent>
              </w:sdt>
              <w:ins w:author="Anonymous" w:id="55" w:date="2026-09-24T05:26:08Z">
                <w:del w:author="Anonymous" w:id="17" w:date="2026-09-24T05:24:15Z">
                  <w:bookmarkStart w:colFirst="0" w:colLast="0" w:name="_heading=h.bwvmngp1wan4" w:id="232"/>
                  <w:bookmarkEnd w:id="232"/>
                </w:del>
              </w:ins>
            </w:sdtContent>
          </w:sdt>
        </w:p>
      </w:sdtContent>
    </w:sdt>
    <w:sdt>
      <w:sdtPr>
        <w:id w:val="650687390"/>
        <w:tag w:val="goog_rdk_3181"/>
      </w:sdtPr>
      <w:sdtContent>
        <w:p w:rsidR="00000000" w:rsidDel="00000000" w:rsidP="00000000" w:rsidRDefault="00000000" w:rsidRPr="00000000" w14:paraId="000002AC">
          <w:pPr>
            <w:pStyle w:val="Heading1"/>
            <w:numPr>
              <w:ilvl w:val="0"/>
              <w:numId w:val="3"/>
            </w:numPr>
            <w:spacing w:line="259" w:lineRule="auto"/>
            <w:ind w:left="720" w:hanging="360"/>
            <w:rPr>
              <w:ins w:author="Anonymous" w:id="55" w:date="2026-09-24T05:26:08Z"/>
              <w:del w:author="Anonymous" w:id="17" w:date="2026-09-24T05:24:15Z"/>
              <w:rFonts w:ascii="Cambria" w:cs="Cambria" w:eastAsia="Cambria" w:hAnsi="Cambria"/>
              <w:strike w:val="1"/>
              <w:sz w:val="24"/>
              <w:szCs w:val="24"/>
            </w:rPr>
          </w:pPr>
          <w:sdt>
            <w:sdtPr>
              <w:id w:val="211499258"/>
              <w:tag w:val="goog_rdk_3178"/>
            </w:sdtPr>
            <w:sdtContent>
              <w:ins w:author="Anonymous" w:id="55" w:date="2026-09-24T05:26:08Z">
                <w:sdt>
                  <w:sdtPr>
                    <w:id w:val="1479731331"/>
                    <w:tag w:val="goog_rdk_3179"/>
                  </w:sdtPr>
                  <w:sdtContent>
                    <w:del w:author="Anonymous" w:id="17" w:date="2026-09-24T05:24:15Z"/>
                  </w:sdtContent>
                </w:sdt>
              </w:ins>
              <w:sdt>
                <w:sdtPr>
                  <w:id w:val="-47796452"/>
                  <w:tag w:val="goog_rdk_318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Home,Party,jewelry-each have separate logic</w:delText>
                      </w:r>
                    </w:del>
                  </w:ins>
                </w:sdtContent>
              </w:sdt>
              <w:ins w:author="Anonymous" w:id="55" w:date="2026-09-24T05:26:08Z">
                <w:del w:author="Anonymous" w:id="17" w:date="2026-09-24T05:24:15Z">
                  <w:bookmarkStart w:colFirst="0" w:colLast="0" w:name="_heading=h.vm9h9u6auyoe" w:id="233"/>
                  <w:bookmarkEnd w:id="233"/>
                </w:del>
              </w:ins>
            </w:sdtContent>
          </w:sdt>
        </w:p>
      </w:sdtContent>
    </w:sdt>
    <w:sdt>
      <w:sdtPr>
        <w:id w:val="1251217709"/>
        <w:tag w:val="goog_rdk_3185"/>
      </w:sdtPr>
      <w:sdtContent>
        <w:p w:rsidR="00000000" w:rsidDel="00000000" w:rsidP="00000000" w:rsidRDefault="00000000" w:rsidRPr="00000000" w14:paraId="000002AD">
          <w:pPr>
            <w:pStyle w:val="Heading1"/>
            <w:numPr>
              <w:ilvl w:val="0"/>
              <w:numId w:val="3"/>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503975030"/>
              <w:tag w:val="goog_rdk_3182"/>
            </w:sdtPr>
            <w:sdtContent>
              <w:ins w:author="Anonymous" w:id="55" w:date="2026-09-24T05:26:08Z">
                <w:sdt>
                  <w:sdtPr>
                    <w:id w:val="747511534"/>
                    <w:tag w:val="goog_rdk_3183"/>
                  </w:sdtPr>
                  <w:sdtContent>
                    <w:del w:author="Anonymous" w:id="17" w:date="2026-09-24T05:24:15Z"/>
                  </w:sdtContent>
                </w:sdt>
              </w:ins>
              <w:sdt>
                <w:sdtPr>
                  <w:id w:val="1391080357"/>
                  <w:tag w:val="goog_rdk_318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Codes are given</w:delText>
                      </w:r>
                    </w:del>
                  </w:ins>
                </w:sdtContent>
              </w:sdt>
              <w:ins w:author="Anonymous" w:id="55" w:date="2026-09-24T05:26:08Z">
                <w:del w:author="Anonymous" w:id="17" w:date="2026-09-24T05:24:15Z">
                  <w:bookmarkStart w:colFirst="0" w:colLast="0" w:name="_heading=h.u1hef53gfp1c" w:id="234"/>
                  <w:bookmarkEnd w:id="234"/>
                </w:del>
              </w:ins>
            </w:sdtContent>
          </w:sdt>
        </w:p>
      </w:sdtContent>
    </w:sdt>
    <w:sdt>
      <w:sdtPr>
        <w:id w:val="-1199546642"/>
        <w:tag w:val="goog_rdk_3189"/>
      </w:sdtPr>
      <w:sdtContent>
        <w:p w:rsidR="00000000" w:rsidDel="00000000" w:rsidP="00000000" w:rsidRDefault="00000000" w:rsidRPr="00000000" w14:paraId="000002AE">
          <w:pPr>
            <w:pStyle w:val="Heading1"/>
            <w:numPr>
              <w:ilvl w:val="0"/>
              <w:numId w:val="3"/>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319110017"/>
              <w:tag w:val="goog_rdk_3186"/>
            </w:sdtPr>
            <w:sdtContent>
              <w:ins w:author="Anonymous" w:id="55" w:date="2026-09-24T05:26:08Z">
                <w:sdt>
                  <w:sdtPr>
                    <w:id w:val="911842724"/>
                    <w:tag w:val="goog_rdk_3187"/>
                  </w:sdtPr>
                  <w:sdtContent>
                    <w:del w:author="Anonymous" w:id="17" w:date="2026-09-24T05:24:15Z"/>
                  </w:sdtContent>
                </w:sdt>
              </w:ins>
              <w:sdt>
                <w:sdtPr>
                  <w:id w:val="461387783"/>
                  <w:tag w:val="goog_rdk_318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Routings-What can execute according to the request</w:delText>
                      </w:r>
                    </w:del>
                  </w:ins>
                </w:sdtContent>
              </w:sdt>
              <w:ins w:author="Anonymous" w:id="55" w:date="2026-09-24T05:26:08Z">
                <w:del w:author="Anonymous" w:id="17" w:date="2026-09-24T05:24:15Z">
                  <w:bookmarkStart w:colFirst="0" w:colLast="0" w:name="_heading=h.mcxpoqmyy84a" w:id="235"/>
                  <w:bookmarkEnd w:id="235"/>
                </w:del>
              </w:ins>
            </w:sdtContent>
          </w:sdt>
        </w:p>
      </w:sdtContent>
    </w:sdt>
    <w:sdt>
      <w:sdtPr>
        <w:id w:val="-20617891"/>
        <w:tag w:val="goog_rdk_3193"/>
      </w:sdtPr>
      <w:sdtContent>
        <w:p w:rsidR="00000000" w:rsidDel="00000000" w:rsidP="00000000" w:rsidRDefault="00000000" w:rsidRPr="00000000" w14:paraId="000002AF">
          <w:pPr>
            <w:pStyle w:val="Heading1"/>
            <w:numPr>
              <w:ilvl w:val="0"/>
              <w:numId w:val="3"/>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198807544"/>
              <w:tag w:val="goog_rdk_3190"/>
            </w:sdtPr>
            <w:sdtContent>
              <w:ins w:author="Anonymous" w:id="55" w:date="2026-09-24T05:26:08Z">
                <w:sdt>
                  <w:sdtPr>
                    <w:id w:val="-951247683"/>
                    <w:tag w:val="goog_rdk_3191"/>
                  </w:sdtPr>
                  <w:sdtContent>
                    <w:del w:author="Anonymous" w:id="17" w:date="2026-09-24T05:24:15Z"/>
                  </w:sdtContent>
                </w:sdt>
              </w:ins>
              <w:sdt>
                <w:sdtPr>
                  <w:id w:val="1152856109"/>
                  <w:tag w:val="goog_rdk_319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Login page-Existing user</w:delText>
                      </w:r>
                    </w:del>
                  </w:ins>
                </w:sdtContent>
              </w:sdt>
              <w:ins w:author="Anonymous" w:id="55" w:date="2026-09-24T05:26:08Z">
                <w:del w:author="Anonymous" w:id="17" w:date="2026-09-24T05:24:15Z">
                  <w:bookmarkStart w:colFirst="0" w:colLast="0" w:name="_heading=h.4st6w7ptica6" w:id="236"/>
                  <w:bookmarkEnd w:id="236"/>
                </w:del>
              </w:ins>
            </w:sdtContent>
          </w:sdt>
        </w:p>
      </w:sdtContent>
    </w:sdt>
    <w:sdt>
      <w:sdtPr>
        <w:id w:val="-823258842"/>
        <w:tag w:val="goog_rdk_3197"/>
      </w:sdtPr>
      <w:sdtContent>
        <w:p w:rsidR="00000000" w:rsidDel="00000000" w:rsidP="00000000" w:rsidRDefault="00000000" w:rsidRPr="00000000" w14:paraId="000002B0">
          <w:pPr>
            <w:pStyle w:val="Heading1"/>
            <w:numPr>
              <w:ilvl w:val="0"/>
              <w:numId w:val="3"/>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330174314"/>
              <w:tag w:val="goog_rdk_3194"/>
            </w:sdtPr>
            <w:sdtContent>
              <w:ins w:author="Anonymous" w:id="55" w:date="2026-09-24T05:26:08Z">
                <w:sdt>
                  <w:sdtPr>
                    <w:id w:val="1946951213"/>
                    <w:tag w:val="goog_rdk_3195"/>
                  </w:sdtPr>
                  <w:sdtContent>
                    <w:del w:author="Anonymous" w:id="17" w:date="2026-09-24T05:24:15Z"/>
                  </w:sdtContent>
                </w:sdt>
              </w:ins>
              <w:sdt>
                <w:sdtPr>
                  <w:id w:val="-1701247914"/>
                  <w:tag w:val="goog_rdk_319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Register page-New user</w:delText>
                      </w:r>
                    </w:del>
                  </w:ins>
                </w:sdtContent>
              </w:sdt>
              <w:ins w:author="Anonymous" w:id="55" w:date="2026-09-24T05:26:08Z">
                <w:del w:author="Anonymous" w:id="17" w:date="2026-09-24T05:24:15Z">
                  <w:bookmarkStart w:colFirst="0" w:colLast="0" w:name="_heading=h.ez58b26rws97" w:id="237"/>
                  <w:bookmarkEnd w:id="237"/>
                </w:del>
              </w:ins>
            </w:sdtContent>
          </w:sdt>
        </w:p>
      </w:sdtContent>
    </w:sdt>
    <w:sdt>
      <w:sdtPr>
        <w:id w:val="-2075676508"/>
        <w:tag w:val="goog_rdk_3201"/>
      </w:sdtPr>
      <w:sdtContent>
        <w:p w:rsidR="00000000" w:rsidDel="00000000" w:rsidP="00000000" w:rsidRDefault="00000000" w:rsidRPr="00000000" w14:paraId="000002B1">
          <w:pPr>
            <w:numPr>
              <w:ilvl w:val="0"/>
              <w:numId w:val="3"/>
            </w:numPr>
            <w:spacing w:line="259" w:lineRule="auto"/>
            <w:ind w:left="720" w:hanging="360"/>
            <w:rPr>
              <w:ins w:author="Anonymous" w:id="55" w:date="2026-09-24T05:26:08Z"/>
              <w:del w:author="Anonymous" w:id="17" w:date="2026-09-24T05:24:15Z"/>
              <w:rFonts w:ascii="Cambria" w:cs="Cambria" w:eastAsia="Cambria" w:hAnsi="Cambria"/>
              <w:strike w:val="1"/>
              <w:sz w:val="24"/>
              <w:szCs w:val="24"/>
            </w:rPr>
          </w:pPr>
          <w:sdt>
            <w:sdtPr>
              <w:id w:val="-1879751471"/>
              <w:tag w:val="goog_rdk_3198"/>
            </w:sdtPr>
            <w:sdtContent>
              <w:ins w:author="Anonymous" w:id="55" w:date="2026-09-24T05:26:08Z">
                <w:sdt>
                  <w:sdtPr>
                    <w:id w:val="1189736462"/>
                    <w:tag w:val="goog_rdk_3199"/>
                  </w:sdtPr>
                  <w:sdtContent>
                    <w:del w:author="Anonymous" w:id="17" w:date="2026-09-24T05:24:15Z"/>
                  </w:sdtContent>
                </w:sdt>
              </w:ins>
              <w:sdt>
                <w:sdtPr>
                  <w:id w:val="-833475897"/>
                  <w:tag w:val="goog_rdk_320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Logout page-End the current session</w:delText>
                      </w:r>
                    </w:del>
                  </w:ins>
                </w:sdtContent>
              </w:sdt>
              <w:ins w:author="Anonymous" w:id="55" w:date="2026-09-24T05:26:08Z">
                <w:del w:author="Anonymous" w:id="17" w:date="2026-09-24T05:24:15Z"/>
              </w:ins>
            </w:sdtContent>
          </w:sdt>
        </w:p>
      </w:sdtContent>
    </w:sdt>
    <w:sdt>
      <w:sdtPr>
        <w:id w:val="1711441969"/>
        <w:tag w:val="goog_rdk_3205"/>
      </w:sdtPr>
      <w:sdtContent>
        <w:p w:rsidR="00000000" w:rsidDel="00000000" w:rsidP="00000000" w:rsidRDefault="00000000" w:rsidRPr="00000000" w14:paraId="000002B2">
          <w:pPr>
            <w:numPr>
              <w:ilvl w:val="0"/>
              <w:numId w:val="3"/>
            </w:numPr>
            <w:spacing w:line="259" w:lineRule="auto"/>
            <w:ind w:left="720" w:hanging="360"/>
            <w:rPr>
              <w:ins w:author="Anonymous" w:id="55" w:date="2026-09-24T05:26:08Z"/>
              <w:del w:author="Anonymous" w:id="17" w:date="2026-09-24T05:24:15Z"/>
              <w:rFonts w:ascii="Calibri" w:cs="Calibri" w:eastAsia="Calibri" w:hAnsi="Calibri"/>
              <w:strike w:val="1"/>
              <w:sz w:val="24"/>
              <w:szCs w:val="24"/>
            </w:rPr>
          </w:pPr>
          <w:sdt>
            <w:sdtPr>
              <w:id w:val="-1097314601"/>
              <w:tag w:val="goog_rdk_3202"/>
            </w:sdtPr>
            <w:sdtContent>
              <w:ins w:author="Anonymous" w:id="55" w:date="2026-09-24T05:26:08Z">
                <w:sdt>
                  <w:sdtPr>
                    <w:id w:val="1749776869"/>
                    <w:tag w:val="goog_rdk_3203"/>
                  </w:sdtPr>
                  <w:sdtContent>
                    <w:del w:author="Anonymous" w:id="17" w:date="2026-09-24T05:24:15Z"/>
                  </w:sdtContent>
                </w:sdt>
              </w:ins>
              <w:sdt>
                <w:sdtPr>
                  <w:id w:val="1021367671"/>
                  <w:tag w:val="goog_rdk_320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JWT token-We can access protected APLs(authorised access)</w:delText>
                      </w:r>
                    </w:del>
                  </w:ins>
                </w:sdtContent>
              </w:sdt>
              <w:ins w:author="Anonymous" w:id="55" w:date="2026-09-24T05:26:08Z">
                <w:del w:author="Anonymous" w:id="17" w:date="2026-09-24T05:24:15Z"/>
              </w:ins>
            </w:sdtContent>
          </w:sdt>
        </w:p>
      </w:sdtContent>
    </w:sdt>
    <w:sdt>
      <w:sdtPr>
        <w:id w:val="-900208422"/>
        <w:tag w:val="goog_rdk_3209"/>
      </w:sdtPr>
      <w:sdtContent>
        <w:p w:rsidR="00000000" w:rsidDel="00000000" w:rsidP="00000000" w:rsidRDefault="00000000" w:rsidRPr="00000000" w14:paraId="000002B3">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556852858"/>
              <w:tag w:val="goog_rdk_3206"/>
            </w:sdtPr>
            <w:sdtContent>
              <w:ins w:author="Anonymous" w:id="55" w:date="2026-09-24T05:26:08Z">
                <w:sdt>
                  <w:sdtPr>
                    <w:id w:val="-1613658769"/>
                    <w:tag w:val="goog_rdk_3207"/>
                  </w:sdtPr>
                  <w:sdtContent>
                    <w:del w:author="Anonymous" w:id="17" w:date="2026-09-24T05:24:15Z"/>
                  </w:sdtContent>
                </w:sdt>
              </w:ins>
              <w:sdt>
                <w:sdtPr>
                  <w:id w:val="1287963788"/>
                  <w:tag w:val="goog_rdk_320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6s0esptyl5w1" w:id="238"/>
                  <w:bookmarkEnd w:id="238"/>
                </w:del>
              </w:ins>
            </w:sdtContent>
          </w:sdt>
        </w:p>
      </w:sdtContent>
    </w:sdt>
    <w:sdt>
      <w:sdtPr>
        <w:id w:val="1133655053"/>
        <w:tag w:val="goog_rdk_3213"/>
      </w:sdtPr>
      <w:sdtContent>
        <w:p w:rsidR="00000000" w:rsidDel="00000000" w:rsidP="00000000" w:rsidRDefault="00000000" w:rsidRPr="00000000" w14:paraId="000002B4">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822574594"/>
              <w:tag w:val="goog_rdk_3210"/>
            </w:sdtPr>
            <w:sdtContent>
              <w:ins w:author="Anonymous" w:id="55" w:date="2026-09-24T05:26:08Z">
                <w:sdt>
                  <w:sdtPr>
                    <w:id w:val="-180982092"/>
                    <w:tag w:val="goog_rdk_3211"/>
                  </w:sdtPr>
                  <w:sdtContent>
                    <w:del w:author="Anonymous" w:id="17" w:date="2026-09-24T05:24:15Z"/>
                  </w:sdtContent>
                </w:sdt>
              </w:ins>
              <w:sdt>
                <w:sdtPr>
                  <w:id w:val="641895913"/>
                  <w:tag w:val="goog_rdk_321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iuyo7bkgvlul" w:id="239"/>
                  <w:bookmarkEnd w:id="239"/>
                </w:del>
              </w:ins>
            </w:sdtContent>
          </w:sdt>
        </w:p>
      </w:sdtContent>
    </w:sdt>
    <w:sdt>
      <w:sdtPr>
        <w:id w:val="1625783202"/>
        <w:tag w:val="goog_rdk_3217"/>
      </w:sdtPr>
      <w:sdtContent>
        <w:p w:rsidR="00000000" w:rsidDel="00000000" w:rsidP="00000000" w:rsidRDefault="00000000" w:rsidRPr="00000000" w14:paraId="000002B5">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980794918"/>
              <w:tag w:val="goog_rdk_3214"/>
            </w:sdtPr>
            <w:sdtContent>
              <w:ins w:author="Anonymous" w:id="55" w:date="2026-09-24T05:26:08Z">
                <w:sdt>
                  <w:sdtPr>
                    <w:id w:val="-2087296049"/>
                    <w:tag w:val="goog_rdk_3215"/>
                  </w:sdtPr>
                  <w:sdtContent>
                    <w:del w:author="Anonymous" w:id="17" w:date="2026-09-24T05:24:15Z"/>
                  </w:sdtContent>
                </w:sdt>
              </w:ins>
              <w:sdt>
                <w:sdtPr>
                  <w:id w:val="454252994"/>
                  <w:tag w:val="goog_rdk_3216"/>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8uu1sw88kuyw" w:id="240"/>
                  <w:bookmarkEnd w:id="240"/>
                </w:del>
              </w:ins>
            </w:sdtContent>
          </w:sdt>
        </w:p>
      </w:sdtContent>
    </w:sdt>
    <w:sdt>
      <w:sdtPr>
        <w:id w:val="-1778932313"/>
        <w:tag w:val="goog_rdk_3221"/>
      </w:sdtPr>
      <w:sdtContent>
        <w:p w:rsidR="00000000" w:rsidDel="00000000" w:rsidP="00000000" w:rsidRDefault="00000000" w:rsidRPr="00000000" w14:paraId="000002B6">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750801813"/>
              <w:tag w:val="goog_rdk_3218"/>
            </w:sdtPr>
            <w:sdtContent>
              <w:ins w:author="Anonymous" w:id="55" w:date="2026-09-24T05:26:08Z">
                <w:sdt>
                  <w:sdtPr>
                    <w:id w:val="-2014206412"/>
                    <w:tag w:val="goog_rdk_3219"/>
                  </w:sdtPr>
                  <w:sdtContent>
                    <w:del w:author="Anonymous" w:id="17" w:date="2026-09-24T05:24:15Z"/>
                  </w:sdtContent>
                </w:sdt>
              </w:ins>
              <w:sdt>
                <w:sdtPr>
                  <w:id w:val="-187929322"/>
                  <w:tag w:val="goog_rdk_3220"/>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it03wueibo6r" w:id="241"/>
                  <w:bookmarkEnd w:id="241"/>
                </w:del>
              </w:ins>
            </w:sdtContent>
          </w:sdt>
        </w:p>
      </w:sdtContent>
    </w:sdt>
    <w:sdt>
      <w:sdtPr>
        <w:id w:val="-1028963325"/>
        <w:tag w:val="goog_rdk_3225"/>
      </w:sdtPr>
      <w:sdtContent>
        <w:p w:rsidR="00000000" w:rsidDel="00000000" w:rsidP="00000000" w:rsidRDefault="00000000" w:rsidRPr="00000000" w14:paraId="000002B7">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256071430"/>
              <w:tag w:val="goog_rdk_3222"/>
            </w:sdtPr>
            <w:sdtContent>
              <w:ins w:author="Anonymous" w:id="55" w:date="2026-09-24T05:26:08Z">
                <w:sdt>
                  <w:sdtPr>
                    <w:id w:val="-2107870504"/>
                    <w:tag w:val="goog_rdk_3223"/>
                  </w:sdtPr>
                  <w:sdtContent>
                    <w:del w:author="Anonymous" w:id="17" w:date="2026-09-24T05:24:15Z"/>
                  </w:sdtContent>
                </w:sdt>
              </w:ins>
              <w:sdt>
                <w:sdtPr>
                  <w:id w:val="-1926757022"/>
                  <w:tag w:val="goog_rdk_322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cpgfs0ncxr64" w:id="242"/>
                  <w:bookmarkEnd w:id="242"/>
                </w:del>
              </w:ins>
            </w:sdtContent>
          </w:sdt>
        </w:p>
      </w:sdtContent>
    </w:sdt>
    <w:sdt>
      <w:sdtPr>
        <w:id w:val="-60257478"/>
        <w:tag w:val="goog_rdk_3229"/>
      </w:sdtPr>
      <w:sdtContent>
        <w:p w:rsidR="00000000" w:rsidDel="00000000" w:rsidP="00000000" w:rsidRDefault="00000000" w:rsidRPr="00000000" w14:paraId="000002B8">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171131382"/>
              <w:tag w:val="goog_rdk_3226"/>
            </w:sdtPr>
            <w:sdtContent>
              <w:ins w:author="Anonymous" w:id="55" w:date="2026-09-24T05:26:08Z">
                <w:sdt>
                  <w:sdtPr>
                    <w:id w:val="1119912799"/>
                    <w:tag w:val="goog_rdk_3227"/>
                  </w:sdtPr>
                  <w:sdtContent>
                    <w:del w:author="Anonymous" w:id="17" w:date="2026-09-24T05:24:15Z"/>
                  </w:sdtContent>
                </w:sdt>
              </w:ins>
              <w:sdt>
                <w:sdtPr>
                  <w:id w:val="216225317"/>
                  <w:tag w:val="goog_rdk_322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pqi4vbacgfqb" w:id="243"/>
                  <w:bookmarkEnd w:id="243"/>
                </w:del>
              </w:ins>
            </w:sdtContent>
          </w:sdt>
        </w:p>
      </w:sdtContent>
    </w:sdt>
    <w:sdt>
      <w:sdtPr>
        <w:id w:val="1868042115"/>
        <w:tag w:val="goog_rdk_3233"/>
      </w:sdtPr>
      <w:sdtContent>
        <w:p w:rsidR="00000000" w:rsidDel="00000000" w:rsidP="00000000" w:rsidRDefault="00000000" w:rsidRPr="00000000" w14:paraId="000002B9">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073831590"/>
              <w:tag w:val="goog_rdk_3230"/>
            </w:sdtPr>
            <w:sdtContent>
              <w:ins w:author="Anonymous" w:id="55" w:date="2026-09-24T05:26:08Z">
                <w:sdt>
                  <w:sdtPr>
                    <w:id w:val="881872951"/>
                    <w:tag w:val="goog_rdk_3231"/>
                  </w:sdtPr>
                  <w:sdtContent>
                    <w:del w:author="Anonymous" w:id="17" w:date="2026-09-24T05:24:15Z"/>
                  </w:sdtContent>
                </w:sdt>
              </w:ins>
              <w:sdt>
                <w:sdtPr>
                  <w:id w:val="1163637189"/>
                  <w:tag w:val="goog_rdk_323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kloxd2u9tyyd" w:id="244"/>
                  <w:bookmarkEnd w:id="244"/>
                </w:del>
              </w:ins>
            </w:sdtContent>
          </w:sdt>
        </w:p>
      </w:sdtContent>
    </w:sdt>
    <w:sdt>
      <w:sdtPr>
        <w:id w:val="-318554589"/>
        <w:tag w:val="goog_rdk_3237"/>
      </w:sdtPr>
      <w:sdtContent>
        <w:p w:rsidR="00000000" w:rsidDel="00000000" w:rsidP="00000000" w:rsidRDefault="00000000" w:rsidRPr="00000000" w14:paraId="000002BA">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442591629"/>
              <w:tag w:val="goog_rdk_3234"/>
            </w:sdtPr>
            <w:sdtContent>
              <w:ins w:author="Anonymous" w:id="55" w:date="2026-09-24T05:26:08Z">
                <w:sdt>
                  <w:sdtPr>
                    <w:id w:val="-1567326156"/>
                    <w:tag w:val="goog_rdk_3235"/>
                  </w:sdtPr>
                  <w:sdtContent>
                    <w:del w:author="Anonymous" w:id="17" w:date="2026-09-24T05:24:15Z"/>
                  </w:sdtContent>
                </w:sdt>
              </w:ins>
              <w:sdt>
                <w:sdtPr>
                  <w:id w:val="716647171"/>
                  <w:tag w:val="goog_rdk_3236"/>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2w0nac5227q" w:id="245"/>
                  <w:bookmarkEnd w:id="245"/>
                </w:del>
              </w:ins>
            </w:sdtContent>
          </w:sdt>
        </w:p>
      </w:sdtContent>
    </w:sdt>
    <w:sdt>
      <w:sdtPr>
        <w:id w:val="1798484768"/>
        <w:tag w:val="goog_rdk_3241"/>
      </w:sdtPr>
      <w:sdtContent>
        <w:p w:rsidR="00000000" w:rsidDel="00000000" w:rsidP="00000000" w:rsidRDefault="00000000" w:rsidRPr="00000000" w14:paraId="000002BB">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591635949"/>
              <w:tag w:val="goog_rdk_3238"/>
            </w:sdtPr>
            <w:sdtContent>
              <w:ins w:author="Anonymous" w:id="55" w:date="2026-09-24T05:26:08Z">
                <w:sdt>
                  <w:sdtPr>
                    <w:id w:val="-615500624"/>
                    <w:tag w:val="goog_rdk_3239"/>
                  </w:sdtPr>
                  <w:sdtContent>
                    <w:del w:author="Anonymous" w:id="17" w:date="2026-09-24T05:24:15Z"/>
                  </w:sdtContent>
                </w:sdt>
              </w:ins>
              <w:sdt>
                <w:sdtPr>
                  <w:id w:val="678640323"/>
                  <w:tag w:val="goog_rdk_3240"/>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anmyvjevafty" w:id="246"/>
                  <w:bookmarkEnd w:id="246"/>
                </w:del>
              </w:ins>
            </w:sdtContent>
          </w:sdt>
        </w:p>
      </w:sdtContent>
    </w:sdt>
    <w:sdt>
      <w:sdtPr>
        <w:id w:val="-455417548"/>
        <w:tag w:val="goog_rdk_3245"/>
      </w:sdtPr>
      <w:sdtContent>
        <w:p w:rsidR="00000000" w:rsidDel="00000000" w:rsidP="00000000" w:rsidRDefault="00000000" w:rsidRPr="00000000" w14:paraId="000002BC">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528435273"/>
              <w:tag w:val="goog_rdk_3242"/>
            </w:sdtPr>
            <w:sdtContent>
              <w:ins w:author="Anonymous" w:id="55" w:date="2026-09-24T05:26:08Z">
                <w:sdt>
                  <w:sdtPr>
                    <w:id w:val="-1583801859"/>
                    <w:tag w:val="goog_rdk_3243"/>
                  </w:sdtPr>
                  <w:sdtContent>
                    <w:del w:author="Anonymous" w:id="17" w:date="2026-09-24T05:24:15Z"/>
                  </w:sdtContent>
                </w:sdt>
              </w:ins>
              <w:sdt>
                <w:sdtPr>
                  <w:id w:val="351155696"/>
                  <w:tag w:val="goog_rdk_324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q1kofo4mj063" w:id="247"/>
                  <w:bookmarkEnd w:id="247"/>
                </w:del>
              </w:ins>
            </w:sdtContent>
          </w:sdt>
        </w:p>
      </w:sdtContent>
    </w:sdt>
    <w:sdt>
      <w:sdtPr>
        <w:id w:val="-1118195297"/>
        <w:tag w:val="goog_rdk_3249"/>
      </w:sdtPr>
      <w:sdtContent>
        <w:p w:rsidR="00000000" w:rsidDel="00000000" w:rsidP="00000000" w:rsidRDefault="00000000" w:rsidRPr="00000000" w14:paraId="000002BD">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329126796"/>
              <w:tag w:val="goog_rdk_3246"/>
            </w:sdtPr>
            <w:sdtContent>
              <w:ins w:author="Anonymous" w:id="55" w:date="2026-09-24T05:26:08Z">
                <w:sdt>
                  <w:sdtPr>
                    <w:id w:val="-1574147430"/>
                    <w:tag w:val="goog_rdk_3247"/>
                  </w:sdtPr>
                  <w:sdtContent>
                    <w:del w:author="Anonymous" w:id="17" w:date="2026-09-24T05:24:15Z"/>
                  </w:sdtContent>
                </w:sdt>
              </w:ins>
              <w:sdt>
                <w:sdtPr>
                  <w:id w:val="-366567783"/>
                  <w:tag w:val="goog_rdk_324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1r0a5kkhmhn0" w:id="248"/>
                  <w:bookmarkEnd w:id="248"/>
                </w:del>
              </w:ins>
            </w:sdtContent>
          </w:sdt>
        </w:p>
      </w:sdtContent>
    </w:sdt>
    <w:sdt>
      <w:sdtPr>
        <w:id w:val="-1635251061"/>
        <w:tag w:val="goog_rdk_3253"/>
      </w:sdtPr>
      <w:sdtContent>
        <w:p w:rsidR="00000000" w:rsidDel="00000000" w:rsidP="00000000" w:rsidRDefault="00000000" w:rsidRPr="00000000" w14:paraId="000002BE">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57149075"/>
              <w:tag w:val="goog_rdk_3250"/>
            </w:sdtPr>
            <w:sdtContent>
              <w:ins w:author="Anonymous" w:id="55" w:date="2026-09-24T05:26:08Z">
                <w:sdt>
                  <w:sdtPr>
                    <w:id w:val="1619153140"/>
                    <w:tag w:val="goog_rdk_3251"/>
                  </w:sdtPr>
                  <w:sdtContent>
                    <w:del w:author="Anonymous" w:id="17" w:date="2026-09-24T05:24:15Z"/>
                  </w:sdtContent>
                </w:sdt>
              </w:ins>
              <w:sdt>
                <w:sdtPr>
                  <w:id w:val="784179531"/>
                  <w:tag w:val="goog_rdk_325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cm76di4b9kac" w:id="249"/>
                  <w:bookmarkEnd w:id="249"/>
                </w:del>
              </w:ins>
            </w:sdtContent>
          </w:sdt>
        </w:p>
      </w:sdtContent>
    </w:sdt>
    <w:sdt>
      <w:sdtPr>
        <w:id w:val="1651405115"/>
        <w:tag w:val="goog_rdk_3257"/>
      </w:sdtPr>
      <w:sdtContent>
        <w:p w:rsidR="00000000" w:rsidDel="00000000" w:rsidP="00000000" w:rsidRDefault="00000000" w:rsidRPr="00000000" w14:paraId="000002BF">
          <w:pPr>
            <w:pStyle w:val="Heading1"/>
            <w:spacing w:after="160"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45638521"/>
              <w:tag w:val="goog_rdk_3254"/>
            </w:sdtPr>
            <w:sdtContent>
              <w:ins w:author="Anonymous" w:id="55" w:date="2026-09-24T05:26:08Z">
                <w:sdt>
                  <w:sdtPr>
                    <w:id w:val="1092965056"/>
                    <w:tag w:val="goog_rdk_3255"/>
                  </w:sdtPr>
                  <w:sdtContent>
                    <w:del w:author="Anonymous" w:id="17" w:date="2026-09-24T05:24:15Z"/>
                  </w:sdtContent>
                </w:sdt>
              </w:ins>
              <w:sdt>
                <w:sdtPr>
                  <w:id w:val="2055749599"/>
                  <w:tag w:val="goog_rdk_3256"/>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vflw9kdn9x55" w:id="250"/>
                  <w:bookmarkEnd w:id="250"/>
                </w:del>
              </w:ins>
            </w:sdtContent>
          </w:sdt>
        </w:p>
      </w:sdtContent>
    </w:sdt>
    <w:sdt>
      <w:sdtPr>
        <w:id w:val="-1274802900"/>
        <w:tag w:val="goog_rdk_3261"/>
      </w:sdtPr>
      <w:sdtContent>
        <w:p w:rsidR="00000000" w:rsidDel="00000000" w:rsidP="00000000" w:rsidRDefault="00000000" w:rsidRPr="00000000" w14:paraId="000002C0">
          <w:pPr>
            <w:pStyle w:val="Heading1"/>
            <w:spacing w:after="160"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106647749"/>
              <w:tag w:val="goog_rdk_3258"/>
            </w:sdtPr>
            <w:sdtContent>
              <w:ins w:author="Anonymous" w:id="55" w:date="2026-09-24T05:26:08Z">
                <w:sdt>
                  <w:sdtPr>
                    <w:id w:val="-1063013391"/>
                    <w:tag w:val="goog_rdk_3259"/>
                  </w:sdtPr>
                  <w:sdtContent>
                    <w:del w:author="Anonymous" w:id="17" w:date="2026-09-24T05:24:15Z"/>
                  </w:sdtContent>
                </w:sdt>
              </w:ins>
              <w:sdt>
                <w:sdtPr>
                  <w:id w:val="-1578826877"/>
                  <w:tag w:val="goog_rdk_3260"/>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t6a45szdmc5r" w:id="251"/>
                  <w:bookmarkEnd w:id="251"/>
                </w:del>
              </w:ins>
            </w:sdtContent>
          </w:sdt>
        </w:p>
      </w:sdtContent>
    </w:sdt>
    <w:sdt>
      <w:sdtPr>
        <w:id w:val="-578551870"/>
        <w:tag w:val="goog_rdk_3265"/>
      </w:sdtPr>
      <w:sdtContent>
        <w:p w:rsidR="00000000" w:rsidDel="00000000" w:rsidP="00000000" w:rsidRDefault="00000000" w:rsidRPr="00000000" w14:paraId="000002C1">
          <w:pPr>
            <w:pStyle w:val="Heading1"/>
            <w:spacing w:after="160"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323002536"/>
              <w:tag w:val="goog_rdk_3262"/>
            </w:sdtPr>
            <w:sdtContent>
              <w:ins w:author="Anonymous" w:id="55" w:date="2026-09-24T05:26:08Z">
                <w:sdt>
                  <w:sdtPr>
                    <w:id w:val="705493457"/>
                    <w:tag w:val="goog_rdk_3263"/>
                  </w:sdtPr>
                  <w:sdtContent>
                    <w:del w:author="Anonymous" w:id="17" w:date="2026-09-24T05:24:15Z"/>
                  </w:sdtContent>
                </w:sdt>
              </w:ins>
              <w:sdt>
                <w:sdtPr>
                  <w:id w:val="-2099104102"/>
                  <w:tag w:val="goog_rdk_326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i0ph6ls7c372" w:id="252"/>
                  <w:bookmarkEnd w:id="252"/>
                </w:del>
              </w:ins>
            </w:sdtContent>
          </w:sdt>
        </w:p>
      </w:sdtContent>
    </w:sdt>
    <w:sdt>
      <w:sdtPr>
        <w:id w:val="-1865109434"/>
        <w:tag w:val="goog_rdk_3269"/>
      </w:sdtPr>
      <w:sdtContent>
        <w:p w:rsidR="00000000" w:rsidDel="00000000" w:rsidP="00000000" w:rsidRDefault="00000000" w:rsidRPr="00000000" w14:paraId="000002C2">
          <w:pPr>
            <w:pStyle w:val="Heading1"/>
            <w:spacing w:after="80" w:lineRule="auto"/>
            <w:jc w:val="both"/>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940878286"/>
              <w:tag w:val="goog_rdk_3266"/>
            </w:sdtPr>
            <w:sdtContent>
              <w:ins w:author="Anonymous" w:id="55" w:date="2026-09-24T05:26:08Z">
                <w:sdt>
                  <w:sdtPr>
                    <w:id w:val="286654152"/>
                    <w:tag w:val="goog_rdk_3267"/>
                  </w:sdtPr>
                  <w:sdtContent>
                    <w:del w:author="Anonymous" w:id="17" w:date="2026-09-24T05:24:15Z"/>
                  </w:sdtContent>
                </w:sdt>
              </w:ins>
              <w:sdt>
                <w:sdtPr>
                  <w:id w:val="-347932800"/>
                  <w:tag w:val="goog_rdk_326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MILESTONE 3: Backend – FastAPI Integration (main.py)</w:delText>
                      </w:r>
                    </w:del>
                  </w:ins>
                </w:sdtContent>
              </w:sdt>
              <w:ins w:author="Anonymous" w:id="55" w:date="2026-09-24T05:26:08Z">
                <w:del w:author="Anonymous" w:id="17" w:date="2026-09-24T05:24:15Z">
                  <w:bookmarkStart w:colFirst="0" w:colLast="0" w:name="_heading=h.5fww8z4ywnzx" w:id="29"/>
                  <w:bookmarkEnd w:id="29"/>
                </w:del>
              </w:ins>
            </w:sdtContent>
          </w:sdt>
        </w:p>
      </w:sdtContent>
    </w:sdt>
    <w:sdt>
      <w:sdtPr>
        <w:id w:val="494496236"/>
        <w:tag w:val="goog_rdk_3273"/>
      </w:sdtPr>
      <w:sdtContent>
        <w:p w:rsidR="00000000" w:rsidDel="00000000" w:rsidP="00000000" w:rsidRDefault="00000000" w:rsidRPr="00000000" w14:paraId="000002C3">
          <w:pPr>
            <w:pStyle w:val="Heading1"/>
            <w:spacing w:after="240" w:before="240" w:lineRule="auto"/>
            <w:jc w:val="both"/>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851801173"/>
              <w:tag w:val="goog_rdk_3270"/>
            </w:sdtPr>
            <w:sdtContent>
              <w:ins w:author="Anonymous" w:id="55" w:date="2026-09-24T05:26:08Z">
                <w:sdt>
                  <w:sdtPr>
                    <w:id w:val="-1330495943"/>
                    <w:tag w:val="goog_rdk_3271"/>
                  </w:sdtPr>
                  <w:sdtContent>
                    <w:del w:author="Anonymous" w:id="17" w:date="2026-09-24T05:24:15Z"/>
                  </w:sdtContent>
                </w:sdt>
              </w:ins>
              <w:sdt>
                <w:sdtPr>
                  <w:id w:val="-1629507132"/>
                  <w:tag w:val="goog_rdk_327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This milestone focuses on implementing the FastAPI-powered backend for PocketSmart AI. It acts as the bridge between the frontend interface and the Gemini-based AI recommendation engine defined in gemini_utils.py.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delText>
                      </w:r>
                    </w:del>
                  </w:ins>
                </w:sdtContent>
              </w:sdt>
              <w:ins w:author="Anonymous" w:id="55" w:date="2026-09-24T05:26:08Z">
                <w:del w:author="Anonymous" w:id="17" w:date="2026-09-24T05:24:15Z">
                  <w:bookmarkStart w:colFirst="0" w:colLast="0" w:name="_heading=h.t8xn2vvi68jq" w:id="253"/>
                  <w:bookmarkEnd w:id="253"/>
                </w:del>
              </w:ins>
            </w:sdtContent>
          </w:sdt>
        </w:p>
      </w:sdtContent>
    </w:sdt>
    <w:sdt>
      <w:sdtPr>
        <w:id w:val="1909367511"/>
        <w:tag w:val="goog_rdk_3277"/>
      </w:sdtPr>
      <w:sdtContent>
        <w:p w:rsidR="00000000" w:rsidDel="00000000" w:rsidP="00000000" w:rsidRDefault="00000000" w:rsidRPr="00000000" w14:paraId="000002C4">
          <w:pPr>
            <w:pStyle w:val="Heading1"/>
            <w:numPr>
              <w:ilvl w:val="0"/>
              <w:numId w:val="27"/>
            </w:numPr>
            <w:spacing w:before="240" w:lineRule="auto"/>
            <w:ind w:left="720" w:hanging="360"/>
            <w:rPr>
              <w:ins w:author="Anonymous" w:id="55" w:date="2026-09-24T05:26:08Z"/>
              <w:del w:author="Anonymous" w:id="17" w:date="2026-09-24T05:24:15Z"/>
              <w:rFonts w:ascii="Calibri" w:cs="Calibri" w:eastAsia="Calibri" w:hAnsi="Calibri"/>
              <w:strike w:val="1"/>
              <w:highlight w:val="black"/>
            </w:rPr>
          </w:pPr>
          <w:sdt>
            <w:sdtPr>
              <w:id w:val="-44070206"/>
              <w:tag w:val="goog_rdk_3274"/>
            </w:sdtPr>
            <w:sdtContent>
              <w:ins w:author="Anonymous" w:id="55" w:date="2026-09-24T05:26:08Z">
                <w:sdt>
                  <w:sdtPr>
                    <w:id w:val="24201029"/>
                    <w:tag w:val="goog_rdk_3275"/>
                  </w:sdtPr>
                  <w:sdtContent>
                    <w:del w:author="Anonymous" w:id="17" w:date="2026-09-24T05:24:15Z"/>
                  </w:sdtContent>
                </w:sdt>
              </w:ins>
              <w:sdt>
                <w:sdtPr>
                  <w:id w:val="-1090992881"/>
                  <w:tag w:val="goog_rdk_327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3.1: Define FastAPI Routes</w:delText>
                        <w:br w:type="textWrapping"/>
                      </w:r>
                    </w:del>
                  </w:ins>
                </w:sdtContent>
              </w:sdt>
              <w:ins w:author="Anonymous" w:id="55" w:date="2026-09-24T05:26:08Z">
                <w:del w:author="Anonymous" w:id="17" w:date="2026-09-24T05:24:15Z">
                  <w:bookmarkStart w:colFirst="0" w:colLast="0" w:name="_heading=h.tl1ltfw7tgmd" w:id="254"/>
                  <w:bookmarkEnd w:id="254"/>
                </w:del>
              </w:ins>
            </w:sdtContent>
          </w:sdt>
        </w:p>
      </w:sdtContent>
    </w:sdt>
    <w:sdt>
      <w:sdtPr>
        <w:id w:val="-786063449"/>
        <w:tag w:val="goog_rdk_3281"/>
      </w:sdtPr>
      <w:sdtContent>
        <w:p w:rsidR="00000000" w:rsidDel="00000000" w:rsidP="00000000" w:rsidRDefault="00000000" w:rsidRPr="00000000" w14:paraId="000002C5">
          <w:pPr>
            <w:pStyle w:val="Heading1"/>
            <w:numPr>
              <w:ilvl w:val="1"/>
              <w:numId w:val="27"/>
            </w:numPr>
            <w:spacing w:after="240" w:lineRule="auto"/>
            <w:ind w:left="1440" w:hanging="360"/>
            <w:rPr>
              <w:ins w:author="Anonymous" w:id="55" w:date="2026-09-24T05:26:08Z"/>
              <w:del w:author="Anonymous" w:id="17" w:date="2026-09-24T05:24:15Z"/>
              <w:rFonts w:ascii="Calibri" w:cs="Calibri" w:eastAsia="Calibri" w:hAnsi="Calibri"/>
              <w:strike w:val="1"/>
              <w:highlight w:val="black"/>
            </w:rPr>
          </w:pPr>
          <w:sdt>
            <w:sdtPr>
              <w:id w:val="-701433537"/>
              <w:tag w:val="goog_rdk_3278"/>
            </w:sdtPr>
            <w:sdtContent>
              <w:ins w:author="Anonymous" w:id="55" w:date="2026-09-24T05:26:08Z">
                <w:sdt>
                  <w:sdtPr>
                    <w:id w:val="-1183087542"/>
                    <w:tag w:val="goog_rdk_3279"/>
                  </w:sdtPr>
                  <w:sdtContent>
                    <w:del w:author="Anonymous" w:id="17" w:date="2026-09-24T05:24:15Z"/>
                  </w:sdtContent>
                </w:sdt>
              </w:ins>
              <w:sdt>
                <w:sdtPr>
                  <w:id w:val="353921468"/>
                  <w:tag w:val="goog_rdk_328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Home Planner (/generate-home): Accepts home-related preferences and budget to return tailored product suggestions.</w:delText>
                      </w:r>
                    </w:del>
                  </w:ins>
                </w:sdtContent>
              </w:sdt>
              <w:ins w:author="Anonymous" w:id="55" w:date="2026-09-24T05:26:08Z">
                <w:del w:author="Anonymous" w:id="17" w:date="2026-09-24T05:24:15Z">
                  <w:bookmarkStart w:colFirst="0" w:colLast="0" w:name="_heading=h.kd14nbrn1qlk" w:id="255"/>
                  <w:bookmarkEnd w:id="255"/>
                </w:del>
              </w:ins>
            </w:sdtContent>
          </w:sdt>
        </w:p>
      </w:sdtContent>
    </w:sdt>
    <w:sdt>
      <w:sdtPr>
        <w:id w:val="1609850106"/>
        <w:tag w:val="goog_rdk_3285"/>
      </w:sdtPr>
      <w:sdtContent>
        <w:p w:rsidR="00000000" w:rsidDel="00000000" w:rsidP="00000000" w:rsidRDefault="00000000" w:rsidRPr="00000000" w14:paraId="000002C6">
          <w:pPr>
            <w:pStyle w:val="Heading1"/>
            <w:spacing w:after="240" w:before="240" w:lineRule="auto"/>
            <w:ind w:left="144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914493031"/>
              <w:tag w:val="goog_rdk_3282"/>
            </w:sdtPr>
            <w:sdtContent>
              <w:ins w:author="Anonymous" w:id="55" w:date="2026-09-24T05:26:08Z">
                <w:sdt>
                  <w:sdtPr>
                    <w:id w:val="1960950694"/>
                    <w:tag w:val="goog_rdk_3283"/>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4686300"/>
                            <wp:effectExtent b="0" l="0" r="0" t="0"/>
                            <wp:docPr id="198"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213475" cy="4686300"/>
                                    </a:xfrm>
                                    <a:prstGeom prst="rect"/>
                                    <a:ln/>
                                  </pic:spPr>
                                </pic:pic>
                              </a:graphicData>
                            </a:graphic>
                          </wp:inline>
                        </w:drawing>
                      </w:r>
                    </w:del>
                  </w:sdtContent>
                </w:sdt>
              </w:ins>
              <w:sdt>
                <w:sdtPr>
                  <w:id w:val="2069044310"/>
                  <w:tag w:val="goog_rdk_328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del>
                  </w:ins>
                </w:sdtContent>
              </w:sdt>
              <w:ins w:author="Anonymous" w:id="55" w:date="2026-09-24T05:26:08Z">
                <w:del w:author="Anonymous" w:id="17" w:date="2026-09-24T05:24:15Z">
                  <w:bookmarkStart w:colFirst="0" w:colLast="0" w:name="_heading=h.8y4c647yxisq" w:id="256"/>
                  <w:bookmarkEnd w:id="256"/>
                </w:del>
              </w:ins>
            </w:sdtContent>
          </w:sdt>
        </w:p>
      </w:sdtContent>
    </w:sdt>
    <w:sdt>
      <w:sdtPr>
        <w:id w:val="198782872"/>
        <w:tag w:val="goog_rdk_3290"/>
      </w:sdtPr>
      <w:sdtContent>
        <w:p w:rsidR="00000000" w:rsidDel="00000000" w:rsidP="00000000" w:rsidRDefault="00000000" w:rsidRPr="00000000" w14:paraId="000002C7">
          <w:pPr>
            <w:pStyle w:val="Heading1"/>
            <w:numPr>
              <w:ilvl w:val="1"/>
              <w:numId w:val="27"/>
            </w:numPr>
            <w:spacing w:befor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731048333"/>
              <w:tag w:val="goog_rdk_3286"/>
            </w:sdtPr>
            <w:sdtContent>
              <w:ins w:author="Anonymous" w:id="55" w:date="2026-09-24T05:26:08Z">
                <w:sdt>
                  <w:sdtPr>
                    <w:id w:val="1851195134"/>
                    <w:tag w:val="goog_rdk_3287"/>
                  </w:sdtPr>
                  <w:sdtContent>
                    <w:del w:author="Anonymous" w:id="17" w:date="2026-09-24T05:24:15Z"/>
                  </w:sdtContent>
                </w:sdt>
              </w:ins>
              <w:sdt>
                <w:sdtPr>
                  <w:id w:val="-2141970424"/>
                  <w:tag w:val="goog_rdk_328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Party Planner (/generate-party): Processes party details and guest count to recommend venue, food, and decoration items.</w:delText>
                        <w:br w:type="textWrapping"/>
                      </w:r>
                    </w:del>
                  </w:ins>
                </w:sdtContent>
              </w:sdt>
              <w:ins w:author="Anonymous" w:id="55" w:date="2026-09-24T05:26:08Z">
                <w:del w:author="Anonymous" w:id="17" w:date="2026-09-24T05:24:15Z">
                  <w:bookmarkStart w:colFirst="0" w:colLast="0" w:name="_heading=h.qnzh5rxzh3gl" w:id="257"/>
                  <w:bookmarkEnd w:id="257"/>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4267200"/>
                        <wp:effectExtent b="0" l="0" r="0" t="0"/>
                        <wp:docPr id="199"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5213475" cy="4267200"/>
                                </a:xfrm>
                                <a:prstGeom prst="rect"/>
                                <a:ln/>
                              </pic:spPr>
                            </pic:pic>
                          </a:graphicData>
                        </a:graphic>
                      </wp:inline>
                    </w:drawing>
                  </w:r>
                  <w:sdt>
                    <w:sdtPr>
                      <w:id w:val="-1143638492"/>
                      <w:tag w:val="goog_rdk_3289"/>
                    </w:sdtPr>
                    <w:sdtContent>
                      <w:r w:rsidDel="00000000" w:rsidR="00000000" w:rsidRPr="00000000">
                        <w:rPr>
                          <w:rtl w:val="0"/>
                        </w:rPr>
                      </w:r>
                    </w:sdtContent>
                  </w:sdt>
                </w:del>
              </w:ins>
            </w:sdtContent>
          </w:sdt>
        </w:p>
      </w:sdtContent>
    </w:sdt>
    <w:sdt>
      <w:sdtPr>
        <w:id w:val="-1611981099"/>
        <w:tag w:val="goog_rdk_3294"/>
      </w:sdtPr>
      <w:sdtContent>
        <w:p w:rsidR="00000000" w:rsidDel="00000000" w:rsidP="00000000" w:rsidRDefault="00000000" w:rsidRPr="00000000" w14:paraId="000002C8">
          <w:pPr>
            <w:pStyle w:val="Heading1"/>
            <w:numPr>
              <w:ilvl w:val="1"/>
              <w:numId w:val="27"/>
            </w:numPr>
            <w:spacing w:after="240" w:lineRule="auto"/>
            <w:ind w:left="1440" w:hanging="360"/>
            <w:rPr>
              <w:ins w:author="Anonymous" w:id="55" w:date="2026-09-24T05:26:08Z"/>
              <w:del w:author="Anonymous" w:id="17" w:date="2026-09-24T05:24:15Z"/>
              <w:rFonts w:ascii="Calibri" w:cs="Calibri" w:eastAsia="Calibri" w:hAnsi="Calibri"/>
              <w:strike w:val="1"/>
              <w:highlight w:val="black"/>
            </w:rPr>
          </w:pPr>
          <w:sdt>
            <w:sdtPr>
              <w:id w:val="-1868763481"/>
              <w:tag w:val="goog_rdk_3291"/>
            </w:sdtPr>
            <w:sdtContent>
              <w:ins w:author="Anonymous" w:id="55" w:date="2026-09-24T05:26:08Z">
                <w:sdt>
                  <w:sdtPr>
                    <w:id w:val="-1142039097"/>
                    <w:tag w:val="goog_rdk_3292"/>
                  </w:sdtPr>
                  <w:sdtContent>
                    <w:del w:author="Anonymous" w:id="17" w:date="2026-09-24T05:24:15Z"/>
                  </w:sdtContent>
                </w:sdt>
              </w:ins>
              <w:sdt>
                <w:sdtPr>
                  <w:id w:val="-299669839"/>
                  <w:tag w:val="goog_rdk_3293"/>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Jewelry Planner (/generate-jewelry): Uses text and optional image inputs to suggest jewelry based on outfit and occasion.</w:delText>
                      </w:r>
                    </w:del>
                  </w:ins>
                </w:sdtContent>
              </w:sdt>
              <w:ins w:author="Anonymous" w:id="55" w:date="2026-09-24T05:26:08Z">
                <w:del w:author="Anonymous" w:id="17" w:date="2026-09-24T05:24:15Z">
                  <w:bookmarkStart w:colFirst="0" w:colLast="0" w:name="_heading=h.176wdriy1eis" w:id="258"/>
                  <w:bookmarkEnd w:id="258"/>
                </w:del>
              </w:ins>
            </w:sdtContent>
          </w:sdt>
        </w:p>
      </w:sdtContent>
    </w:sdt>
    <w:sdt>
      <w:sdtPr>
        <w:id w:val="-1642736208"/>
        <w:tag w:val="goog_rdk_3298"/>
      </w:sdtPr>
      <w:sdtContent>
        <w:p w:rsidR="00000000" w:rsidDel="00000000" w:rsidP="00000000" w:rsidRDefault="00000000" w:rsidRPr="00000000" w14:paraId="000002C9">
          <w:pPr>
            <w:pStyle w:val="Heading1"/>
            <w:spacing w:after="240" w:before="240" w:lineRule="auto"/>
            <w:ind w:left="144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176928566"/>
              <w:tag w:val="goog_rdk_3295"/>
            </w:sdtPr>
            <w:sdtContent>
              <w:ins w:author="Anonymous" w:id="55" w:date="2026-09-24T05:26:08Z">
                <w:sdt>
                  <w:sdtPr>
                    <w:id w:val="555496112"/>
                    <w:tag w:val="goog_rdk_3296"/>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8051800"/>
                            <wp:effectExtent b="0" l="0" r="0" t="0"/>
                            <wp:docPr id="220"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213475" cy="8051800"/>
                                    </a:xfrm>
                                    <a:prstGeom prst="rect"/>
                                    <a:ln/>
                                  </pic:spPr>
                                </pic:pic>
                              </a:graphicData>
                            </a:graphic>
                          </wp:inline>
                        </w:drawing>
                      </w:r>
                    </w:del>
                  </w:sdtContent>
                </w:sdt>
              </w:ins>
              <w:sdt>
                <w:sdtPr>
                  <w:id w:val="1488562053"/>
                  <w:tag w:val="goog_rdk_3297"/>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q4sqly3fqgv7" w:id="259"/>
                  <w:bookmarkEnd w:id="259"/>
                </w:del>
              </w:ins>
            </w:sdtContent>
          </w:sdt>
        </w:p>
      </w:sdtContent>
    </w:sdt>
    <w:sdt>
      <w:sdtPr>
        <w:id w:val="-2127783894"/>
        <w:tag w:val="goog_rdk_3302"/>
      </w:sdtPr>
      <w:sdtContent>
        <w:p w:rsidR="00000000" w:rsidDel="00000000" w:rsidP="00000000" w:rsidRDefault="00000000" w:rsidRPr="00000000" w14:paraId="000002CA">
          <w:pPr>
            <w:pStyle w:val="Heading1"/>
            <w:spacing w:after="240" w:before="240" w:lineRule="auto"/>
            <w:ind w:left="144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029893154"/>
              <w:tag w:val="goog_rdk_3299"/>
            </w:sdtPr>
            <w:sdtContent>
              <w:ins w:author="Anonymous" w:id="55" w:date="2026-09-24T05:26:08Z">
                <w:sdt>
                  <w:sdtPr>
                    <w:id w:val="281605205"/>
                    <w:tag w:val="goog_rdk_3300"/>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4162425" cy="3286125"/>
                            <wp:effectExtent b="0" l="0" r="0" t="0"/>
                            <wp:docPr id="215"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4162425" cy="3286125"/>
                                    </a:xfrm>
                                    <a:prstGeom prst="rect"/>
                                    <a:ln/>
                                  </pic:spPr>
                                </pic:pic>
                              </a:graphicData>
                            </a:graphic>
                          </wp:inline>
                        </w:drawing>
                      </w:r>
                    </w:del>
                  </w:sdtContent>
                </w:sdt>
              </w:ins>
              <w:sdt>
                <w:sdtPr>
                  <w:id w:val="-2040416081"/>
                  <w:tag w:val="goog_rdk_3301"/>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del>
                  </w:ins>
                </w:sdtContent>
              </w:sdt>
              <w:ins w:author="Anonymous" w:id="55" w:date="2026-09-24T05:26:08Z">
                <w:del w:author="Anonymous" w:id="17" w:date="2026-09-24T05:24:15Z">
                  <w:bookmarkStart w:colFirst="0" w:colLast="0" w:name="_heading=h.931v90m66ei6" w:id="260"/>
                  <w:bookmarkEnd w:id="260"/>
                </w:del>
              </w:ins>
            </w:sdtContent>
          </w:sdt>
        </w:p>
      </w:sdtContent>
    </w:sdt>
    <w:sdt>
      <w:sdtPr>
        <w:id w:val="863315209"/>
        <w:tag w:val="goog_rdk_3306"/>
      </w:sdtPr>
      <w:sdtContent>
        <w:p w:rsidR="00000000" w:rsidDel="00000000" w:rsidP="00000000" w:rsidRDefault="00000000" w:rsidRPr="00000000" w14:paraId="000002CB">
          <w:pPr>
            <w:pStyle w:val="Heading1"/>
            <w:numPr>
              <w:ilvl w:val="1"/>
              <w:numId w:val="27"/>
            </w:numPr>
            <w:spacing w:before="240" w:lineRule="auto"/>
            <w:ind w:left="1440" w:hanging="360"/>
            <w:rPr>
              <w:ins w:author="Anonymous" w:id="55" w:date="2026-09-24T05:26:08Z"/>
              <w:del w:author="Anonymous" w:id="17" w:date="2026-09-24T05:24:15Z"/>
              <w:rFonts w:ascii="Calibri" w:cs="Calibri" w:eastAsia="Calibri" w:hAnsi="Calibri"/>
              <w:strike w:val="1"/>
              <w:highlight w:val="black"/>
            </w:rPr>
          </w:pPr>
          <w:sdt>
            <w:sdtPr>
              <w:id w:val="1326245462"/>
              <w:tag w:val="goog_rdk_3303"/>
            </w:sdtPr>
            <w:sdtContent>
              <w:ins w:author="Anonymous" w:id="55" w:date="2026-09-24T05:26:08Z">
                <w:sdt>
                  <w:sdtPr>
                    <w:id w:val="1836137514"/>
                    <w:tag w:val="goog_rdk_3304"/>
                  </w:sdtPr>
                  <w:sdtContent>
                    <w:del w:author="Anonymous" w:id="17" w:date="2026-09-24T05:24:15Z"/>
                  </w:sdtContent>
                </w:sdt>
              </w:ins>
              <w:sdt>
                <w:sdtPr>
                  <w:id w:val="683631747"/>
                  <w:tag w:val="goog_rdk_3305"/>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User Auth (/register, /login, /logout, /token): Manages user registration, authentication, and session control.</w:delText>
                        <w:br w:type="textWrapping"/>
                      </w:r>
                    </w:del>
                  </w:ins>
                </w:sdtContent>
              </w:sdt>
              <w:ins w:author="Anonymous" w:id="55" w:date="2026-09-24T05:26:08Z">
                <w:del w:author="Anonymous" w:id="17" w:date="2026-09-24T05:24:15Z">
                  <w:bookmarkStart w:colFirst="0" w:colLast="0" w:name="_heading=h.vgd4muhghyd" w:id="261"/>
                  <w:bookmarkEnd w:id="261"/>
                </w:del>
              </w:ins>
            </w:sdtContent>
          </w:sdt>
        </w:p>
      </w:sdtContent>
    </w:sdt>
    <w:sdt>
      <w:sdtPr>
        <w:id w:val="-1692966819"/>
        <w:tag w:val="goog_rdk_3310"/>
      </w:sdtPr>
      <w:sdtContent>
        <w:p w:rsidR="00000000" w:rsidDel="00000000" w:rsidP="00000000" w:rsidRDefault="00000000" w:rsidRPr="00000000" w14:paraId="000002CC">
          <w:pPr>
            <w:pStyle w:val="Heading1"/>
            <w:numPr>
              <w:ilvl w:val="1"/>
              <w:numId w:val="27"/>
            </w:numPr>
            <w:ind w:left="1440" w:hanging="360"/>
            <w:rPr>
              <w:ins w:author="Anonymous" w:id="55" w:date="2026-09-24T05:26:08Z"/>
              <w:del w:author="Anonymous" w:id="17" w:date="2026-09-24T05:24:15Z"/>
              <w:rFonts w:ascii="Calibri" w:cs="Calibri" w:eastAsia="Calibri" w:hAnsi="Calibri"/>
              <w:strike w:val="1"/>
              <w:highlight w:val="black"/>
            </w:rPr>
          </w:pPr>
          <w:sdt>
            <w:sdtPr>
              <w:id w:val="-1597204389"/>
              <w:tag w:val="goog_rdk_3307"/>
            </w:sdtPr>
            <w:sdtContent>
              <w:ins w:author="Anonymous" w:id="55" w:date="2026-09-24T05:26:08Z">
                <w:sdt>
                  <w:sdtPr>
                    <w:id w:val="1732525857"/>
                    <w:tag w:val="goog_rdk_3308"/>
                  </w:sdtPr>
                  <w:sdtContent>
                    <w:del w:author="Anonymous" w:id="17" w:date="2026-09-24T05:24:15Z"/>
                  </w:sdtContent>
                </w:sdt>
              </w:ins>
              <w:sdt>
                <w:sdtPr>
                  <w:id w:val="-1376035808"/>
                  <w:tag w:val="goog_rdk_3309"/>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Session Info (/session-info, /session-data): Retrieves user-specific session data for personalized AI interaction.</w:delText>
                        <w:br w:type="textWrapping"/>
                      </w:r>
                    </w:del>
                  </w:ins>
                </w:sdtContent>
              </w:sdt>
              <w:ins w:author="Anonymous" w:id="55" w:date="2026-09-24T05:26:08Z">
                <w:del w:author="Anonymous" w:id="17" w:date="2026-09-24T05:24:15Z">
                  <w:bookmarkStart w:colFirst="0" w:colLast="0" w:name="_heading=h.yuhu0ivlqrp1" w:id="262"/>
                  <w:bookmarkEnd w:id="262"/>
                </w:del>
              </w:ins>
            </w:sdtContent>
          </w:sdt>
        </w:p>
      </w:sdtContent>
    </w:sdt>
    <w:sdt>
      <w:sdtPr>
        <w:id w:val="1449452140"/>
        <w:tag w:val="goog_rdk_3314"/>
      </w:sdtPr>
      <w:sdtContent>
        <w:p w:rsidR="00000000" w:rsidDel="00000000" w:rsidP="00000000" w:rsidRDefault="00000000" w:rsidRPr="00000000" w14:paraId="000002CD">
          <w:pPr>
            <w:pStyle w:val="Heading1"/>
            <w:numPr>
              <w:ilvl w:val="0"/>
              <w:numId w:val="27"/>
            </w:numPr>
            <w:spacing w:after="240" w:lineRule="auto"/>
            <w:ind w:left="720" w:hanging="360"/>
            <w:rPr>
              <w:ins w:author="Anonymous" w:id="55" w:date="2026-09-24T05:26:08Z"/>
              <w:del w:author="Anonymous" w:id="17" w:date="2026-09-24T05:24:15Z"/>
              <w:rFonts w:ascii="Calibri" w:cs="Calibri" w:eastAsia="Calibri" w:hAnsi="Calibri"/>
              <w:strike w:val="1"/>
              <w:highlight w:val="black"/>
            </w:rPr>
          </w:pPr>
          <w:sdt>
            <w:sdtPr>
              <w:id w:val="675481370"/>
              <w:tag w:val="goog_rdk_3311"/>
            </w:sdtPr>
            <w:sdtContent>
              <w:ins w:author="Anonymous" w:id="55" w:date="2026-09-24T05:26:08Z">
                <w:sdt>
                  <w:sdtPr>
                    <w:id w:val="-356858317"/>
                    <w:tag w:val="goog_rdk_3312"/>
                  </w:sdtPr>
                  <w:sdtContent>
                    <w:del w:author="Anonymous" w:id="17" w:date="2026-09-24T05:24:15Z"/>
                  </w:sdtContent>
                </w:sdt>
              </w:ins>
              <w:sdt>
                <w:sdtPr>
                  <w:id w:val="-939498199"/>
                  <w:tag w:val="goog_rdk_3313"/>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3.2: Modular Architecture Setup</w:delText>
                      </w:r>
                    </w:del>
                  </w:ins>
                </w:sdtContent>
              </w:sdt>
              <w:ins w:author="Anonymous" w:id="55" w:date="2026-09-24T05:26:08Z">
                <w:del w:author="Anonymous" w:id="17" w:date="2026-09-24T05:24:15Z">
                  <w:bookmarkStart w:colFirst="0" w:colLast="0" w:name="_heading=h.35emib5c5yu9" w:id="263"/>
                  <w:bookmarkEnd w:id="263"/>
                </w:del>
              </w:ins>
            </w:sdtContent>
          </w:sdt>
        </w:p>
      </w:sdtContent>
    </w:sdt>
    <w:sdt>
      <w:sdtPr>
        <w:id w:val="-135841654"/>
        <w:tag w:val="goog_rdk_3318"/>
      </w:sdtPr>
      <w:sdtContent>
        <w:p w:rsidR="00000000" w:rsidDel="00000000" w:rsidP="00000000" w:rsidRDefault="00000000" w:rsidRPr="00000000" w14:paraId="000002CE">
          <w:pPr>
            <w:pStyle w:val="Heading1"/>
            <w:spacing w:after="240" w:befor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450887379"/>
              <w:tag w:val="goog_rdk_3315"/>
            </w:sdtPr>
            <w:sdtContent>
              <w:ins w:author="Anonymous" w:id="55" w:date="2026-09-24T05:26:08Z">
                <w:sdt>
                  <w:sdtPr>
                    <w:id w:val="1429768770"/>
                    <w:tag w:val="goog_rdk_3316"/>
                  </w:sdtPr>
                  <w:sdtContent>
                    <w:del w:author="Anonymous" w:id="17" w:date="2026-09-24T05:24:15Z"/>
                  </w:sdtContent>
                </w:sdt>
              </w:ins>
              <w:sdt>
                <w:sdtPr>
                  <w:id w:val="685460673"/>
                  <w:tag w:val="goog_rdk_3317"/>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/recommendations-details: Returns detailed AI-generated product recommendations based on user budget, preferences, and selected category (Home, Party, or Jewelry).</w:delText>
                      </w:r>
                    </w:del>
                  </w:ins>
                </w:sdtContent>
              </w:sdt>
              <w:ins w:author="Anonymous" w:id="55" w:date="2026-09-24T05:26:08Z">
                <w:del w:author="Anonymous" w:id="17" w:date="2026-09-24T05:24:15Z">
                  <w:bookmarkStart w:colFirst="0" w:colLast="0" w:name="_heading=h.tsklql8rg6t5" w:id="264"/>
                  <w:bookmarkEnd w:id="264"/>
                </w:del>
              </w:ins>
            </w:sdtContent>
          </w:sdt>
        </w:p>
      </w:sdtContent>
    </w:sdt>
    <w:sdt>
      <w:sdtPr>
        <w:id w:val="-1263935083"/>
        <w:tag w:val="goog_rdk_3322"/>
      </w:sdtPr>
      <w:sdtContent>
        <w:p w:rsidR="00000000" w:rsidDel="00000000" w:rsidP="00000000" w:rsidRDefault="00000000" w:rsidRPr="00000000" w14:paraId="000002CF">
          <w:pPr>
            <w:pStyle w:val="Heading1"/>
            <w:spacing w:after="240" w:before="240" w:lineRule="auto"/>
            <w:ind w:left="144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817853389"/>
              <w:tag w:val="goog_rdk_3319"/>
            </w:sdtPr>
            <w:sdtContent>
              <w:ins w:author="Anonymous" w:id="55" w:date="2026-09-24T05:26:08Z">
                <w:sdt>
                  <w:sdtPr>
                    <w:id w:val="1816594950"/>
                    <w:tag w:val="goog_rdk_3320"/>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2959100"/>
                            <wp:effectExtent b="0" l="0" r="0" t="0"/>
                            <wp:docPr id="244"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5213475" cy="2959100"/>
                                    </a:xfrm>
                                    <a:prstGeom prst="rect"/>
                                    <a:ln/>
                                  </pic:spPr>
                                </pic:pic>
                              </a:graphicData>
                            </a:graphic>
                          </wp:inline>
                        </w:drawing>
                      </w:r>
                    </w:del>
                  </w:sdtContent>
                </w:sdt>
              </w:ins>
              <w:sdt>
                <w:sdtPr>
                  <w:id w:val="647366794"/>
                  <w:tag w:val="goog_rdk_3321"/>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del>
                  </w:ins>
                </w:sdtContent>
              </w:sdt>
              <w:ins w:author="Anonymous" w:id="55" w:date="2026-09-24T05:26:08Z">
                <w:del w:author="Anonymous" w:id="17" w:date="2026-09-24T05:24:15Z">
                  <w:bookmarkStart w:colFirst="0" w:colLast="0" w:name="_heading=h.qx8jwbxocw1y" w:id="265"/>
                  <w:bookmarkEnd w:id="265"/>
                </w:del>
              </w:ins>
            </w:sdtContent>
          </w:sdt>
        </w:p>
      </w:sdtContent>
    </w:sdt>
    <w:sdt>
      <w:sdtPr>
        <w:id w:val="-1494789720"/>
        <w:tag w:val="goog_rdk_3326"/>
      </w:sdtPr>
      <w:sdtContent>
        <w:p w:rsidR="00000000" w:rsidDel="00000000" w:rsidP="00000000" w:rsidRDefault="00000000" w:rsidRPr="00000000" w14:paraId="000002D0">
          <w:pPr>
            <w:pStyle w:val="Heading1"/>
            <w:numPr>
              <w:ilvl w:val="0"/>
              <w:numId w:val="27"/>
            </w:numPr>
            <w:spacing w:after="240" w:before="240" w:lineRule="auto"/>
            <w:ind w:left="720" w:hanging="360"/>
            <w:rPr>
              <w:ins w:author="Anonymous" w:id="55" w:date="2026-09-24T05:26:08Z"/>
              <w:del w:author="Anonymous" w:id="17" w:date="2026-09-24T05:24:15Z"/>
              <w:rFonts w:ascii="Calibri" w:cs="Calibri" w:eastAsia="Calibri" w:hAnsi="Calibri"/>
              <w:strike w:val="1"/>
              <w:highlight w:val="black"/>
            </w:rPr>
          </w:pPr>
          <w:sdt>
            <w:sdtPr>
              <w:id w:val="1532344049"/>
              <w:tag w:val="goog_rdk_3323"/>
            </w:sdtPr>
            <w:sdtContent>
              <w:ins w:author="Anonymous" w:id="55" w:date="2026-09-24T05:26:08Z">
                <w:sdt>
                  <w:sdtPr>
                    <w:id w:val="816028007"/>
                    <w:tag w:val="goog_rdk_3324"/>
                  </w:sdtPr>
                  <w:sdtContent>
                    <w:del w:author="Anonymous" w:id="17" w:date="2026-09-24T05:24:15Z"/>
                  </w:sdtContent>
                </w:sdt>
              </w:ins>
              <w:sdt>
                <w:sdtPr>
                  <w:id w:val="-516247266"/>
                  <w:tag w:val="goog_rdk_3325"/>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3.3: CORS &amp; Static Routing</w:delText>
                      </w:r>
                    </w:del>
                  </w:ins>
                </w:sdtContent>
              </w:sdt>
              <w:ins w:author="Anonymous" w:id="55" w:date="2026-09-24T05:26:08Z">
                <w:del w:author="Anonymous" w:id="17" w:date="2026-09-24T05:24:15Z">
                  <w:bookmarkStart w:colFirst="0" w:colLast="0" w:name="_heading=h.6v1co9rxkt9d" w:id="266"/>
                  <w:bookmarkEnd w:id="266"/>
                </w:del>
              </w:ins>
            </w:sdtContent>
          </w:sdt>
        </w:p>
      </w:sdtContent>
    </w:sdt>
    <w:sdt>
      <w:sdtPr>
        <w:id w:val="-1134654935"/>
        <w:tag w:val="goog_rdk_3330"/>
      </w:sdtPr>
      <w:sdtContent>
        <w:p w:rsidR="00000000" w:rsidDel="00000000" w:rsidP="00000000" w:rsidRDefault="00000000" w:rsidRPr="00000000" w14:paraId="000002D1">
          <w:pPr>
            <w:pStyle w:val="Heading1"/>
            <w:spacing w:after="240" w:before="240" w:lineRule="auto"/>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2031254948"/>
              <w:tag w:val="goog_rdk_3327"/>
            </w:sdtPr>
            <w:sdtContent>
              <w:ins w:author="Anonymous" w:id="55" w:date="2026-09-24T05:26:08Z">
                <w:sdt>
                  <w:sdtPr>
                    <w:id w:val="1995490062"/>
                    <w:tag w:val="goog_rdk_3328"/>
                  </w:sdtPr>
                  <w:sdtContent>
                    <w:del w:author="Anonymous" w:id="17" w:date="2026-09-24T05:24:15Z"/>
                  </w:sdtContent>
                </w:sdt>
              </w:ins>
              <w:sdt>
                <w:sdtPr>
                  <w:id w:val="1909146191"/>
                  <w:tag w:val="goog_rdk_3329"/>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/history: Retrieves the user's past recommendation queries and results for review or re-use.</w:delText>
                      </w:r>
                    </w:del>
                  </w:ins>
                </w:sdtContent>
              </w:sdt>
              <w:ins w:author="Anonymous" w:id="55" w:date="2026-09-24T05:26:08Z">
                <w:del w:author="Anonymous" w:id="17" w:date="2026-09-24T05:24:15Z">
                  <w:bookmarkStart w:colFirst="0" w:colLast="0" w:name="_heading=h.lvj09cis277" w:id="267"/>
                  <w:bookmarkEnd w:id="267"/>
                </w:del>
              </w:ins>
            </w:sdtContent>
          </w:sdt>
        </w:p>
      </w:sdtContent>
    </w:sdt>
    <w:sdt>
      <w:sdtPr>
        <w:id w:val="-429845423"/>
        <w:tag w:val="goog_rdk_3334"/>
      </w:sdtPr>
      <w:sdtContent>
        <w:p w:rsidR="00000000" w:rsidDel="00000000" w:rsidP="00000000" w:rsidRDefault="00000000" w:rsidRPr="00000000" w14:paraId="000002D2">
          <w:pPr>
            <w:pStyle w:val="Heading1"/>
            <w:spacing w:after="240" w:before="240" w:lineRule="auto"/>
            <w:ind w:left="144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923194805"/>
              <w:tag w:val="goog_rdk_3331"/>
            </w:sdtPr>
            <w:sdtContent>
              <w:ins w:author="Anonymous" w:id="55" w:date="2026-09-24T05:26:08Z">
                <w:sdt>
                  <w:sdtPr>
                    <w:id w:val="-1331871836"/>
                    <w:tag w:val="goog_rdk_3332"/>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698500"/>
                            <wp:effectExtent b="0" l="0" r="0" t="0"/>
                            <wp:docPr id="231"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5213475" cy="698500"/>
                                    </a:xfrm>
                                    <a:prstGeom prst="rect"/>
                                    <a:ln/>
                                  </pic:spPr>
                                </pic:pic>
                              </a:graphicData>
                            </a:graphic>
                          </wp:inline>
                        </w:drawing>
                      </w:r>
                    </w:del>
                  </w:sdtContent>
                </w:sdt>
              </w:ins>
              <w:sdt>
                <w:sdtPr>
                  <w:id w:val="254234815"/>
                  <w:tag w:val="goog_rdk_3333"/>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br w:type="textWrapping"/>
                      </w:r>
                    </w:del>
                  </w:ins>
                </w:sdtContent>
              </w:sdt>
              <w:ins w:author="Anonymous" w:id="55" w:date="2026-09-24T05:26:08Z">
                <w:del w:author="Anonymous" w:id="17" w:date="2026-09-24T05:24:15Z">
                  <w:bookmarkStart w:colFirst="0" w:colLast="0" w:name="_heading=h.3g4vyq4mlbn4" w:id="268"/>
                  <w:bookmarkEnd w:id="268"/>
                </w:del>
              </w:ins>
            </w:sdtContent>
          </w:sdt>
        </w:p>
      </w:sdtContent>
    </w:sdt>
    <w:sdt>
      <w:sdtPr>
        <w:id w:val="-1168153112"/>
        <w:tag w:val="goog_rdk_3338"/>
      </w:sdtPr>
      <w:sdtContent>
        <w:p w:rsidR="00000000" w:rsidDel="00000000" w:rsidP="00000000" w:rsidRDefault="00000000" w:rsidRPr="00000000" w14:paraId="000002D3">
          <w:pPr>
            <w:pStyle w:val="Heading1"/>
            <w:numPr>
              <w:ilvl w:val="0"/>
              <w:numId w:val="27"/>
            </w:numPr>
            <w:spacing w:after="240" w:before="240" w:lineRule="auto"/>
            <w:ind w:left="720" w:hanging="360"/>
            <w:rPr>
              <w:ins w:author="Anonymous" w:id="55" w:date="2026-09-24T05:26:08Z"/>
              <w:del w:author="Anonymous" w:id="17" w:date="2026-09-24T05:24:15Z"/>
              <w:rFonts w:ascii="Calibri" w:cs="Calibri" w:eastAsia="Calibri" w:hAnsi="Calibri"/>
              <w:strike w:val="1"/>
              <w:highlight w:val="black"/>
            </w:rPr>
          </w:pPr>
          <w:sdt>
            <w:sdtPr>
              <w:id w:val="-2044070291"/>
              <w:tag w:val="goog_rdk_3335"/>
            </w:sdtPr>
            <w:sdtContent>
              <w:ins w:author="Anonymous" w:id="55" w:date="2026-09-24T05:26:08Z">
                <w:sdt>
                  <w:sdtPr>
                    <w:id w:val="-926871593"/>
                    <w:tag w:val="goog_rdk_3336"/>
                  </w:sdtPr>
                  <w:sdtContent>
                    <w:del w:author="Anonymous" w:id="17" w:date="2026-09-24T05:24:15Z"/>
                  </w:sdtContent>
                </w:sdt>
              </w:ins>
              <w:sdt>
                <w:sdtPr>
                  <w:id w:val="-1739515912"/>
                  <w:tag w:val="goog_rdk_3337"/>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3.4:  Startup and  main function</w:delText>
                        <w:br w:type="textWrapping"/>
                        <w:delText xml:space="preserve">/startup: Initializes essential application services and loads configuration settings when the FastAPI server starts.</w:delText>
                      </w:r>
                    </w:del>
                  </w:ins>
                </w:sdtContent>
              </w:sdt>
              <w:ins w:author="Anonymous" w:id="55" w:date="2026-09-24T05:26:08Z">
                <w:del w:author="Anonymous" w:id="17" w:date="2026-09-24T05:24:15Z">
                  <w:bookmarkStart w:colFirst="0" w:colLast="0" w:name="_heading=h.l18dknx2n07y" w:id="269"/>
                  <w:bookmarkEnd w:id="269"/>
                </w:del>
              </w:ins>
            </w:sdtContent>
          </w:sdt>
        </w:p>
      </w:sdtContent>
    </w:sdt>
    <w:sdt>
      <w:sdtPr>
        <w:id w:val="10222882"/>
        <w:tag w:val="goog_rdk_3342"/>
      </w:sdtPr>
      <w:sdtContent>
        <w:p w:rsidR="00000000" w:rsidDel="00000000" w:rsidP="00000000" w:rsidRDefault="00000000" w:rsidRPr="00000000" w14:paraId="000002D4">
          <w:pPr>
            <w:pStyle w:val="Heading1"/>
            <w:spacing w:line="259"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501950357"/>
              <w:tag w:val="goog_rdk_3339"/>
            </w:sdtPr>
            <w:sdtContent>
              <w:ins w:author="Anonymous" w:id="55" w:date="2026-09-24T05:26:08Z">
                <w:sdt>
                  <w:sdtPr>
                    <w:id w:val="-1098151235"/>
                    <w:tag w:val="goog_rdk_3340"/>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2997200"/>
                            <wp:effectExtent b="0" l="0" r="0" t="0"/>
                            <wp:docPr id="152"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213475" cy="2997200"/>
                                    </a:xfrm>
                                    <a:prstGeom prst="rect"/>
                                    <a:ln/>
                                  </pic:spPr>
                                </pic:pic>
                              </a:graphicData>
                            </a:graphic>
                          </wp:inline>
                        </w:drawing>
                      </w:r>
                    </w:del>
                  </w:sdtContent>
                </w:sdt>
              </w:ins>
              <w:sdt>
                <w:sdtPr>
                  <w:id w:val="-1601726025"/>
                  <w:tag w:val="goog_rdk_3341"/>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qkmdnvulharr" w:id="270"/>
                  <w:bookmarkEnd w:id="270"/>
                </w:del>
              </w:ins>
            </w:sdtContent>
          </w:sdt>
        </w:p>
      </w:sdtContent>
    </w:sdt>
    <w:sdt>
      <w:sdtPr>
        <w:id w:val="-1677998934"/>
        <w:tag w:val="goog_rdk_3346"/>
      </w:sdtPr>
      <w:sdtContent>
        <w:p w:rsidR="00000000" w:rsidDel="00000000" w:rsidP="00000000" w:rsidRDefault="00000000" w:rsidRPr="00000000" w14:paraId="000002D5">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657699821"/>
              <w:tag w:val="goog_rdk_3343"/>
            </w:sdtPr>
            <w:sdtContent>
              <w:ins w:author="Anonymous" w:id="55" w:date="2026-09-24T05:26:08Z">
                <w:sdt>
                  <w:sdtPr>
                    <w:id w:val="-643603621"/>
                    <w:tag w:val="goog_rdk_3344"/>
                  </w:sdtPr>
                  <w:sdtContent>
                    <w:del w:author="Anonymous" w:id="17" w:date="2026-09-24T05:24:15Z"/>
                  </w:sdtContent>
                </w:sdt>
              </w:ins>
              <w:sdt>
                <w:sdtPr>
                  <w:id w:val="-1417958073"/>
                  <w:tag w:val="goog_rdk_3345"/>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309gg9pm606l" w:id="271"/>
                  <w:bookmarkEnd w:id="271"/>
                </w:del>
              </w:ins>
            </w:sdtContent>
          </w:sdt>
        </w:p>
      </w:sdtContent>
    </w:sdt>
    <w:sdt>
      <w:sdtPr>
        <w:id w:val="904168262"/>
        <w:tag w:val="goog_rdk_3350"/>
      </w:sdtPr>
      <w:sdtContent>
        <w:p w:rsidR="00000000" w:rsidDel="00000000" w:rsidP="00000000" w:rsidRDefault="00000000" w:rsidRPr="00000000" w14:paraId="000002D6">
          <w:pPr>
            <w:pStyle w:val="Heading1"/>
            <w:spacing w:line="259"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331895862"/>
              <w:tag w:val="goog_rdk_3347"/>
            </w:sdtPr>
            <w:sdtContent>
              <w:ins w:author="Anonymous" w:id="55" w:date="2026-09-24T05:26:08Z">
                <w:sdt>
                  <w:sdtPr>
                    <w:id w:val="550239065"/>
                    <w:tag w:val="goog_rdk_3348"/>
                  </w:sdtPr>
                  <w:sdtContent>
                    <w:del w:author="Anonymous" w:id="17" w:date="2026-09-24T05:24:15Z"/>
                  </w:sdtContent>
                </w:sdt>
              </w:ins>
              <w:sdt>
                <w:sdtPr>
                  <w:id w:val="1690449426"/>
                  <w:tag w:val="goog_rdk_3349"/>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__main__: Entry point of the FastAPI application that starts the server using uvicorn when the script is run directly.</w:delText>
                      </w:r>
                    </w:del>
                  </w:ins>
                </w:sdtContent>
              </w:sdt>
              <w:ins w:author="Anonymous" w:id="55" w:date="2026-09-24T05:26:08Z">
                <w:del w:author="Anonymous" w:id="17" w:date="2026-09-24T05:24:15Z">
                  <w:bookmarkStart w:colFirst="0" w:colLast="0" w:name="_heading=h.jlo58p88x6kj" w:id="272"/>
                  <w:bookmarkEnd w:id="272"/>
                </w:del>
              </w:ins>
            </w:sdtContent>
          </w:sdt>
        </w:p>
      </w:sdtContent>
    </w:sdt>
    <w:sdt>
      <w:sdtPr>
        <w:id w:val="1811967101"/>
        <w:tag w:val="goog_rdk_3354"/>
      </w:sdtPr>
      <w:sdtContent>
        <w:p w:rsidR="00000000" w:rsidDel="00000000" w:rsidP="00000000" w:rsidRDefault="00000000" w:rsidRPr="00000000" w14:paraId="000002D7">
          <w:pPr>
            <w:pStyle w:val="Heading1"/>
            <w:spacing w:line="259"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786291706"/>
              <w:tag w:val="goog_rdk_3351"/>
            </w:sdtPr>
            <w:sdtContent>
              <w:ins w:author="Anonymous" w:id="55" w:date="2026-09-24T05:26:08Z">
                <w:sdt>
                  <w:sdtPr>
                    <w:id w:val="-1736341942"/>
                    <w:tag w:val="goog_rdk_3352"/>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4114800" cy="971550"/>
                            <wp:effectExtent b="0" l="0" r="0" t="0"/>
                            <wp:docPr id="217"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4114800" cy="971550"/>
                                    </a:xfrm>
                                    <a:prstGeom prst="rect"/>
                                    <a:ln/>
                                  </pic:spPr>
                                </pic:pic>
                              </a:graphicData>
                            </a:graphic>
                          </wp:inline>
                        </w:drawing>
                      </w:r>
                    </w:del>
                  </w:sdtContent>
                </w:sdt>
              </w:ins>
              <w:sdt>
                <w:sdtPr>
                  <w:id w:val="399369269"/>
                  <w:tag w:val="goog_rdk_3353"/>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bgshn7idecee" w:id="273"/>
                  <w:bookmarkEnd w:id="273"/>
                </w:del>
              </w:ins>
            </w:sdtContent>
          </w:sdt>
        </w:p>
      </w:sdtContent>
    </w:sdt>
    <w:sdt>
      <w:sdtPr>
        <w:id w:val="802165816"/>
        <w:tag w:val="goog_rdk_3358"/>
      </w:sdtPr>
      <w:sdtContent>
        <w:p w:rsidR="00000000" w:rsidDel="00000000" w:rsidP="00000000" w:rsidRDefault="00000000" w:rsidRPr="00000000" w14:paraId="000002D8">
          <w:pPr>
            <w:pStyle w:val="Heading1"/>
            <w:numPr>
              <w:ilvl w:val="0"/>
              <w:numId w:val="4"/>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181756490"/>
              <w:tag w:val="goog_rdk_3355"/>
            </w:sdtPr>
            <w:sdtContent>
              <w:ins w:author="Anonymous" w:id="55" w:date="2026-09-24T05:26:08Z">
                <w:sdt>
                  <w:sdtPr>
                    <w:id w:val="-1035481249"/>
                    <w:tag w:val="goog_rdk_3356"/>
                  </w:sdtPr>
                  <w:sdtContent>
                    <w:del w:author="Anonymous" w:id="17" w:date="2026-09-24T05:24:15Z"/>
                  </w:sdtContent>
                </w:sdt>
              </w:ins>
              <w:sdt>
                <w:sdtPr>
                  <w:id w:val="-1016122871"/>
                  <w:tag w:val="goog_rdk_3357"/>
                </w:sdtPr>
                <w:sdtContent>
                  <w:ins w:author="Anonymous" w:id="55" w:date="2026-09-24T05:26:08Z">
                    <w:del w:author="Anonymous" w:id="17" w:date="2026-09-24T05:24:15Z">
                      <w:r w:rsidDel="00000000" w:rsidR="00000000" w:rsidRPr="00000000">
                        <w:rPr>
                          <w:rFonts w:ascii="Cambria" w:cs="Cambria" w:eastAsia="Cambria" w:hAnsi="Cambria"/>
                          <w:b w:val="1"/>
                          <w:bCs w:val="1"/>
                          <w:strike w:val="1"/>
                          <w:color w:val="cccccc"/>
                          <w:sz w:val="24"/>
                          <w:szCs w:val="24"/>
                          <w:u w:val="single"/>
                          <w:rtl w:val="0"/>
                          <w:rPrChange w:author="Sushanth G.k" w:id="3" w:date="2026-09-24T07:06:28Z">
                            <w:rPr>
                              <w:rFonts w:ascii="Cambria" w:cs="Cambria" w:eastAsia="Cambria" w:hAnsi="Cambria"/>
                              <w:sz w:val="24"/>
                              <w:szCs w:val="24"/>
                            </w:rPr>
                          </w:rPrChange>
                        </w:rPr>
                        <w:delText xml:space="preserve">To build complete backend structure </w:delText>
                      </w:r>
                    </w:del>
                  </w:ins>
                </w:sdtContent>
              </w:sdt>
              <w:ins w:author="Anonymous" w:id="55" w:date="2026-09-24T05:26:08Z">
                <w:del w:author="Anonymous" w:id="17" w:date="2026-09-24T05:24:15Z">
                  <w:bookmarkStart w:colFirst="0" w:colLast="0" w:name="_heading=h.ve01jbmdtb74" w:id="274"/>
                  <w:bookmarkEnd w:id="274"/>
                </w:del>
              </w:ins>
            </w:sdtContent>
          </w:sdt>
        </w:p>
      </w:sdtContent>
    </w:sdt>
    <w:sdt>
      <w:sdtPr>
        <w:id w:val="829578154"/>
        <w:tag w:val="goog_rdk_3362"/>
      </w:sdtPr>
      <w:sdtContent>
        <w:p w:rsidR="00000000" w:rsidDel="00000000" w:rsidP="00000000" w:rsidRDefault="00000000" w:rsidRPr="00000000" w14:paraId="000002D9">
          <w:pPr>
            <w:pStyle w:val="Heading1"/>
            <w:numPr>
              <w:ilvl w:val="0"/>
              <w:numId w:val="4"/>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055623836"/>
              <w:tag w:val="goog_rdk_3359"/>
            </w:sdtPr>
            <w:sdtContent>
              <w:ins w:author="Anonymous" w:id="55" w:date="2026-09-24T05:26:08Z">
                <w:sdt>
                  <w:sdtPr>
                    <w:id w:val="-1369593394"/>
                    <w:tag w:val="goog_rdk_3360"/>
                  </w:sdtPr>
                  <w:sdtContent>
                    <w:del w:author="Anonymous" w:id="17" w:date="2026-09-24T05:24:15Z"/>
                  </w:sdtContent>
                </w:sdt>
              </w:ins>
              <w:sdt>
                <w:sdtPr>
                  <w:id w:val="-1084651560"/>
                  <w:tag w:val="goog_rdk_3361"/>
                </w:sdtPr>
                <w:sdtContent>
                  <w:ins w:author="Anonymous" w:id="55" w:date="2026-09-24T05:26:08Z">
                    <w:del w:author="Anonymous" w:id="17" w:date="2026-09-24T05:24:15Z">
                      <w:r w:rsidDel="00000000" w:rsidR="00000000" w:rsidRPr="00000000">
                        <w:rPr>
                          <w:rFonts w:ascii="Cambria" w:cs="Cambria" w:eastAsia="Cambria" w:hAnsi="Cambria"/>
                          <w:b w:val="1"/>
                          <w:bCs w:val="1"/>
                          <w:strike w:val="1"/>
                          <w:color w:val="cccccc"/>
                          <w:sz w:val="24"/>
                          <w:szCs w:val="24"/>
                          <w:u w:val="single"/>
                          <w:rtl w:val="0"/>
                          <w:rPrChange w:author="Sushanth G.k" w:id="3" w:date="2026-09-24T07:06:28Z">
                            <w:rPr>
                              <w:rFonts w:ascii="Cambria" w:cs="Cambria" w:eastAsia="Cambria" w:hAnsi="Cambria"/>
                              <w:sz w:val="24"/>
                              <w:szCs w:val="24"/>
                            </w:rPr>
                          </w:rPrChange>
                        </w:rPr>
                        <w:delText xml:space="preserve">Fast APIs is a bridge between frontend and gemini ai</w:delText>
                      </w:r>
                    </w:del>
                  </w:ins>
                </w:sdtContent>
              </w:sdt>
              <w:ins w:author="Anonymous" w:id="55" w:date="2026-09-24T05:26:08Z">
                <w:del w:author="Anonymous" w:id="17" w:date="2026-09-24T05:24:15Z">
                  <w:bookmarkStart w:colFirst="0" w:colLast="0" w:name="_heading=h.dmdkdrh6m2ff" w:id="275"/>
                  <w:bookmarkEnd w:id="275"/>
                </w:del>
              </w:ins>
            </w:sdtContent>
          </w:sdt>
        </w:p>
      </w:sdtContent>
    </w:sdt>
    <w:sdt>
      <w:sdtPr>
        <w:id w:val="-1271653564"/>
        <w:tag w:val="goog_rdk_3366"/>
      </w:sdtPr>
      <w:sdtContent>
        <w:p w:rsidR="00000000" w:rsidDel="00000000" w:rsidP="00000000" w:rsidRDefault="00000000" w:rsidRPr="00000000" w14:paraId="000002DA">
          <w:pPr>
            <w:pStyle w:val="Heading1"/>
            <w:numPr>
              <w:ilvl w:val="0"/>
              <w:numId w:val="4"/>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446272093"/>
              <w:tag w:val="goog_rdk_3363"/>
            </w:sdtPr>
            <w:sdtContent>
              <w:ins w:author="Anonymous" w:id="55" w:date="2026-09-24T05:26:08Z">
                <w:sdt>
                  <w:sdtPr>
                    <w:id w:val="-1935058238"/>
                    <w:tag w:val="goog_rdk_3364"/>
                  </w:sdtPr>
                  <w:sdtContent>
                    <w:del w:author="Anonymous" w:id="17" w:date="2026-09-24T05:24:15Z"/>
                  </w:sdtContent>
                </w:sdt>
              </w:ins>
              <w:sdt>
                <w:sdtPr>
                  <w:id w:val="-507989963"/>
                  <w:tag w:val="goog_rdk_3365"/>
                </w:sdtPr>
                <w:sdtContent>
                  <w:ins w:author="Anonymous" w:id="55" w:date="2026-09-24T05:26:08Z">
                    <w:del w:author="Anonymous" w:id="17" w:date="2026-09-24T05:24:15Z">
                      <w:r w:rsidDel="00000000" w:rsidR="00000000" w:rsidRPr="00000000">
                        <w:rPr>
                          <w:rFonts w:ascii="Cambria" w:cs="Cambria" w:eastAsia="Cambria" w:hAnsi="Cambria"/>
                          <w:b w:val="1"/>
                          <w:bCs w:val="1"/>
                          <w:strike w:val="1"/>
                          <w:color w:val="cccccc"/>
                          <w:sz w:val="24"/>
                          <w:szCs w:val="24"/>
                          <w:u w:val="single"/>
                          <w:rtl w:val="0"/>
                          <w:rPrChange w:author="Sushanth G.k" w:id="3" w:date="2026-09-24T07:06:28Z">
                            <w:rPr>
                              <w:rFonts w:ascii="Cambria" w:cs="Cambria" w:eastAsia="Cambria" w:hAnsi="Cambria"/>
                              <w:sz w:val="24"/>
                              <w:szCs w:val="24"/>
                            </w:rPr>
                          </w:rPrChange>
                        </w:rPr>
                        <w:delText xml:space="preserve">to receive request</w:delText>
                      </w:r>
                    </w:del>
                  </w:ins>
                </w:sdtContent>
              </w:sdt>
              <w:ins w:author="Anonymous" w:id="55" w:date="2026-09-24T05:26:08Z">
                <w:del w:author="Anonymous" w:id="17" w:date="2026-09-24T05:24:15Z">
                  <w:bookmarkStart w:colFirst="0" w:colLast="0" w:name="_heading=h.l5cbgqask7a7" w:id="276"/>
                  <w:bookmarkEnd w:id="276"/>
                </w:del>
              </w:ins>
            </w:sdtContent>
          </w:sdt>
        </w:p>
      </w:sdtContent>
    </w:sdt>
    <w:sdt>
      <w:sdtPr>
        <w:id w:val="-57697783"/>
        <w:tag w:val="goog_rdk_3370"/>
      </w:sdtPr>
      <w:sdtContent>
        <w:p w:rsidR="00000000" w:rsidDel="00000000" w:rsidP="00000000" w:rsidRDefault="00000000" w:rsidRPr="00000000" w14:paraId="000002DB">
          <w:pPr>
            <w:pStyle w:val="Heading1"/>
            <w:numPr>
              <w:ilvl w:val="0"/>
              <w:numId w:val="4"/>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396554370"/>
              <w:tag w:val="goog_rdk_3367"/>
            </w:sdtPr>
            <w:sdtContent>
              <w:ins w:author="Anonymous" w:id="55" w:date="2026-09-24T05:26:08Z">
                <w:sdt>
                  <w:sdtPr>
                    <w:id w:val="792758168"/>
                    <w:tag w:val="goog_rdk_3368"/>
                  </w:sdtPr>
                  <w:sdtContent>
                    <w:del w:author="Anonymous" w:id="17" w:date="2026-09-24T05:24:15Z"/>
                  </w:sdtContent>
                </w:sdt>
              </w:ins>
              <w:sdt>
                <w:sdtPr>
                  <w:id w:val="1757023137"/>
                  <w:tag w:val="goog_rdk_3369"/>
                </w:sdtPr>
                <w:sdtContent>
                  <w:ins w:author="Anonymous" w:id="55" w:date="2026-09-24T05:26:08Z">
                    <w:del w:author="Anonymous" w:id="17" w:date="2026-09-24T05:24:15Z">
                      <w:r w:rsidDel="00000000" w:rsidR="00000000" w:rsidRPr="00000000">
                        <w:rPr>
                          <w:rFonts w:ascii="Cambria" w:cs="Cambria" w:eastAsia="Cambria" w:hAnsi="Cambria"/>
                          <w:b w:val="1"/>
                          <w:bCs w:val="1"/>
                          <w:strike w:val="1"/>
                          <w:color w:val="cccccc"/>
                          <w:sz w:val="24"/>
                          <w:szCs w:val="24"/>
                          <w:u w:val="single"/>
                          <w:rtl w:val="0"/>
                          <w:rPrChange w:author="Sushanth G.k" w:id="3" w:date="2026-09-24T07:06:28Z">
                            <w:rPr>
                              <w:rFonts w:ascii="Cambria" w:cs="Cambria" w:eastAsia="Cambria" w:hAnsi="Cambria"/>
                              <w:sz w:val="24"/>
                              <w:szCs w:val="24"/>
                            </w:rPr>
                          </w:rPrChange>
                        </w:rPr>
                        <w:delText xml:space="preserve">input validate and process</w:delText>
                      </w:r>
                    </w:del>
                  </w:ins>
                </w:sdtContent>
              </w:sdt>
              <w:ins w:author="Anonymous" w:id="55" w:date="2026-09-24T05:26:08Z">
                <w:del w:author="Anonymous" w:id="17" w:date="2026-09-24T05:24:15Z">
                  <w:bookmarkStart w:colFirst="0" w:colLast="0" w:name="_heading=h.jclyitckvvnw" w:id="277"/>
                  <w:bookmarkEnd w:id="277"/>
                </w:del>
              </w:ins>
            </w:sdtContent>
          </w:sdt>
        </w:p>
      </w:sdtContent>
    </w:sdt>
    <w:sdt>
      <w:sdtPr>
        <w:id w:val="-1601823367"/>
        <w:tag w:val="goog_rdk_3374"/>
      </w:sdtPr>
      <w:sdtContent>
        <w:p w:rsidR="00000000" w:rsidDel="00000000" w:rsidP="00000000" w:rsidRDefault="00000000" w:rsidRPr="00000000" w14:paraId="000002DC">
          <w:pPr>
            <w:pStyle w:val="Heading1"/>
            <w:numPr>
              <w:ilvl w:val="0"/>
              <w:numId w:val="4"/>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572226681"/>
              <w:tag w:val="goog_rdk_3371"/>
            </w:sdtPr>
            <w:sdtContent>
              <w:ins w:author="Anonymous" w:id="55" w:date="2026-09-24T05:26:08Z">
                <w:sdt>
                  <w:sdtPr>
                    <w:id w:val="354972268"/>
                    <w:tag w:val="goog_rdk_3372"/>
                  </w:sdtPr>
                  <w:sdtContent>
                    <w:del w:author="Anonymous" w:id="17" w:date="2026-09-24T05:24:15Z"/>
                  </w:sdtContent>
                </w:sdt>
              </w:ins>
              <w:sdt>
                <w:sdtPr>
                  <w:id w:val="240201583"/>
                  <w:tag w:val="goog_rdk_3373"/>
                </w:sdtPr>
                <w:sdtContent>
                  <w:ins w:author="Anonymous" w:id="55" w:date="2026-09-24T05:26:08Z">
                    <w:del w:author="Anonymous" w:id="17" w:date="2026-09-24T05:24:15Z">
                      <w:r w:rsidDel="00000000" w:rsidR="00000000" w:rsidRPr="00000000">
                        <w:rPr>
                          <w:rFonts w:ascii="Cambria" w:cs="Cambria" w:eastAsia="Cambria" w:hAnsi="Cambria"/>
                          <w:b w:val="1"/>
                          <w:bCs w:val="1"/>
                          <w:strike w:val="1"/>
                          <w:color w:val="cccccc"/>
                          <w:sz w:val="24"/>
                          <w:szCs w:val="24"/>
                          <w:u w:val="single"/>
                          <w:rtl w:val="0"/>
                          <w:rPrChange w:author="Sushanth G.k" w:id="3" w:date="2026-09-24T07:06:28Z">
                            <w:rPr>
                              <w:rFonts w:ascii="Cambria" w:cs="Cambria" w:eastAsia="Cambria" w:hAnsi="Cambria"/>
                              <w:sz w:val="24"/>
                              <w:szCs w:val="24"/>
                            </w:rPr>
                          </w:rPrChange>
                        </w:rPr>
                        <w:delText xml:space="preserve">communicate with gemini</w:delText>
                      </w:r>
                    </w:del>
                  </w:ins>
                </w:sdtContent>
              </w:sdt>
              <w:ins w:author="Anonymous" w:id="55" w:date="2026-09-24T05:26:08Z">
                <w:del w:author="Anonymous" w:id="17" w:date="2026-09-24T05:24:15Z">
                  <w:bookmarkStart w:colFirst="0" w:colLast="0" w:name="_heading=h.j2mm2s7wyq51" w:id="278"/>
                  <w:bookmarkEnd w:id="278"/>
                </w:del>
              </w:ins>
            </w:sdtContent>
          </w:sdt>
        </w:p>
      </w:sdtContent>
    </w:sdt>
    <w:sdt>
      <w:sdtPr>
        <w:id w:val="-1393812656"/>
        <w:tag w:val="goog_rdk_3378"/>
      </w:sdtPr>
      <w:sdtContent>
        <w:p w:rsidR="00000000" w:rsidDel="00000000" w:rsidP="00000000" w:rsidRDefault="00000000" w:rsidRPr="00000000" w14:paraId="000002DD">
          <w:pPr>
            <w:pStyle w:val="Heading1"/>
            <w:numPr>
              <w:ilvl w:val="0"/>
              <w:numId w:val="4"/>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210011418"/>
              <w:tag w:val="goog_rdk_3375"/>
            </w:sdtPr>
            <w:sdtContent>
              <w:ins w:author="Anonymous" w:id="55" w:date="2026-09-24T05:26:08Z">
                <w:sdt>
                  <w:sdtPr>
                    <w:id w:val="-686713709"/>
                    <w:tag w:val="goog_rdk_3376"/>
                  </w:sdtPr>
                  <w:sdtContent>
                    <w:del w:author="Anonymous" w:id="17" w:date="2026-09-24T05:24:15Z"/>
                  </w:sdtContent>
                </w:sdt>
              </w:ins>
              <w:sdt>
                <w:sdtPr>
                  <w:id w:val="-1246767050"/>
                  <w:tag w:val="goog_rdk_3377"/>
                </w:sdtPr>
                <w:sdtContent>
                  <w:ins w:author="Anonymous" w:id="55" w:date="2026-09-24T05:26:08Z">
                    <w:del w:author="Anonymous" w:id="17" w:date="2026-09-24T05:24:15Z">
                      <w:r w:rsidDel="00000000" w:rsidR="00000000" w:rsidRPr="00000000">
                        <w:rPr>
                          <w:rFonts w:ascii="Cambria" w:cs="Cambria" w:eastAsia="Cambria" w:hAnsi="Cambria"/>
                          <w:b w:val="1"/>
                          <w:bCs w:val="1"/>
                          <w:strike w:val="1"/>
                          <w:color w:val="cccccc"/>
                          <w:sz w:val="24"/>
                          <w:szCs w:val="24"/>
                          <w:u w:val="single"/>
                          <w:rtl w:val="0"/>
                          <w:rPrChange w:author="Sushanth G.k" w:id="3" w:date="2026-09-24T07:06:28Z">
                            <w:rPr>
                              <w:rFonts w:ascii="Cambria" w:cs="Cambria" w:eastAsia="Cambria" w:hAnsi="Cambria"/>
                              <w:sz w:val="24"/>
                              <w:szCs w:val="24"/>
                            </w:rPr>
                          </w:rPrChange>
                        </w:rPr>
                        <w:delText xml:space="preserve">return response</w:delText>
                      </w:r>
                    </w:del>
                  </w:ins>
                </w:sdtContent>
              </w:sdt>
              <w:ins w:author="Anonymous" w:id="55" w:date="2026-09-24T05:26:08Z">
                <w:del w:author="Anonymous" w:id="17" w:date="2026-09-24T05:24:15Z">
                  <w:bookmarkStart w:colFirst="0" w:colLast="0" w:name="_heading=h.2d7doighp3b4" w:id="279"/>
                  <w:bookmarkEnd w:id="279"/>
                </w:del>
              </w:ins>
            </w:sdtContent>
          </w:sdt>
        </w:p>
      </w:sdtContent>
    </w:sdt>
    <w:sdt>
      <w:sdtPr>
        <w:id w:val="-1600462685"/>
        <w:tag w:val="goog_rdk_3382"/>
      </w:sdtPr>
      <w:sdtContent>
        <w:p w:rsidR="00000000" w:rsidDel="00000000" w:rsidP="00000000" w:rsidRDefault="00000000" w:rsidRPr="00000000" w14:paraId="000002DE">
          <w:pPr>
            <w:pStyle w:val="Heading1"/>
            <w:numPr>
              <w:ilvl w:val="0"/>
              <w:numId w:val="4"/>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24855870"/>
              <w:tag w:val="goog_rdk_3379"/>
            </w:sdtPr>
            <w:sdtContent>
              <w:ins w:author="Anonymous" w:id="55" w:date="2026-09-24T05:26:08Z">
                <w:sdt>
                  <w:sdtPr>
                    <w:id w:val="-1104944503"/>
                    <w:tag w:val="goog_rdk_3380"/>
                  </w:sdtPr>
                  <w:sdtContent>
                    <w:del w:author="Anonymous" w:id="17" w:date="2026-09-24T05:24:15Z"/>
                  </w:sdtContent>
                </w:sdt>
              </w:ins>
              <w:sdt>
                <w:sdtPr>
                  <w:id w:val="405102897"/>
                  <w:tag w:val="goog_rdk_3381"/>
                </w:sdtPr>
                <w:sdtContent>
                  <w:ins w:author="Anonymous" w:id="55" w:date="2026-09-24T05:26:08Z">
                    <w:del w:author="Anonymous" w:id="17" w:date="2026-09-24T05:24:15Z">
                      <w:r w:rsidDel="00000000" w:rsidR="00000000" w:rsidRPr="00000000">
                        <w:rPr>
                          <w:rFonts w:ascii="Cambria" w:cs="Cambria" w:eastAsia="Cambria" w:hAnsi="Cambria"/>
                          <w:b w:val="1"/>
                          <w:bCs w:val="1"/>
                          <w:strike w:val="1"/>
                          <w:sz w:val="24"/>
                          <w:szCs w:val="24"/>
                          <w:u w:val="single"/>
                          <w:rtl w:val="0"/>
                          <w:rPrChange w:author="Sushanth G.k" w:id="3" w:date="2026-09-24T07:06:28Z">
                            <w:rPr>
                              <w:rFonts w:ascii="Cambria" w:cs="Cambria" w:eastAsia="Cambria" w:hAnsi="Cambria"/>
                              <w:sz w:val="24"/>
                              <w:szCs w:val="24"/>
                            </w:rPr>
                          </w:rPrChange>
                        </w:rPr>
                        <w:delText xml:space="preserve">handles authentication and sessions</w:delText>
                      </w:r>
                    </w:del>
                  </w:ins>
                </w:sdtContent>
              </w:sdt>
              <w:ins w:author="Anonymous" w:id="55" w:date="2026-09-24T05:26:08Z">
                <w:del w:author="Anonymous" w:id="17" w:date="2026-09-24T05:24:15Z">
                  <w:bookmarkStart w:colFirst="0" w:colLast="0" w:name="_heading=h.5ds9fts3wa9z" w:id="280"/>
                  <w:bookmarkEnd w:id="280"/>
                </w:del>
              </w:ins>
            </w:sdtContent>
          </w:sdt>
        </w:p>
      </w:sdtContent>
    </w:sdt>
    <w:sdt>
      <w:sdtPr>
        <w:id w:val="1371582196"/>
        <w:tag w:val="goog_rdk_3386"/>
      </w:sdtPr>
      <w:sdtContent>
        <w:p w:rsidR="00000000" w:rsidDel="00000000" w:rsidP="00000000" w:rsidRDefault="00000000" w:rsidRPr="00000000" w14:paraId="000002DF">
          <w:pPr>
            <w:pStyle w:val="Heading1"/>
            <w:numPr>
              <w:ilvl w:val="0"/>
              <w:numId w:val="4"/>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252253087"/>
              <w:tag w:val="goog_rdk_3383"/>
            </w:sdtPr>
            <w:sdtContent>
              <w:ins w:author="Anonymous" w:id="55" w:date="2026-09-24T05:26:08Z">
                <w:sdt>
                  <w:sdtPr>
                    <w:id w:val="-1095810774"/>
                    <w:tag w:val="goog_rdk_3384"/>
                  </w:sdtPr>
                  <w:sdtContent>
                    <w:del w:author="Anonymous" w:id="17" w:date="2026-09-24T05:24:15Z"/>
                  </w:sdtContent>
                </w:sdt>
              </w:ins>
              <w:sdt>
                <w:sdtPr>
                  <w:id w:val="-324917056"/>
                  <w:tag w:val="goog_rdk_3385"/>
                </w:sdtPr>
                <w:sdtContent>
                  <w:ins w:author="Anonymous" w:id="55" w:date="2026-09-24T05:26:08Z">
                    <w:del w:author="Anonymous" w:id="17" w:date="2026-09-24T05:24:15Z">
                      <w:r w:rsidDel="00000000" w:rsidR="00000000" w:rsidRPr="00000000">
                        <w:rPr>
                          <w:rFonts w:ascii="Cambria" w:cs="Cambria" w:eastAsia="Cambria" w:hAnsi="Cambria"/>
                          <w:b w:val="1"/>
                          <w:bCs w:val="1"/>
                          <w:strike w:val="1"/>
                          <w:sz w:val="24"/>
                          <w:szCs w:val="24"/>
                          <w:u w:val="single"/>
                          <w:rtl w:val="0"/>
                          <w:rPrChange w:author="Sushanth G.k" w:id="3" w:date="2026-09-24T07:06:28Z">
                            <w:rPr>
                              <w:rFonts w:ascii="Cambria" w:cs="Cambria" w:eastAsia="Cambria" w:hAnsi="Cambria"/>
                              <w:sz w:val="24"/>
                              <w:szCs w:val="24"/>
                            </w:rPr>
                          </w:rPrChange>
                        </w:rPr>
                        <w:delText xml:space="preserve">Fast API- python web framework for building APIs</w:delText>
                      </w:r>
                    </w:del>
                  </w:ins>
                </w:sdtContent>
              </w:sdt>
              <w:ins w:author="Anonymous" w:id="55" w:date="2026-09-24T05:26:08Z">
                <w:del w:author="Anonymous" w:id="17" w:date="2026-09-24T05:24:15Z">
                  <w:bookmarkStart w:colFirst="0" w:colLast="0" w:name="_heading=h.5i1l1ixse78g" w:id="281"/>
                  <w:bookmarkEnd w:id="281"/>
                </w:del>
              </w:ins>
            </w:sdtContent>
          </w:sdt>
        </w:p>
      </w:sdtContent>
    </w:sdt>
    <w:sdt>
      <w:sdtPr>
        <w:id w:val="-1778735502"/>
        <w:tag w:val="goog_rdk_3390"/>
      </w:sdtPr>
      <w:sdtContent>
        <w:p w:rsidR="00000000" w:rsidDel="00000000" w:rsidP="00000000" w:rsidRDefault="00000000" w:rsidRPr="00000000" w14:paraId="000002E0">
          <w:pPr>
            <w:pStyle w:val="Heading1"/>
            <w:numPr>
              <w:ilvl w:val="0"/>
              <w:numId w:val="4"/>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199263706"/>
              <w:tag w:val="goog_rdk_3387"/>
            </w:sdtPr>
            <w:sdtContent>
              <w:ins w:author="Anonymous" w:id="55" w:date="2026-09-24T05:26:08Z">
                <w:sdt>
                  <w:sdtPr>
                    <w:id w:val="1778252865"/>
                    <w:tag w:val="goog_rdk_3388"/>
                  </w:sdtPr>
                  <w:sdtContent>
                    <w:del w:author="Anonymous" w:id="17" w:date="2026-09-24T05:24:15Z"/>
                  </w:sdtContent>
                </w:sdt>
              </w:ins>
              <w:sdt>
                <w:sdtPr>
                  <w:id w:val="-667972069"/>
                  <w:tag w:val="goog_rdk_3389"/>
                </w:sdtPr>
                <w:sdtContent>
                  <w:ins w:author="Anonymous" w:id="55" w:date="2026-09-24T05:26:08Z">
                    <w:del w:author="Anonymous" w:id="17" w:date="2026-09-24T05:24:15Z">
                      <w:r w:rsidDel="00000000" w:rsidR="00000000" w:rsidRPr="00000000">
                        <w:rPr>
                          <w:rFonts w:ascii="Cambria" w:cs="Cambria" w:eastAsia="Cambria" w:hAnsi="Cambria"/>
                          <w:b w:val="1"/>
                          <w:bCs w:val="1"/>
                          <w:strike w:val="1"/>
                          <w:sz w:val="24"/>
                          <w:szCs w:val="24"/>
                          <w:u w:val="single"/>
                          <w:rtl w:val="0"/>
                          <w:rPrChange w:author="Sushanth G.k" w:id="3" w:date="2026-09-24T07:06:28Z">
                            <w:rPr>
                              <w:rFonts w:ascii="Cambria" w:cs="Cambria" w:eastAsia="Cambria" w:hAnsi="Cambria"/>
                              <w:sz w:val="24"/>
                              <w:szCs w:val="24"/>
                            </w:rPr>
                          </w:rPrChange>
                        </w:rPr>
                        <w:delText xml:space="preserve">route-function-processing-response</w:delText>
                      </w:r>
                    </w:del>
                  </w:ins>
                </w:sdtContent>
              </w:sdt>
              <w:ins w:author="Anonymous" w:id="55" w:date="2026-09-24T05:26:08Z">
                <w:del w:author="Anonymous" w:id="17" w:date="2026-09-24T05:24:15Z">
                  <w:bookmarkStart w:colFirst="0" w:colLast="0" w:name="_heading=h.97u666lb5kr7" w:id="282"/>
                  <w:bookmarkEnd w:id="282"/>
                </w:del>
              </w:ins>
            </w:sdtContent>
          </w:sdt>
        </w:p>
      </w:sdtContent>
    </w:sdt>
    <w:sdt>
      <w:sdtPr>
        <w:id w:val="-205389228"/>
        <w:tag w:val="goog_rdk_3394"/>
      </w:sdtPr>
      <w:sdtContent>
        <w:p w:rsidR="00000000" w:rsidDel="00000000" w:rsidP="00000000" w:rsidRDefault="00000000" w:rsidRPr="00000000" w14:paraId="000002E1">
          <w:pPr>
            <w:pStyle w:val="Heading1"/>
            <w:numPr>
              <w:ilvl w:val="0"/>
              <w:numId w:val="4"/>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858212306"/>
              <w:tag w:val="goog_rdk_3391"/>
            </w:sdtPr>
            <w:sdtContent>
              <w:ins w:author="Anonymous" w:id="55" w:date="2026-09-24T05:26:08Z">
                <w:sdt>
                  <w:sdtPr>
                    <w:id w:val="-606254200"/>
                    <w:tag w:val="goog_rdk_3392"/>
                  </w:sdtPr>
                  <w:sdtContent>
                    <w:del w:author="Anonymous" w:id="17" w:date="2026-09-24T05:24:15Z"/>
                  </w:sdtContent>
                </w:sdt>
              </w:ins>
              <w:sdt>
                <w:sdtPr>
                  <w:id w:val="1351448738"/>
                  <w:tag w:val="goog_rdk_3393"/>
                </w:sdtPr>
                <w:sdtContent>
                  <w:ins w:author="Anonymous" w:id="55" w:date="2026-09-24T05:26:08Z">
                    <w:del w:author="Anonymous" w:id="17" w:date="2026-09-24T05:24:15Z">
                      <w:r w:rsidDel="00000000" w:rsidR="00000000" w:rsidRPr="00000000">
                        <w:rPr>
                          <w:rFonts w:ascii="Cambria" w:cs="Cambria" w:eastAsia="Cambria" w:hAnsi="Cambria"/>
                          <w:b w:val="1"/>
                          <w:bCs w:val="1"/>
                          <w:strike w:val="1"/>
                          <w:sz w:val="24"/>
                          <w:szCs w:val="24"/>
                          <w:u w:val="single"/>
                          <w:rtl w:val="0"/>
                          <w:rPrChange w:author="Sushanth G.k" w:id="3" w:date="2026-09-24T07:06:28Z">
                            <w:rPr>
                              <w:rFonts w:ascii="Cambria" w:cs="Cambria" w:eastAsia="Cambria" w:hAnsi="Cambria"/>
                              <w:sz w:val="24"/>
                              <w:szCs w:val="24"/>
                            </w:rPr>
                          </w:rPrChange>
                        </w:rPr>
                        <w:delText xml:space="preserve">instead of single file seperate into modules</w:delText>
                      </w:r>
                    </w:del>
                  </w:ins>
                </w:sdtContent>
              </w:sdt>
              <w:ins w:author="Anonymous" w:id="55" w:date="2026-09-24T05:26:08Z">
                <w:del w:author="Anonymous" w:id="17" w:date="2026-09-24T05:24:15Z">
                  <w:bookmarkStart w:colFirst="0" w:colLast="0" w:name="_heading=h.91uqjn52ws3h" w:id="283"/>
                  <w:bookmarkEnd w:id="283"/>
                </w:del>
              </w:ins>
            </w:sdtContent>
          </w:sdt>
        </w:p>
      </w:sdtContent>
    </w:sdt>
    <w:sdt>
      <w:sdtPr>
        <w:id w:val="1061189030"/>
        <w:tag w:val="goog_rdk_3398"/>
      </w:sdtPr>
      <w:sdtContent>
        <w:p w:rsidR="00000000" w:rsidDel="00000000" w:rsidP="00000000" w:rsidRDefault="00000000" w:rsidRPr="00000000" w14:paraId="000002E2">
          <w:pPr>
            <w:pStyle w:val="Heading1"/>
            <w:numPr>
              <w:ilvl w:val="0"/>
              <w:numId w:val="4"/>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746653798"/>
              <w:tag w:val="goog_rdk_3395"/>
            </w:sdtPr>
            <w:sdtContent>
              <w:ins w:author="Anonymous" w:id="55" w:date="2026-09-24T05:26:08Z">
                <w:sdt>
                  <w:sdtPr>
                    <w:id w:val="1844587642"/>
                    <w:tag w:val="goog_rdk_3396"/>
                  </w:sdtPr>
                  <w:sdtContent>
                    <w:del w:author="Anonymous" w:id="17" w:date="2026-09-24T05:24:15Z"/>
                  </w:sdtContent>
                </w:sdt>
              </w:ins>
              <w:sdt>
                <w:sdtPr>
                  <w:id w:val="-1290630046"/>
                  <w:tag w:val="goog_rdk_3397"/>
                </w:sdtPr>
                <w:sdtContent>
                  <w:ins w:author="Anonymous" w:id="55" w:date="2026-09-24T05:26:08Z">
                    <w:del w:author="Anonymous" w:id="17" w:date="2026-09-24T05:24:15Z">
                      <w:r w:rsidDel="00000000" w:rsidR="00000000" w:rsidRPr="00000000">
                        <w:rPr>
                          <w:rFonts w:ascii="Cambria" w:cs="Cambria" w:eastAsia="Cambria" w:hAnsi="Cambria"/>
                          <w:b w:val="1"/>
                          <w:bCs w:val="1"/>
                          <w:strike w:val="1"/>
                          <w:sz w:val="24"/>
                          <w:szCs w:val="24"/>
                          <w:u w:val="single"/>
                          <w:rtl w:val="0"/>
                          <w:rPrChange w:author="Sushanth G.k" w:id="3" w:date="2026-09-24T07:06:28Z">
                            <w:rPr>
                              <w:rFonts w:ascii="Cambria" w:cs="Cambria" w:eastAsia="Cambria" w:hAnsi="Cambria"/>
                              <w:sz w:val="24"/>
                              <w:szCs w:val="24"/>
                            </w:rPr>
                          </w:rPrChange>
                        </w:rPr>
                        <w:delText xml:space="preserve">routes-handles API end points</w:delText>
                      </w:r>
                    </w:del>
                  </w:ins>
                </w:sdtContent>
              </w:sdt>
              <w:ins w:author="Anonymous" w:id="55" w:date="2026-09-24T05:26:08Z">
                <w:del w:author="Anonymous" w:id="17" w:date="2026-09-24T05:24:15Z">
                  <w:bookmarkStart w:colFirst="0" w:colLast="0" w:name="_heading=h.bg28i6lziqw7" w:id="284"/>
                  <w:bookmarkEnd w:id="284"/>
                </w:del>
              </w:ins>
            </w:sdtContent>
          </w:sdt>
        </w:p>
      </w:sdtContent>
    </w:sdt>
    <w:sdt>
      <w:sdtPr>
        <w:id w:val="504738701"/>
        <w:tag w:val="goog_rdk_3402"/>
      </w:sdtPr>
      <w:sdtContent>
        <w:p w:rsidR="00000000" w:rsidDel="00000000" w:rsidP="00000000" w:rsidRDefault="00000000" w:rsidRPr="00000000" w14:paraId="000002E3">
          <w:pPr>
            <w:pStyle w:val="Heading1"/>
            <w:numPr>
              <w:ilvl w:val="0"/>
              <w:numId w:val="4"/>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1499659384"/>
              <w:tag w:val="goog_rdk_3399"/>
            </w:sdtPr>
            <w:sdtContent>
              <w:ins w:author="Anonymous" w:id="55" w:date="2026-09-24T05:26:08Z">
                <w:sdt>
                  <w:sdtPr>
                    <w:id w:val="-1663098495"/>
                    <w:tag w:val="goog_rdk_3400"/>
                  </w:sdtPr>
                  <w:sdtContent>
                    <w:del w:author="Anonymous" w:id="17" w:date="2026-09-24T05:24:15Z"/>
                  </w:sdtContent>
                </w:sdt>
              </w:ins>
              <w:sdt>
                <w:sdtPr>
                  <w:id w:val="-1960541792"/>
                  <w:tag w:val="goog_rdk_3401"/>
                </w:sdtPr>
                <w:sdtContent>
                  <w:ins w:author="Anonymous" w:id="55" w:date="2026-09-24T05:26:08Z">
                    <w:del w:author="Anonymous" w:id="17" w:date="2026-09-24T05:24:15Z">
                      <w:r w:rsidDel="00000000" w:rsidR="00000000" w:rsidRPr="00000000">
                        <w:rPr>
                          <w:rFonts w:ascii="Cambria" w:cs="Cambria" w:eastAsia="Cambria" w:hAnsi="Cambria"/>
                          <w:b w:val="1"/>
                          <w:bCs w:val="1"/>
                          <w:strike w:val="1"/>
                          <w:sz w:val="24"/>
                          <w:szCs w:val="24"/>
                          <w:u w:val="single"/>
                          <w:rtl w:val="0"/>
                          <w:rPrChange w:author="Sushanth G.k" w:id="3" w:date="2026-09-24T07:06:28Z">
                            <w:rPr>
                              <w:rFonts w:ascii="Cambria" w:cs="Cambria" w:eastAsia="Cambria" w:hAnsi="Cambria"/>
                              <w:sz w:val="24"/>
                              <w:szCs w:val="24"/>
                            </w:rPr>
                          </w:rPrChange>
                        </w:rPr>
                        <w:delText xml:space="preserve">services-business logic and gemini calls</w:delText>
                      </w:r>
                    </w:del>
                  </w:ins>
                </w:sdtContent>
              </w:sdt>
              <w:ins w:author="Anonymous" w:id="55" w:date="2026-09-24T05:26:08Z">
                <w:del w:author="Anonymous" w:id="17" w:date="2026-09-24T05:24:15Z">
                  <w:bookmarkStart w:colFirst="0" w:colLast="0" w:name="_heading=h.upoagpp8ruuo" w:id="285"/>
                  <w:bookmarkEnd w:id="285"/>
                </w:del>
              </w:ins>
            </w:sdtContent>
          </w:sdt>
        </w:p>
      </w:sdtContent>
    </w:sdt>
    <w:sdt>
      <w:sdtPr>
        <w:id w:val="1631220434"/>
        <w:tag w:val="goog_rdk_3406"/>
      </w:sdtPr>
      <w:sdtContent>
        <w:p w:rsidR="00000000" w:rsidDel="00000000" w:rsidP="00000000" w:rsidRDefault="00000000" w:rsidRPr="00000000" w14:paraId="000002E4">
          <w:pPr>
            <w:pStyle w:val="Heading1"/>
            <w:numPr>
              <w:ilvl w:val="0"/>
              <w:numId w:val="4"/>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981162549"/>
              <w:tag w:val="goog_rdk_3403"/>
            </w:sdtPr>
            <w:sdtContent>
              <w:ins w:author="Anonymous" w:id="55" w:date="2026-09-24T05:26:08Z">
                <w:sdt>
                  <w:sdtPr>
                    <w:id w:val="500802794"/>
                    <w:tag w:val="goog_rdk_3404"/>
                  </w:sdtPr>
                  <w:sdtContent>
                    <w:del w:author="Anonymous" w:id="17" w:date="2026-09-24T05:24:15Z"/>
                  </w:sdtContent>
                </w:sdt>
              </w:ins>
              <w:sdt>
                <w:sdtPr>
                  <w:id w:val="727860278"/>
                  <w:tag w:val="goog_rdk_3405"/>
                </w:sdtPr>
                <w:sdtContent>
                  <w:ins w:author="Anonymous" w:id="55" w:date="2026-09-24T05:26:08Z">
                    <w:del w:author="Anonymous" w:id="17" w:date="2026-09-24T05:24:15Z">
                      <w:r w:rsidDel="00000000" w:rsidR="00000000" w:rsidRPr="00000000">
                        <w:rPr>
                          <w:rFonts w:ascii="Cambria" w:cs="Cambria" w:eastAsia="Cambria" w:hAnsi="Cambria"/>
                          <w:b w:val="1"/>
                          <w:bCs w:val="1"/>
                          <w:strike w:val="1"/>
                          <w:sz w:val="24"/>
                          <w:szCs w:val="24"/>
                          <w:u w:val="single"/>
                          <w:rtl w:val="0"/>
                          <w:rPrChange w:author="Sushanth G.k" w:id="3" w:date="2026-09-24T07:06:28Z">
                            <w:rPr>
                              <w:rFonts w:ascii="Cambria" w:cs="Cambria" w:eastAsia="Cambria" w:hAnsi="Cambria"/>
                              <w:sz w:val="24"/>
                              <w:szCs w:val="24"/>
                            </w:rPr>
                          </w:rPrChange>
                        </w:rPr>
                        <w:delText xml:space="preserve">models-defines input output data structure</w:delText>
                      </w:r>
                    </w:del>
                  </w:ins>
                </w:sdtContent>
              </w:sdt>
              <w:ins w:author="Anonymous" w:id="55" w:date="2026-09-24T05:26:08Z">
                <w:del w:author="Anonymous" w:id="17" w:date="2026-09-24T05:24:15Z">
                  <w:bookmarkStart w:colFirst="0" w:colLast="0" w:name="_heading=h.9lj99e9tq4oq" w:id="286"/>
                  <w:bookmarkEnd w:id="286"/>
                </w:del>
              </w:ins>
            </w:sdtContent>
          </w:sdt>
        </w:p>
      </w:sdtContent>
    </w:sdt>
    <w:sdt>
      <w:sdtPr>
        <w:id w:val="1917980243"/>
        <w:tag w:val="goog_rdk_3411"/>
      </w:sdtPr>
      <w:sdtContent>
        <w:p w:rsidR="00000000" w:rsidDel="00000000" w:rsidP="00000000" w:rsidRDefault="00000000" w:rsidRPr="00000000" w14:paraId="000002E5">
          <w:pPr>
            <w:pStyle w:val="Heading1"/>
            <w:numPr>
              <w:ilvl w:val="0"/>
              <w:numId w:val="4"/>
            </w:numPr>
            <w:spacing w:line="259" w:lineRule="auto"/>
            <w:ind w:left="720" w:hanging="360"/>
            <w:rPr>
              <w:ins w:author="Anonymous" w:id="55" w:date="2026-09-24T05:26:08Z"/>
              <w:del w:author="Anonymous" w:id="17" w:date="2026-09-24T05:24:15Z"/>
              <w:rFonts w:ascii="Cambria" w:cs="Cambria" w:eastAsia="Cambria" w:hAnsi="Cambria"/>
              <w:b w:val="1"/>
              <w:bCs w:val="1"/>
              <w:strike w:val="1"/>
              <w:sz w:val="24"/>
              <w:szCs w:val="24"/>
              <w:rPrChange w:author="Sushanth G.k" w:id="3" w:date="2026-09-24T07:06:28Z">
                <w:rPr>
                  <w:rFonts w:ascii="Cambria" w:cs="Cambria" w:eastAsia="Cambria" w:hAnsi="Cambria"/>
                  <w:b w:val="1"/>
                  <w:bCs w:val="1"/>
                  <w:sz w:val="24"/>
                  <w:szCs w:val="24"/>
                </w:rPr>
              </w:rPrChange>
            </w:rPr>
            <w:pPrChange w:author="Sushanth G.k" w:id="0" w:date="2026-09-24T07:06:28Z">
              <w:pPr>
                <w:pStyle w:val="Heading1"/>
                <w:numPr>
                  <w:ilvl w:val="0"/>
                  <w:numId w:val="4"/>
                </w:numPr>
                <w:spacing w:line="259" w:lineRule="auto"/>
                <w:ind w:left="720" w:hanging="360"/>
              </w:pPr>
            </w:pPrChange>
          </w:pPr>
          <w:sdt>
            <w:sdtPr>
              <w:id w:val="-994076818"/>
              <w:tag w:val="goog_rdk_3407"/>
            </w:sdtPr>
            <w:sdtContent>
              <w:ins w:author="Anonymous" w:id="55" w:date="2026-09-24T05:26:08Z">
                <w:sdt>
                  <w:sdtPr>
                    <w:id w:val="-2032905891"/>
                    <w:tag w:val="goog_rdk_3408"/>
                  </w:sdtPr>
                  <w:sdtContent>
                    <w:del w:author="Anonymous" w:id="17" w:date="2026-09-24T05:24:15Z"/>
                  </w:sdtContent>
                </w:sdt>
              </w:ins>
              <w:sdt>
                <w:sdtPr>
                  <w:id w:val="-852899726"/>
                  <w:tag w:val="goog_rdk_3409"/>
                </w:sdtPr>
                <w:sdtContent>
                  <w:ins w:author="Anonymous" w:id="55" w:date="2026-09-24T05:26:08Z">
                    <w:del w:author="Anonymous" w:id="17" w:date="2026-09-24T05:24:15Z">
                      <w:r w:rsidDel="00000000" w:rsidR="00000000" w:rsidRPr="00000000">
                        <w:rPr>
                          <w:rFonts w:ascii="Cambria" w:cs="Cambria" w:eastAsia="Cambria" w:hAnsi="Cambria"/>
                          <w:b w:val="1"/>
                          <w:bCs w:val="1"/>
                          <w:strike w:val="1"/>
                          <w:sz w:val="24"/>
                          <w:szCs w:val="24"/>
                          <w:u w:val="single"/>
                          <w:rtl w:val="0"/>
                          <w:rPrChange w:author="Sushanth G.k" w:id="3" w:date="2026-09-24T07:06:28Z">
                            <w:rPr>
                              <w:rFonts w:ascii="Cambria" w:cs="Cambria" w:eastAsia="Cambria" w:hAnsi="Cambria"/>
                              <w:sz w:val="24"/>
                              <w:szCs w:val="24"/>
                            </w:rPr>
                          </w:rPrChange>
                        </w:rPr>
                        <w:delText xml:space="preserve">CORS-helps frontend and backend safe communication</w:delText>
                      </w:r>
                    </w:del>
                  </w:ins>
                </w:sdtContent>
              </w:sdt>
              <w:ins w:author="Anonymous" w:id="55" w:date="2026-09-24T05:26:08Z">
                <w:del w:author="Anonymous" w:id="17" w:date="2026-09-24T05:24:15Z">
                  <w:bookmarkStart w:colFirst="0" w:colLast="0" w:name="_heading=h.2n4l84fuuj1" w:id="287"/>
                  <w:bookmarkEnd w:id="287"/>
                  <w:sdt>
                    <w:sdtPr>
                      <w:id w:val="1506079508"/>
                      <w:tag w:val="goog_rdk_3410"/>
                    </w:sdtPr>
                    <w:sdtContent>
                      <w:r w:rsidDel="00000000" w:rsidR="00000000" w:rsidRPr="00000000">
                        <w:rPr>
                          <w:rtl w:val="0"/>
                        </w:rPr>
                      </w:r>
                    </w:sdtContent>
                  </w:sdt>
                </w:del>
              </w:ins>
            </w:sdtContent>
          </w:sdt>
        </w:p>
      </w:sdtContent>
    </w:sdt>
    <w:sdt>
      <w:sdtPr>
        <w:id w:val="2058479880"/>
        <w:tag w:val="goog_rdk_3415"/>
      </w:sdtPr>
      <w:sdtContent>
        <w:p w:rsidR="00000000" w:rsidDel="00000000" w:rsidP="00000000" w:rsidRDefault="00000000" w:rsidRPr="00000000" w14:paraId="000002E6">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202709095"/>
              <w:tag w:val="goog_rdk_3412"/>
            </w:sdtPr>
            <w:sdtContent>
              <w:ins w:author="Anonymous" w:id="55" w:date="2026-09-24T05:26:08Z">
                <w:sdt>
                  <w:sdtPr>
                    <w:id w:val="-910178951"/>
                    <w:tag w:val="goog_rdk_3413"/>
                  </w:sdtPr>
                  <w:sdtContent>
                    <w:del w:author="Anonymous" w:id="17" w:date="2026-09-24T05:24:15Z"/>
                  </w:sdtContent>
                </w:sdt>
              </w:ins>
              <w:sdt>
                <w:sdtPr>
                  <w:id w:val="-1750385692"/>
                  <w:tag w:val="goog_rdk_341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gs5pc6qrvj8w" w:id="288"/>
                  <w:bookmarkEnd w:id="288"/>
                </w:del>
              </w:ins>
            </w:sdtContent>
          </w:sdt>
        </w:p>
      </w:sdtContent>
    </w:sdt>
    <w:sdt>
      <w:sdtPr>
        <w:id w:val="1628207803"/>
        <w:tag w:val="goog_rdk_3419"/>
      </w:sdtPr>
      <w:sdtContent>
        <w:p w:rsidR="00000000" w:rsidDel="00000000" w:rsidP="00000000" w:rsidRDefault="00000000" w:rsidRPr="00000000" w14:paraId="000002E7">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332592440"/>
              <w:tag w:val="goog_rdk_3416"/>
            </w:sdtPr>
            <w:sdtContent>
              <w:ins w:author="Anonymous" w:id="55" w:date="2026-09-24T05:26:08Z">
                <w:sdt>
                  <w:sdtPr>
                    <w:id w:val="-1052263921"/>
                    <w:tag w:val="goog_rdk_3417"/>
                  </w:sdtPr>
                  <w:sdtContent>
                    <w:del w:author="Anonymous" w:id="17" w:date="2026-09-24T05:24:15Z"/>
                  </w:sdtContent>
                </w:sdt>
              </w:ins>
              <w:sdt>
                <w:sdtPr>
                  <w:id w:val="1712135045"/>
                  <w:tag w:val="goog_rdk_341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lvnvxv4nsc16" w:id="289"/>
                  <w:bookmarkEnd w:id="289"/>
                </w:del>
              </w:ins>
            </w:sdtContent>
          </w:sdt>
        </w:p>
      </w:sdtContent>
    </w:sdt>
    <w:sdt>
      <w:sdtPr>
        <w:id w:val="-49522471"/>
        <w:tag w:val="goog_rdk_3423"/>
      </w:sdtPr>
      <w:sdtContent>
        <w:p w:rsidR="00000000" w:rsidDel="00000000" w:rsidP="00000000" w:rsidRDefault="00000000" w:rsidRPr="00000000" w14:paraId="000002E8">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216956597"/>
              <w:tag w:val="goog_rdk_3420"/>
            </w:sdtPr>
            <w:sdtContent>
              <w:ins w:author="Anonymous" w:id="55" w:date="2026-09-24T05:26:08Z">
                <w:sdt>
                  <w:sdtPr>
                    <w:id w:val="-1540428223"/>
                    <w:tag w:val="goog_rdk_3421"/>
                  </w:sdtPr>
                  <w:sdtContent>
                    <w:del w:author="Anonymous" w:id="17" w:date="2026-09-24T05:24:15Z"/>
                  </w:sdtContent>
                </w:sdt>
              </w:ins>
              <w:sdt>
                <w:sdtPr>
                  <w:id w:val="-2127188483"/>
                  <w:tag w:val="goog_rdk_342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dvsky3hmyysp" w:id="290"/>
                  <w:bookmarkEnd w:id="290"/>
                </w:del>
              </w:ins>
            </w:sdtContent>
          </w:sdt>
        </w:p>
      </w:sdtContent>
    </w:sdt>
    <w:sdt>
      <w:sdtPr>
        <w:id w:val="99850436"/>
        <w:tag w:val="goog_rdk_3427"/>
      </w:sdtPr>
      <w:sdtContent>
        <w:p w:rsidR="00000000" w:rsidDel="00000000" w:rsidP="00000000" w:rsidRDefault="00000000" w:rsidRPr="00000000" w14:paraId="000002E9">
          <w:pPr>
            <w:pStyle w:val="Heading1"/>
            <w:spacing w:after="160"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764969925"/>
              <w:tag w:val="goog_rdk_3424"/>
            </w:sdtPr>
            <w:sdtContent>
              <w:ins w:author="Anonymous" w:id="55" w:date="2026-09-24T05:26:08Z">
                <w:sdt>
                  <w:sdtPr>
                    <w:id w:val="1038965273"/>
                    <w:tag w:val="goog_rdk_3425"/>
                  </w:sdtPr>
                  <w:sdtContent>
                    <w:del w:author="Anonymous" w:id="17" w:date="2026-09-24T05:24:15Z"/>
                  </w:sdtContent>
                </w:sdt>
              </w:ins>
              <w:sdt>
                <w:sdtPr>
                  <w:id w:val="-817142405"/>
                  <w:tag w:val="goog_rdk_3426"/>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wnybd7l5rk4w" w:id="291"/>
                  <w:bookmarkEnd w:id="291"/>
                </w:del>
              </w:ins>
            </w:sdtContent>
          </w:sdt>
        </w:p>
      </w:sdtContent>
    </w:sdt>
    <w:sdt>
      <w:sdtPr>
        <w:id w:val="-495770150"/>
        <w:tag w:val="goog_rdk_3431"/>
      </w:sdtPr>
      <w:sdtContent>
        <w:p w:rsidR="00000000" w:rsidDel="00000000" w:rsidP="00000000" w:rsidRDefault="00000000" w:rsidRPr="00000000" w14:paraId="000002EA">
          <w:pPr>
            <w:pStyle w:val="Heading1"/>
            <w:spacing w:after="160"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807271781"/>
              <w:tag w:val="goog_rdk_3428"/>
            </w:sdtPr>
            <w:sdtContent>
              <w:ins w:author="Anonymous" w:id="55" w:date="2026-09-24T05:26:08Z">
                <w:sdt>
                  <w:sdtPr>
                    <w:id w:val="-1437884601"/>
                    <w:tag w:val="goog_rdk_3429"/>
                  </w:sdtPr>
                  <w:sdtContent>
                    <w:del w:author="Anonymous" w:id="17" w:date="2026-09-24T05:24:15Z"/>
                  </w:sdtContent>
                </w:sdt>
              </w:ins>
              <w:sdt>
                <w:sdtPr>
                  <w:id w:val="574636539"/>
                  <w:tag w:val="goog_rdk_3430"/>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vosph29o8udo" w:id="292"/>
                  <w:bookmarkEnd w:id="292"/>
                </w:del>
              </w:ins>
            </w:sdtContent>
          </w:sdt>
        </w:p>
      </w:sdtContent>
    </w:sdt>
    <w:sdt>
      <w:sdtPr>
        <w:id w:val="67641126"/>
        <w:tag w:val="goog_rdk_3435"/>
      </w:sdtPr>
      <w:sdtContent>
        <w:p w:rsidR="00000000" w:rsidDel="00000000" w:rsidP="00000000" w:rsidRDefault="00000000" w:rsidRPr="00000000" w14:paraId="000002EB">
          <w:pPr>
            <w:pStyle w:val="Heading1"/>
            <w:spacing w:after="8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615822829"/>
              <w:tag w:val="goog_rdk_3432"/>
            </w:sdtPr>
            <w:sdtContent>
              <w:ins w:author="Anonymous" w:id="55" w:date="2026-09-24T05:26:08Z">
                <w:sdt>
                  <w:sdtPr>
                    <w:id w:val="-889880480"/>
                    <w:tag w:val="goog_rdk_3433"/>
                  </w:sdtPr>
                  <w:sdtContent>
                    <w:del w:author="Anonymous" w:id="17" w:date="2026-09-24T05:24:15Z"/>
                  </w:sdtContent>
                </w:sdt>
              </w:ins>
              <w:sdt>
                <w:sdtPr>
                  <w:id w:val="1846563542"/>
                  <w:tag w:val="goog_rdk_343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MILESTONE 4: UI Development</w:delText>
                      </w:r>
                    </w:del>
                  </w:ins>
                </w:sdtContent>
              </w:sdt>
              <w:ins w:author="Anonymous" w:id="55" w:date="2026-09-24T05:26:08Z">
                <w:del w:author="Anonymous" w:id="17" w:date="2026-09-24T05:24:15Z">
                  <w:bookmarkStart w:colFirst="0" w:colLast="0" w:name="_heading=h.95lubtn1jv67" w:id="30"/>
                  <w:bookmarkEnd w:id="30"/>
                </w:del>
              </w:ins>
            </w:sdtContent>
          </w:sdt>
        </w:p>
      </w:sdtContent>
    </w:sdt>
    <w:sdt>
      <w:sdtPr>
        <w:id w:val="974415110"/>
        <w:tag w:val="goog_rdk_3439"/>
      </w:sdtPr>
      <w:sdtContent>
        <w:p w:rsidR="00000000" w:rsidDel="00000000" w:rsidP="00000000" w:rsidRDefault="00000000" w:rsidRPr="00000000" w14:paraId="000002EC">
          <w:pPr>
            <w:pStyle w:val="Heading1"/>
            <w:spacing w:after="240" w:befor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048005210"/>
              <w:tag w:val="goog_rdk_3436"/>
            </w:sdtPr>
            <w:sdtContent>
              <w:ins w:author="Anonymous" w:id="55" w:date="2026-09-24T05:26:08Z">
                <w:sdt>
                  <w:sdtPr>
                    <w:id w:val="-1874558343"/>
                    <w:tag w:val="goog_rdk_3437"/>
                  </w:sdtPr>
                  <w:sdtContent>
                    <w:del w:author="Anonymous" w:id="17" w:date="2026-09-24T05:24:15Z"/>
                  </w:sdtContent>
                </w:sdt>
              </w:ins>
              <w:sdt>
                <w:sdtPr>
                  <w:id w:val="-1431303585"/>
                  <w:tag w:val="goog_rdk_343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This milestone focuses on developing a lightweight, responsive, and intuitive frontend for PocketSmart AI using HTML, CSS, and Jinja2 templates.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delText>
                      </w:r>
                    </w:del>
                  </w:ins>
                </w:sdtContent>
              </w:sdt>
              <w:ins w:author="Anonymous" w:id="55" w:date="2026-09-24T05:26:08Z">
                <w:del w:author="Anonymous" w:id="17" w:date="2026-09-24T05:24:15Z">
                  <w:bookmarkStart w:colFirst="0" w:colLast="0" w:name="_heading=h.8r8aj1cftpk0" w:id="293"/>
                  <w:bookmarkEnd w:id="293"/>
                </w:del>
              </w:ins>
            </w:sdtContent>
          </w:sdt>
        </w:p>
      </w:sdtContent>
    </w:sdt>
    <w:sdt>
      <w:sdtPr>
        <w:id w:val="-2036348597"/>
        <w:tag w:val="goog_rdk_3443"/>
      </w:sdtPr>
      <w:sdtContent>
        <w:p w:rsidR="00000000" w:rsidDel="00000000" w:rsidP="00000000" w:rsidRDefault="00000000" w:rsidRPr="00000000" w14:paraId="000002ED">
          <w:pPr>
            <w:pStyle w:val="Heading1"/>
            <w:spacing w:after="280" w:before="28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540344590"/>
              <w:tag w:val="goog_rdk_3440"/>
            </w:sdtPr>
            <w:sdtContent>
              <w:ins w:author="Anonymous" w:id="55" w:date="2026-09-24T05:26:08Z">
                <w:sdt>
                  <w:sdtPr>
                    <w:id w:val="-1877039753"/>
                    <w:tag w:val="goog_rdk_3441"/>
                  </w:sdtPr>
                  <w:sdtContent>
                    <w:del w:author="Anonymous" w:id="17" w:date="2026-09-24T05:24:15Z"/>
                  </w:sdtContent>
                </w:sdt>
              </w:ins>
              <w:sdt>
                <w:sdtPr>
                  <w:id w:val="-585747597"/>
                  <w:tag w:val="goog_rdk_344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bwns07dp3vpn" w:id="294"/>
                  <w:bookmarkEnd w:id="294"/>
                </w:del>
              </w:ins>
            </w:sdtContent>
          </w:sdt>
        </w:p>
      </w:sdtContent>
    </w:sdt>
    <w:sdt>
      <w:sdtPr>
        <w:id w:val="1660126464"/>
        <w:tag w:val="goog_rdk_3447"/>
      </w:sdtPr>
      <w:sdtContent>
        <w:p w:rsidR="00000000" w:rsidDel="00000000" w:rsidP="00000000" w:rsidRDefault="00000000" w:rsidRPr="00000000" w14:paraId="000002EE">
          <w:pPr>
            <w:pStyle w:val="Heading1"/>
            <w:spacing w:after="240" w:befor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600254382"/>
              <w:tag w:val="goog_rdk_3444"/>
            </w:sdtPr>
            <w:sdtContent>
              <w:ins w:author="Anonymous" w:id="55" w:date="2026-09-24T05:26:08Z">
                <w:sdt>
                  <w:sdtPr>
                    <w:id w:val="-1094623556"/>
                    <w:tag w:val="goog_rdk_3445"/>
                  </w:sdtPr>
                  <w:sdtContent>
                    <w:del w:author="Anonymous" w:id="17" w:date="2026-09-24T05:24:15Z"/>
                  </w:sdtContent>
                </w:sdt>
              </w:ins>
              <w:sdt>
                <w:sdtPr>
                  <w:id w:val="482578939"/>
                  <w:tag w:val="goog_rdk_344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Activity 4.1: Develop HTML Frontend Interface</w:delText>
                      </w:r>
                    </w:del>
                  </w:ins>
                </w:sdtContent>
              </w:sdt>
              <w:ins w:author="Anonymous" w:id="55" w:date="2026-09-24T05:26:08Z">
                <w:del w:author="Anonymous" w:id="17" w:date="2026-09-24T05:24:15Z">
                  <w:bookmarkStart w:colFirst="0" w:colLast="0" w:name="_heading=h.d8aiw2buxm5c" w:id="295"/>
                  <w:bookmarkEnd w:id="295"/>
                </w:del>
              </w:ins>
            </w:sdtContent>
          </w:sdt>
        </w:p>
      </w:sdtContent>
    </w:sdt>
    <w:sdt>
      <w:sdtPr>
        <w:id w:val="122808150"/>
        <w:tag w:val="goog_rdk_3451"/>
      </w:sdtPr>
      <w:sdtContent>
        <w:p w:rsidR="00000000" w:rsidDel="00000000" w:rsidP="00000000" w:rsidRDefault="00000000" w:rsidRPr="00000000" w14:paraId="000002EF">
          <w:pPr>
            <w:pStyle w:val="Heading1"/>
            <w:numPr>
              <w:ilvl w:val="0"/>
              <w:numId w:val="31"/>
            </w:numPr>
            <w:spacing w:before="240" w:lineRule="auto"/>
            <w:ind w:left="720" w:hanging="360"/>
            <w:rPr>
              <w:ins w:author="Anonymous" w:id="55" w:date="2026-09-24T05:26:08Z"/>
              <w:del w:author="Anonymous" w:id="17" w:date="2026-09-24T05:24:15Z"/>
              <w:rFonts w:ascii="Calibri" w:cs="Calibri" w:eastAsia="Calibri" w:hAnsi="Calibri"/>
              <w:strike w:val="1"/>
              <w:highlight w:val="black"/>
            </w:rPr>
          </w:pPr>
          <w:sdt>
            <w:sdtPr>
              <w:id w:val="388945894"/>
              <w:tag w:val="goog_rdk_3448"/>
            </w:sdtPr>
            <w:sdtContent>
              <w:ins w:author="Anonymous" w:id="55" w:date="2026-09-24T05:26:08Z">
                <w:sdt>
                  <w:sdtPr>
                    <w:id w:val="429473978"/>
                    <w:tag w:val="goog_rdk_3449"/>
                  </w:sdtPr>
                  <w:sdtContent>
                    <w:del w:author="Anonymous" w:id="17" w:date="2026-09-24T05:24:15Z"/>
                  </w:sdtContent>
                </w:sdt>
              </w:ins>
              <w:sdt>
                <w:sdtPr>
                  <w:id w:val="-1219724124"/>
                  <w:tag w:val="goog_rdk_345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Design a home page with budget input fields and category selectors (Home, Party, Jewelry)</w:delText>
                        <w:br w:type="textWrapping"/>
                      </w:r>
                    </w:del>
                  </w:ins>
                </w:sdtContent>
              </w:sdt>
              <w:ins w:author="Anonymous" w:id="55" w:date="2026-09-24T05:26:08Z">
                <w:del w:author="Anonymous" w:id="17" w:date="2026-09-24T05:24:15Z">
                  <w:bookmarkStart w:colFirst="0" w:colLast="0" w:name="_heading=h.r43p2736d4tc" w:id="296"/>
                  <w:bookmarkEnd w:id="296"/>
                </w:del>
              </w:ins>
            </w:sdtContent>
          </w:sdt>
        </w:p>
      </w:sdtContent>
    </w:sdt>
    <w:sdt>
      <w:sdtPr>
        <w:id w:val="354968938"/>
        <w:tag w:val="goog_rdk_3455"/>
      </w:sdtPr>
      <w:sdtContent>
        <w:p w:rsidR="00000000" w:rsidDel="00000000" w:rsidP="00000000" w:rsidRDefault="00000000" w:rsidRPr="00000000" w14:paraId="000002F0">
          <w:pPr>
            <w:pStyle w:val="Heading1"/>
            <w:numPr>
              <w:ilvl w:val="0"/>
              <w:numId w:val="31"/>
            </w:numPr>
            <w:ind w:left="720" w:hanging="360"/>
            <w:rPr>
              <w:ins w:author="Anonymous" w:id="55" w:date="2026-09-24T05:26:08Z"/>
              <w:del w:author="Anonymous" w:id="17" w:date="2026-09-24T05:24:15Z"/>
              <w:rFonts w:ascii="Calibri" w:cs="Calibri" w:eastAsia="Calibri" w:hAnsi="Calibri"/>
              <w:strike w:val="1"/>
              <w:highlight w:val="black"/>
            </w:rPr>
          </w:pPr>
          <w:sdt>
            <w:sdtPr>
              <w:id w:val="1731961677"/>
              <w:tag w:val="goog_rdk_3452"/>
            </w:sdtPr>
            <w:sdtContent>
              <w:ins w:author="Anonymous" w:id="55" w:date="2026-09-24T05:26:08Z">
                <w:sdt>
                  <w:sdtPr>
                    <w:id w:val="303759026"/>
                    <w:tag w:val="goog_rdk_3453"/>
                  </w:sdtPr>
                  <w:sdtContent>
                    <w:del w:author="Anonymous" w:id="17" w:date="2026-09-24T05:24:15Z"/>
                  </w:sdtContent>
                </w:sdt>
              </w:ins>
              <w:sdt>
                <w:sdtPr>
                  <w:id w:val="-101254231"/>
                  <w:tag w:val="goog_rdk_345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Implement individual forms for each planner module connected to FastAPI POST routes</w:delText>
                        <w:br w:type="textWrapping"/>
                      </w:r>
                    </w:del>
                  </w:ins>
                </w:sdtContent>
              </w:sdt>
              <w:ins w:author="Anonymous" w:id="55" w:date="2026-09-24T05:26:08Z">
                <w:del w:author="Anonymous" w:id="17" w:date="2026-09-24T05:24:15Z">
                  <w:bookmarkStart w:colFirst="0" w:colLast="0" w:name="_heading=h.n9gxyhmlplxu" w:id="297"/>
                  <w:bookmarkEnd w:id="297"/>
                </w:del>
              </w:ins>
            </w:sdtContent>
          </w:sdt>
        </w:p>
      </w:sdtContent>
    </w:sdt>
    <w:sdt>
      <w:sdtPr>
        <w:id w:val="142768406"/>
        <w:tag w:val="goog_rdk_3459"/>
      </w:sdtPr>
      <w:sdtContent>
        <w:p w:rsidR="00000000" w:rsidDel="00000000" w:rsidP="00000000" w:rsidRDefault="00000000" w:rsidRPr="00000000" w14:paraId="000002F1">
          <w:pPr>
            <w:pStyle w:val="Heading1"/>
            <w:numPr>
              <w:ilvl w:val="0"/>
              <w:numId w:val="31"/>
            </w:numPr>
            <w:spacing w:after="240" w:lineRule="auto"/>
            <w:ind w:left="720" w:hanging="360"/>
            <w:rPr>
              <w:ins w:author="Anonymous" w:id="55" w:date="2026-09-24T05:26:08Z"/>
              <w:del w:author="Anonymous" w:id="17" w:date="2026-09-24T05:24:15Z"/>
              <w:rFonts w:ascii="Calibri" w:cs="Calibri" w:eastAsia="Calibri" w:hAnsi="Calibri"/>
              <w:strike w:val="1"/>
              <w:highlight w:val="black"/>
            </w:rPr>
          </w:pPr>
          <w:sdt>
            <w:sdtPr>
              <w:id w:val="-1831761276"/>
              <w:tag w:val="goog_rdk_3456"/>
            </w:sdtPr>
            <w:sdtContent>
              <w:ins w:author="Anonymous" w:id="55" w:date="2026-09-24T05:26:08Z">
                <w:sdt>
                  <w:sdtPr>
                    <w:id w:val="-1875724893"/>
                    <w:tag w:val="goog_rdk_3457"/>
                  </w:sdtPr>
                  <w:sdtContent>
                    <w:del w:author="Anonymous" w:id="17" w:date="2026-09-24T05:24:15Z"/>
                  </w:sdtContent>
                </w:sdt>
              </w:ins>
              <w:sdt>
                <w:sdtPr>
                  <w:id w:val="1589261393"/>
                  <w:tag w:val="goog_rdk_345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Display AI responses in well-structured, card-like layouts (e.g., product suggestions, item details, prices)</w:delText>
                      </w:r>
                    </w:del>
                  </w:ins>
                </w:sdtContent>
              </w:sdt>
              <w:ins w:author="Anonymous" w:id="55" w:date="2026-09-24T05:26:08Z">
                <w:del w:author="Anonymous" w:id="17" w:date="2026-09-24T05:24:15Z">
                  <w:bookmarkStart w:colFirst="0" w:colLast="0" w:name="_heading=h.fm7ma4t2u1pf" w:id="298"/>
                  <w:bookmarkEnd w:id="298"/>
                </w:del>
              </w:ins>
            </w:sdtContent>
          </w:sdt>
        </w:p>
      </w:sdtContent>
    </w:sdt>
    <w:sdt>
      <w:sdtPr>
        <w:id w:val="-1837630908"/>
        <w:tag w:val="goog_rdk_3463"/>
      </w:sdtPr>
      <w:sdtContent>
        <w:p w:rsidR="00000000" w:rsidDel="00000000" w:rsidP="00000000" w:rsidRDefault="00000000" w:rsidRPr="00000000" w14:paraId="000002F2">
          <w:pPr>
            <w:pStyle w:val="Heading1"/>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33915866"/>
              <w:tag w:val="goog_rdk_3460"/>
            </w:sdtPr>
            <w:sdtContent>
              <w:ins w:author="Anonymous" w:id="55" w:date="2026-09-24T05:26:08Z">
                <w:sdt>
                  <w:sdtPr>
                    <w:id w:val="1871357599"/>
                    <w:tag w:val="goog_rdk_3461"/>
                  </w:sdtPr>
                  <w:sdtContent>
                    <w:del w:author="Anonymous" w:id="17" w:date="2026-09-24T05:24:15Z"/>
                  </w:sdtContent>
                </w:sdt>
              </w:ins>
              <w:sdt>
                <w:sdtPr>
                  <w:id w:val="1578251692"/>
                  <w:tag w:val="goog_rdk_346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Templates Directory Structure:</w:delText>
                      </w:r>
                    </w:del>
                  </w:ins>
                </w:sdtContent>
              </w:sdt>
              <w:ins w:author="Anonymous" w:id="55" w:date="2026-09-24T05:26:08Z">
                <w:del w:author="Anonymous" w:id="17" w:date="2026-09-24T05:24:15Z">
                  <w:bookmarkStart w:colFirst="0" w:colLast="0" w:name="_heading=h.jev0nmru8dhl" w:id="299"/>
                  <w:bookmarkEnd w:id="299"/>
                </w:del>
              </w:ins>
            </w:sdtContent>
          </w:sdt>
        </w:p>
      </w:sdtContent>
    </w:sdt>
    <w:sdt>
      <w:sdtPr>
        <w:id w:val="-1659773731"/>
        <w:tag w:val="goog_rdk_3467"/>
      </w:sdtPr>
      <w:sdtContent>
        <w:p w:rsidR="00000000" w:rsidDel="00000000" w:rsidP="00000000" w:rsidRDefault="00000000" w:rsidRPr="00000000" w14:paraId="000002F3">
          <w:pPr>
            <w:pStyle w:val="Heading1"/>
            <w:numPr>
              <w:ilvl w:val="0"/>
              <w:numId w:val="6"/>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846042720"/>
              <w:tag w:val="goog_rdk_3464"/>
            </w:sdtPr>
            <w:sdtContent>
              <w:ins w:author="Anonymous" w:id="55" w:date="2026-09-24T05:26:08Z">
                <w:sdt>
                  <w:sdtPr>
                    <w:id w:val="-1964846653"/>
                    <w:tag w:val="goog_rdk_3465"/>
                  </w:sdtPr>
                  <w:sdtContent>
                    <w:del w:author="Anonymous" w:id="17" w:date="2026-09-24T05:24:15Z"/>
                  </w:sdtContent>
                </w:sdt>
              </w:ins>
              <w:sdt>
                <w:sdtPr>
                  <w:id w:val="-2039649996"/>
                  <w:tag w:val="goog_rdk_346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built frontend</w:delText>
                      </w:r>
                    </w:del>
                  </w:ins>
                </w:sdtContent>
              </w:sdt>
              <w:ins w:author="Anonymous" w:id="55" w:date="2026-09-24T05:26:08Z">
                <w:del w:author="Anonymous" w:id="17" w:date="2026-09-24T05:24:15Z">
                  <w:bookmarkStart w:colFirst="0" w:colLast="0" w:name="_heading=h.3ycci34l0e6p" w:id="300"/>
                  <w:bookmarkEnd w:id="300"/>
                </w:del>
              </w:ins>
            </w:sdtContent>
          </w:sdt>
        </w:p>
      </w:sdtContent>
    </w:sdt>
    <w:sdt>
      <w:sdtPr>
        <w:id w:val="1340900213"/>
        <w:tag w:val="goog_rdk_3471"/>
      </w:sdtPr>
      <w:sdtContent>
        <w:p w:rsidR="00000000" w:rsidDel="00000000" w:rsidP="00000000" w:rsidRDefault="00000000" w:rsidRPr="00000000" w14:paraId="000002F4">
          <w:pPr>
            <w:pStyle w:val="Heading1"/>
            <w:numPr>
              <w:ilvl w:val="0"/>
              <w:numId w:val="6"/>
            </w:numPr>
            <w:spacing w:line="259" w:lineRule="auto"/>
            <w:ind w:left="720" w:hanging="360"/>
            <w:rPr>
              <w:ins w:author="Anonymous" w:id="55" w:date="2026-09-24T05:26:08Z"/>
              <w:del w:author="Anonymous" w:id="17" w:date="2026-09-24T05:24:15Z"/>
              <w:rFonts w:ascii="Calibri" w:cs="Calibri" w:eastAsia="Calibri" w:hAnsi="Calibri"/>
              <w:strike w:val="1"/>
              <w:highlight w:val="black"/>
            </w:rPr>
          </w:pPr>
          <w:sdt>
            <w:sdtPr>
              <w:id w:val="-2079319312"/>
              <w:tag w:val="goog_rdk_3468"/>
            </w:sdtPr>
            <w:sdtContent>
              <w:ins w:author="Anonymous" w:id="55" w:date="2026-09-24T05:26:08Z">
                <w:sdt>
                  <w:sdtPr>
                    <w:id w:val="1261902107"/>
                    <w:tag w:val="goog_rdk_3469"/>
                  </w:sdtPr>
                  <w:sdtContent>
                    <w:del w:author="Anonymous" w:id="17" w:date="2026-09-24T05:24:15Z"/>
                  </w:sdtContent>
                </w:sdt>
              </w:ins>
              <w:sdt>
                <w:sdtPr>
                  <w:id w:val="-1934149086"/>
                  <w:tag w:val="goog_rdk_347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technologies UI</w:delText>
                      </w:r>
                    </w:del>
                  </w:ins>
                </w:sdtContent>
              </w:sdt>
              <w:ins w:author="Anonymous" w:id="55" w:date="2026-09-24T05:26:08Z">
                <w:del w:author="Anonymous" w:id="17" w:date="2026-09-24T05:24:15Z">
                  <w:bookmarkStart w:colFirst="0" w:colLast="0" w:name="_heading=h.3uzm3l940ozl" w:id="301"/>
                  <w:bookmarkEnd w:id="301"/>
                </w:del>
              </w:ins>
            </w:sdtContent>
          </w:sdt>
        </w:p>
      </w:sdtContent>
    </w:sdt>
    <w:sdt>
      <w:sdtPr>
        <w:id w:val="1039600913"/>
        <w:tag w:val="goog_rdk_3475"/>
      </w:sdtPr>
      <w:sdtContent>
        <w:p w:rsidR="00000000" w:rsidDel="00000000" w:rsidP="00000000" w:rsidRDefault="00000000" w:rsidRPr="00000000" w14:paraId="000002F5">
          <w:pPr>
            <w:pStyle w:val="Heading1"/>
            <w:numPr>
              <w:ilvl w:val="0"/>
              <w:numId w:val="6"/>
            </w:numPr>
            <w:spacing w:line="259" w:lineRule="auto"/>
            <w:ind w:left="720" w:hanging="360"/>
            <w:rPr>
              <w:ins w:author="Anonymous" w:id="55" w:date="2026-09-24T05:26:08Z"/>
              <w:del w:author="Anonymous" w:id="17" w:date="2026-09-24T05:24:15Z"/>
              <w:rFonts w:ascii="Calibri" w:cs="Calibri" w:eastAsia="Calibri" w:hAnsi="Calibri"/>
              <w:strike w:val="1"/>
              <w:sz w:val="24"/>
              <w:szCs w:val="24"/>
              <w:highlight w:val="black"/>
            </w:rPr>
          </w:pPr>
          <w:sdt>
            <w:sdtPr>
              <w:id w:val="734363295"/>
              <w:tag w:val="goog_rdk_3472"/>
            </w:sdtPr>
            <w:sdtContent>
              <w:ins w:author="Anonymous" w:id="55" w:date="2026-09-24T05:26:08Z">
                <w:sdt>
                  <w:sdtPr>
                    <w:id w:val="2143410804"/>
                    <w:tag w:val="goog_rdk_3473"/>
                  </w:sdtPr>
                  <w:sdtContent>
                    <w:del w:author="Anonymous" w:id="17" w:date="2026-09-24T05:24:15Z"/>
                  </w:sdtContent>
                </w:sdt>
              </w:ins>
              <w:sdt>
                <w:sdtPr>
                  <w:id w:val="871218396"/>
                  <w:tag w:val="goog_rdk_347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creates User friendly interface </w:delText>
                      </w:r>
                    </w:del>
                  </w:ins>
                </w:sdtContent>
              </w:sdt>
              <w:ins w:author="Anonymous" w:id="55" w:date="2026-09-24T05:26:08Z">
                <w:del w:author="Anonymous" w:id="17" w:date="2026-09-24T05:24:15Z">
                  <w:bookmarkStart w:colFirst="0" w:colLast="0" w:name="_heading=h.max4u9odxn4u" w:id="302"/>
                  <w:bookmarkEnd w:id="302"/>
                </w:del>
              </w:ins>
            </w:sdtContent>
          </w:sdt>
        </w:p>
      </w:sdtContent>
    </w:sdt>
    <w:sdt>
      <w:sdtPr>
        <w:id w:val="-1638706993"/>
        <w:tag w:val="goog_rdk_3479"/>
      </w:sdtPr>
      <w:sdtContent>
        <w:p w:rsidR="00000000" w:rsidDel="00000000" w:rsidP="00000000" w:rsidRDefault="00000000" w:rsidRPr="00000000" w14:paraId="000002F6">
          <w:pPr>
            <w:pStyle w:val="Heading1"/>
            <w:spacing w:line="259" w:lineRule="auto"/>
            <w:jc w:val="center"/>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671956391"/>
              <w:tag w:val="goog_rdk_3476"/>
            </w:sdtPr>
            <w:sdtContent>
              <w:ins w:author="Anonymous" w:id="55" w:date="2026-09-24T05:26:08Z">
                <w:sdt>
                  <w:sdtPr>
                    <w:id w:val="642067563"/>
                    <w:tag w:val="goog_rdk_3477"/>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1428750" cy="3886200"/>
                            <wp:effectExtent b="0" l="0" r="0" t="0"/>
                            <wp:docPr id="212"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1428750" cy="3886200"/>
                                    </a:xfrm>
                                    <a:prstGeom prst="rect"/>
                                    <a:ln/>
                                  </pic:spPr>
                                </pic:pic>
                              </a:graphicData>
                            </a:graphic>
                          </wp:inline>
                        </w:drawing>
                      </w:r>
                    </w:del>
                  </w:sdtContent>
                </w:sdt>
              </w:ins>
              <w:sdt>
                <w:sdtPr>
                  <w:id w:val="1543921980"/>
                  <w:tag w:val="goog_rdk_347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2f1mhx9p3idp" w:id="303"/>
                  <w:bookmarkEnd w:id="303"/>
                </w:del>
              </w:ins>
            </w:sdtContent>
          </w:sdt>
        </w:p>
      </w:sdtContent>
    </w:sdt>
    <w:sdt>
      <w:sdtPr>
        <w:id w:val="1858759875"/>
        <w:tag w:val="goog_rdk_3483"/>
      </w:sdtPr>
      <w:sdtContent>
        <w:p w:rsidR="00000000" w:rsidDel="00000000" w:rsidP="00000000" w:rsidRDefault="00000000" w:rsidRPr="00000000" w14:paraId="000002F7">
          <w:pPr>
            <w:pStyle w:val="Heading1"/>
            <w:spacing w:after="80" w:line="240"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723140512"/>
              <w:tag w:val="goog_rdk_3480"/>
            </w:sdtPr>
            <w:sdtContent>
              <w:ins w:author="Anonymous" w:id="55" w:date="2026-09-24T05:26:08Z">
                <w:sdt>
                  <w:sdtPr>
                    <w:id w:val="313337923"/>
                    <w:tag w:val="goog_rdk_3481"/>
                  </w:sdtPr>
                  <w:sdtContent>
                    <w:del w:author="Anonymous" w:id="17" w:date="2026-09-24T05:24:15Z"/>
                  </w:sdtContent>
                </w:sdt>
              </w:ins>
              <w:sdt>
                <w:sdtPr>
                  <w:id w:val="2129133073"/>
                  <w:tag w:val="goog_rdk_348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xlyml0hj7tjg" w:id="31"/>
                  <w:bookmarkEnd w:id="31"/>
                </w:del>
              </w:ins>
            </w:sdtContent>
          </w:sdt>
        </w:p>
      </w:sdtContent>
    </w:sdt>
    <w:sdt>
      <w:sdtPr>
        <w:id w:val="-473556759"/>
        <w:tag w:val="goog_rdk_3487"/>
      </w:sdtPr>
      <w:sdtContent>
        <w:p w:rsidR="00000000" w:rsidDel="00000000" w:rsidP="00000000" w:rsidRDefault="00000000" w:rsidRPr="00000000" w14:paraId="000002F8">
          <w:pPr>
            <w:pStyle w:val="Heading1"/>
            <w:spacing w:after="80" w:line="24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873887002"/>
              <w:tag w:val="goog_rdk_3484"/>
            </w:sdtPr>
            <w:sdtContent>
              <w:ins w:author="Anonymous" w:id="55" w:date="2026-09-24T05:26:08Z">
                <w:sdt>
                  <w:sdtPr>
                    <w:id w:val="-799936496"/>
                    <w:tag w:val="goog_rdk_3485"/>
                  </w:sdtPr>
                  <w:sdtContent>
                    <w:del w:author="Anonymous" w:id="17" w:date="2026-09-24T05:24:15Z"/>
                  </w:sdtContent>
                </w:sdt>
              </w:ins>
              <w:sdt>
                <w:sdtPr>
                  <w:id w:val="-449920634"/>
                  <w:tag w:val="goog_rdk_348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MILESTONE 5: Testing &amp; Optimization</w:delText>
                      </w:r>
                    </w:del>
                  </w:ins>
                </w:sdtContent>
              </w:sdt>
              <w:ins w:author="Anonymous" w:id="55" w:date="2026-09-24T05:26:08Z">
                <w:del w:author="Anonymous" w:id="17" w:date="2026-09-24T05:24:15Z">
                  <w:bookmarkStart w:colFirst="0" w:colLast="0" w:name="_heading=h.e7ub2sgnf0hq" w:id="32"/>
                  <w:bookmarkEnd w:id="32"/>
                </w:del>
              </w:ins>
            </w:sdtContent>
          </w:sdt>
        </w:p>
      </w:sdtContent>
    </w:sdt>
    <w:sdt>
      <w:sdtPr>
        <w:id w:val="176629383"/>
        <w:tag w:val="goog_rdk_3491"/>
      </w:sdtPr>
      <w:sdtContent>
        <w:p w:rsidR="00000000" w:rsidDel="00000000" w:rsidP="00000000" w:rsidRDefault="00000000" w:rsidRPr="00000000" w14:paraId="000002F9">
          <w:pPr>
            <w:pStyle w:val="Heading1"/>
            <w:spacing w:after="280" w:before="280" w:lineRule="auto"/>
            <w:jc w:val="both"/>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170201001"/>
              <w:tag w:val="goog_rdk_3488"/>
            </w:sdtPr>
            <w:sdtContent>
              <w:ins w:author="Anonymous" w:id="55" w:date="2026-09-24T05:26:08Z">
                <w:sdt>
                  <w:sdtPr>
                    <w:id w:val="270555090"/>
                    <w:tag w:val="goog_rdk_3489"/>
                  </w:sdtPr>
                  <w:sdtContent>
                    <w:del w:author="Anonymous" w:id="17" w:date="2026-09-24T05:24:15Z"/>
                  </w:sdtContent>
                </w:sdt>
              </w:ins>
              <w:sdt>
                <w:sdtPr>
                  <w:id w:val="577668"/>
                  <w:tag w:val="goog_rdk_3490"/>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delText>
                      </w:r>
                    </w:del>
                  </w:ins>
                </w:sdtContent>
              </w:sdt>
              <w:ins w:author="Anonymous" w:id="55" w:date="2026-09-24T05:26:08Z">
                <w:del w:author="Anonymous" w:id="17" w:date="2026-09-24T05:24:15Z">
                  <w:bookmarkStart w:colFirst="0" w:colLast="0" w:name="_heading=h.6imeou6buigc" w:id="304"/>
                  <w:bookmarkEnd w:id="304"/>
                </w:del>
              </w:ins>
            </w:sdtContent>
          </w:sdt>
        </w:p>
      </w:sdtContent>
    </w:sdt>
    <w:sdt>
      <w:sdtPr>
        <w:id w:val="-593109737"/>
        <w:tag w:val="goog_rdk_3495"/>
      </w:sdtPr>
      <w:sdtContent>
        <w:p w:rsidR="00000000" w:rsidDel="00000000" w:rsidP="00000000" w:rsidRDefault="00000000" w:rsidRPr="00000000" w14:paraId="000002FA">
          <w:pPr>
            <w:pStyle w:val="Heading1"/>
            <w:spacing w:after="280" w:before="280" w:lineRule="auto"/>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1057143443"/>
              <w:tag w:val="goog_rdk_3492"/>
            </w:sdtPr>
            <w:sdtContent>
              <w:ins w:author="Anonymous" w:id="55" w:date="2026-09-24T05:26:08Z">
                <w:sdt>
                  <w:sdtPr>
                    <w:id w:val="-738434091"/>
                    <w:tag w:val="goog_rdk_3493"/>
                  </w:sdtPr>
                  <w:sdtContent>
                    <w:del w:author="Anonymous" w:id="17" w:date="2026-09-24T05:24:15Z"/>
                  </w:sdtContent>
                </w:sdt>
              </w:ins>
              <w:sdt>
                <w:sdtPr>
                  <w:id w:val="2046862079"/>
                  <w:tag w:val="goog_rdk_3494"/>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 Activity 5.1: Test with Real-World Budget Inputs Across Domains</w:delText>
                        <w:br w:type="textWrapping"/>
                        <w:delText xml:space="preserve"> Conduct end-to-end testing using varied budgets and user preferences for:</w:delText>
                      </w:r>
                    </w:del>
                  </w:ins>
                </w:sdtContent>
              </w:sdt>
              <w:ins w:author="Anonymous" w:id="55" w:date="2026-09-24T05:26:08Z">
                <w:del w:author="Anonymous" w:id="17" w:date="2026-09-24T05:24:15Z">
                  <w:bookmarkStart w:colFirst="0" w:colLast="0" w:name="_heading=h.dhwqwsgescji" w:id="305"/>
                  <w:bookmarkEnd w:id="305"/>
                </w:del>
              </w:ins>
            </w:sdtContent>
          </w:sdt>
        </w:p>
      </w:sdtContent>
    </w:sdt>
    <w:sdt>
      <w:sdtPr>
        <w:id w:val="-1039591171"/>
        <w:tag w:val="goog_rdk_3499"/>
      </w:sdtPr>
      <w:sdtContent>
        <w:p w:rsidR="00000000" w:rsidDel="00000000" w:rsidP="00000000" w:rsidRDefault="00000000" w:rsidRPr="00000000" w14:paraId="000002FB">
          <w:pPr>
            <w:pStyle w:val="Heading1"/>
            <w:numPr>
              <w:ilvl w:val="1"/>
              <w:numId w:val="10"/>
            </w:numPr>
            <w:spacing w:before="280" w:lineRule="auto"/>
            <w:ind w:left="1440" w:hanging="360"/>
            <w:rPr>
              <w:ins w:author="Anonymous" w:id="55" w:date="2026-09-24T05:26:08Z"/>
              <w:del w:author="Anonymous" w:id="17" w:date="2026-09-24T05:24:15Z"/>
              <w:rFonts w:ascii="Calibri" w:cs="Calibri" w:eastAsia="Calibri" w:hAnsi="Calibri"/>
              <w:strike w:val="1"/>
              <w:highlight w:val="black"/>
            </w:rPr>
          </w:pPr>
          <w:sdt>
            <w:sdtPr>
              <w:id w:val="450021500"/>
              <w:tag w:val="goog_rdk_3496"/>
            </w:sdtPr>
            <w:sdtContent>
              <w:ins w:author="Anonymous" w:id="55" w:date="2026-09-24T05:26:08Z">
                <w:sdt>
                  <w:sdtPr>
                    <w:id w:val="-888601560"/>
                    <w:tag w:val="goog_rdk_3497"/>
                  </w:sdtPr>
                  <w:sdtContent>
                    <w:del w:author="Anonymous" w:id="17" w:date="2026-09-24T05:24:15Z"/>
                  </w:sdtContent>
                </w:sdt>
              </w:ins>
              <w:sdt>
                <w:sdtPr>
                  <w:id w:val="-1573099481"/>
                  <w:tag w:val="goog_rdk_3498"/>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Home decor setups from platforms like IKEA, Amazon</w:delText>
                        <w:br w:type="textWrapping"/>
                      </w:r>
                    </w:del>
                  </w:ins>
                </w:sdtContent>
              </w:sdt>
              <w:ins w:author="Anonymous" w:id="55" w:date="2026-09-24T05:26:08Z">
                <w:del w:author="Anonymous" w:id="17" w:date="2026-09-24T05:24:15Z">
                  <w:bookmarkStart w:colFirst="0" w:colLast="0" w:name="_heading=h.nmeibm591i1" w:id="306"/>
                  <w:bookmarkEnd w:id="306"/>
                </w:del>
              </w:ins>
            </w:sdtContent>
          </w:sdt>
        </w:p>
      </w:sdtContent>
    </w:sdt>
    <w:sdt>
      <w:sdtPr>
        <w:id w:val="380461111"/>
        <w:tag w:val="goog_rdk_3503"/>
      </w:sdtPr>
      <w:sdtContent>
        <w:p w:rsidR="00000000" w:rsidDel="00000000" w:rsidP="00000000" w:rsidRDefault="00000000" w:rsidRPr="00000000" w14:paraId="000002FC">
          <w:pPr>
            <w:pStyle w:val="Heading1"/>
            <w:numPr>
              <w:ilvl w:val="1"/>
              <w:numId w:val="10"/>
            </w:numPr>
            <w:ind w:left="1440" w:hanging="360"/>
            <w:rPr>
              <w:ins w:author="Anonymous" w:id="55" w:date="2026-09-24T05:26:08Z"/>
              <w:del w:author="Anonymous" w:id="17" w:date="2026-09-24T05:24:15Z"/>
              <w:rFonts w:ascii="Calibri" w:cs="Calibri" w:eastAsia="Calibri" w:hAnsi="Calibri"/>
              <w:strike w:val="1"/>
              <w:highlight w:val="black"/>
            </w:rPr>
          </w:pPr>
          <w:sdt>
            <w:sdtPr>
              <w:id w:val="-100585534"/>
              <w:tag w:val="goog_rdk_3500"/>
            </w:sdtPr>
            <w:sdtContent>
              <w:ins w:author="Anonymous" w:id="55" w:date="2026-09-24T05:26:08Z">
                <w:sdt>
                  <w:sdtPr>
                    <w:id w:val="-362497353"/>
                    <w:tag w:val="goog_rdk_3501"/>
                  </w:sdtPr>
                  <w:sdtContent>
                    <w:del w:author="Anonymous" w:id="17" w:date="2026-09-24T05:24:15Z"/>
                  </w:sdtContent>
                </w:sdt>
              </w:ins>
              <w:sdt>
                <w:sdtPr>
                  <w:id w:val="215482114"/>
                  <w:tag w:val="goog_rdk_3502"/>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Party packages including food (Swiggy/Zomato), venues (OYO), and decor</w:delText>
                        <w:br w:type="textWrapping"/>
                      </w:r>
                    </w:del>
                  </w:ins>
                </w:sdtContent>
              </w:sdt>
              <w:ins w:author="Anonymous" w:id="55" w:date="2026-09-24T05:26:08Z">
                <w:del w:author="Anonymous" w:id="17" w:date="2026-09-24T05:24:15Z">
                  <w:bookmarkStart w:colFirst="0" w:colLast="0" w:name="_heading=h.oza0xuic7tz1" w:id="307"/>
                  <w:bookmarkEnd w:id="307"/>
                </w:del>
              </w:ins>
            </w:sdtContent>
          </w:sdt>
        </w:p>
      </w:sdtContent>
    </w:sdt>
    <w:sdt>
      <w:sdtPr>
        <w:id w:val="1577931665"/>
        <w:tag w:val="goog_rdk_3507"/>
      </w:sdtPr>
      <w:sdtContent>
        <w:p w:rsidR="00000000" w:rsidDel="00000000" w:rsidP="00000000" w:rsidRDefault="00000000" w:rsidRPr="00000000" w14:paraId="000002FD">
          <w:pPr>
            <w:pStyle w:val="Heading1"/>
            <w:numPr>
              <w:ilvl w:val="1"/>
              <w:numId w:val="10"/>
            </w:numPr>
            <w:spacing w:after="280" w:lineRule="auto"/>
            <w:ind w:left="1440" w:hanging="360"/>
            <w:rPr>
              <w:ins w:author="Anonymous" w:id="55" w:date="2026-09-24T05:26:08Z"/>
              <w:del w:author="Anonymous" w:id="17" w:date="2026-09-24T05:24:15Z"/>
              <w:rFonts w:ascii="Calibri" w:cs="Calibri" w:eastAsia="Calibri" w:hAnsi="Calibri"/>
              <w:strike w:val="1"/>
              <w:highlight w:val="black"/>
            </w:rPr>
          </w:pPr>
          <w:sdt>
            <w:sdtPr>
              <w:id w:val="-965340773"/>
              <w:tag w:val="goog_rdk_3504"/>
            </w:sdtPr>
            <w:sdtContent>
              <w:ins w:author="Anonymous" w:id="55" w:date="2026-09-24T05:26:08Z">
                <w:sdt>
                  <w:sdtPr>
                    <w:id w:val="-728033732"/>
                    <w:tag w:val="goog_rdk_3505"/>
                  </w:sdtPr>
                  <w:sdtContent>
                    <w:del w:author="Anonymous" w:id="17" w:date="2026-09-24T05:24:15Z"/>
                  </w:sdtContent>
                </w:sdt>
              </w:ins>
              <w:sdt>
                <w:sdtPr>
                  <w:id w:val="1674137837"/>
                  <w:tag w:val="goog_rdk_3506"/>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Jewelry suggestions matched with outfit styles, occasions, and image inputs</w:delText>
                      </w:r>
                    </w:del>
                  </w:ins>
                </w:sdtContent>
              </w:sdt>
              <w:ins w:author="Anonymous" w:id="55" w:date="2026-09-24T05:26:08Z">
                <w:del w:author="Anonymous" w:id="17" w:date="2026-09-24T05:24:15Z">
                  <w:bookmarkStart w:colFirst="0" w:colLast="0" w:name="_heading=h.i0hobob78gj8" w:id="33"/>
                  <w:bookmarkEnd w:id="33"/>
                </w:del>
              </w:ins>
            </w:sdtContent>
          </w:sdt>
        </w:p>
      </w:sdtContent>
    </w:sdt>
    <w:sdt>
      <w:sdtPr>
        <w:id w:val="1828793030"/>
        <w:tag w:val="goog_rdk_3511"/>
      </w:sdtPr>
      <w:sdtContent>
        <w:p w:rsidR="00000000" w:rsidDel="00000000" w:rsidP="00000000" w:rsidRDefault="00000000" w:rsidRPr="00000000" w14:paraId="000002FE">
          <w:pPr>
            <w:pStyle w:val="Heading3"/>
            <w:numPr>
              <w:ilvl w:val="1"/>
              <w:numId w:val="10"/>
            </w:numPr>
            <w:spacing w:after="280" w:before="0" w:lineRule="auto"/>
            <w:ind w:left="1440" w:hanging="360"/>
            <w:rPr>
              <w:ins w:author="Anonymous" w:id="55" w:date="2026-09-24T05:26:08Z"/>
              <w:del w:author="Anonymous" w:id="17" w:date="2026-09-24T05:24:15Z"/>
              <w:rFonts w:ascii="Calibri" w:cs="Calibri" w:eastAsia="Calibri" w:hAnsi="Calibri"/>
              <w:strike w:val="1"/>
              <w:color w:val="434343"/>
              <w:sz w:val="24"/>
              <w:szCs w:val="24"/>
              <w:highlight w:val="black"/>
            </w:rPr>
          </w:pPr>
          <w:sdt>
            <w:sdtPr>
              <w:id w:val="-696853941"/>
              <w:tag w:val="goog_rdk_3508"/>
            </w:sdtPr>
            <w:sdtContent>
              <w:ins w:author="Anonymous" w:id="55" w:date="2026-09-24T05:26:08Z">
                <w:sdt>
                  <w:sdtPr>
                    <w:id w:val="-1647889873"/>
                    <w:tag w:val="goog_rdk_3509"/>
                  </w:sdtPr>
                  <w:sdtContent>
                    <w:del w:author="Anonymous" w:id="17" w:date="2026-09-24T05:24:15Z"/>
                  </w:sdtContent>
                </w:sdt>
              </w:ins>
              <w:sdt>
                <w:sdtPr>
                  <w:id w:val="-25881710"/>
                  <w:tag w:val="goog_rdk_3510"/>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i0hobob78gj8" w:id="33"/>
                  <w:bookmarkEnd w:id="33"/>
                </w:del>
              </w:ins>
            </w:sdtContent>
          </w:sdt>
        </w:p>
      </w:sdtContent>
    </w:sdt>
    <w:sdt>
      <w:sdtPr>
        <w:id w:val="-1229248943"/>
        <w:tag w:val="goog_rdk_3515"/>
      </w:sdtPr>
      <w:sdtContent>
        <w:p w:rsidR="00000000" w:rsidDel="00000000" w:rsidP="00000000" w:rsidRDefault="00000000" w:rsidRPr="00000000" w14:paraId="000002FF">
          <w:pPr>
            <w:pStyle w:val="Heading1"/>
            <w:spacing w:line="259" w:lineRule="auto"/>
            <w:rPr>
              <w:ins w:author="Anonymous" w:id="55" w:date="2026-09-24T05:26:08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sz w:val="24"/>
                  <w:szCs w:val="24"/>
                </w:rPr>
              </w:rPrChange>
            </w:rPr>
          </w:pPr>
          <w:sdt>
            <w:sdtPr>
              <w:id w:val="-1331298064"/>
              <w:tag w:val="goog_rdk_3512"/>
            </w:sdtPr>
            <w:sdtContent>
              <w:ins w:author="Anonymous" w:id="55" w:date="2026-09-24T05:26:08Z">
                <w:sdt>
                  <w:sdtPr>
                    <w:id w:val="-1653890626"/>
                    <w:tag w:val="goog_rdk_3513"/>
                  </w:sdtPr>
                  <w:sdtContent>
                    <w:del w:author="Anonymous" w:id="17" w:date="2026-09-24T05:24:15Z"/>
                  </w:sdtContent>
                </w:sdt>
              </w:ins>
              <w:sdt>
                <w:sdtPr>
                  <w:id w:val="-2030286463"/>
                  <w:tag w:val="goog_rdk_351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dnq0w6ryrzfj" w:id="308"/>
                  <w:bookmarkEnd w:id="308"/>
                </w:del>
              </w:ins>
            </w:sdtContent>
          </w:sdt>
        </w:p>
      </w:sdtContent>
    </w:sdt>
    <w:sdt>
      <w:sdtPr>
        <w:id w:val="-1201462482"/>
        <w:tag w:val="goog_rdk_3519"/>
      </w:sdtPr>
      <w:sdtContent>
        <w:p w:rsidR="00000000" w:rsidDel="00000000" w:rsidP="00000000" w:rsidRDefault="00000000" w:rsidRPr="00000000" w14:paraId="00000300">
          <w:pPr>
            <w:pStyle w:val="Heading1"/>
            <w:rPr>
              <w:ins w:author="Anonymous" w:id="55" w:date="2026-09-24T05:26:08Z"/>
              <w:del w:author="Anonymous" w:id="17" w:date="2026-09-24T05:24:15Z"/>
              <w:rFonts w:ascii="Cambria" w:cs="Cambria" w:eastAsia="Cambria" w:hAnsi="Cambria"/>
              <w:sz w:val="24"/>
              <w:szCs w:val="24"/>
              <w:rPrChange w:author="Anonymous" w:id="126" w:date="2026-09-24T05:26:08Z">
                <w:rPr>
                  <w:rFonts w:ascii="Cambria" w:cs="Cambria" w:eastAsia="Cambria" w:hAnsi="Cambria"/>
                  <w:sz w:val="24"/>
                  <w:szCs w:val="24"/>
                </w:rPr>
              </w:rPrChange>
            </w:rPr>
          </w:pPr>
          <w:sdt>
            <w:sdtPr>
              <w:id w:val="-1333639998"/>
              <w:tag w:val="goog_rdk_3516"/>
            </w:sdtPr>
            <w:sdtContent>
              <w:ins w:author="Anonymous" w:id="55" w:date="2026-09-24T05:26:08Z">
                <w:sdt>
                  <w:sdtPr>
                    <w:id w:val="1738045287"/>
                    <w:tag w:val="goog_rdk_3517"/>
                  </w:sdtPr>
                  <w:sdtContent>
                    <w:del w:author="Anonymous" w:id="17" w:date="2026-09-24T05:24:15Z"/>
                  </w:sdtContent>
                </w:sdt>
              </w:ins>
              <w:sdt>
                <w:sdtPr>
                  <w:id w:val="-1550253383"/>
                  <w:tag w:val="goog_rdk_351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7v7hmhiz88dx" w:id="309"/>
                  <w:bookmarkEnd w:id="309"/>
                </w:del>
              </w:ins>
            </w:sdtContent>
          </w:sdt>
        </w:p>
      </w:sdtContent>
    </w:sdt>
    <w:sdt>
      <w:sdtPr>
        <w:id w:val="184270232"/>
        <w:tag w:val="goog_rdk_3523"/>
      </w:sdtPr>
      <w:sdtContent>
        <w:p w:rsidR="00000000" w:rsidDel="00000000" w:rsidP="00000000" w:rsidRDefault="00000000" w:rsidRPr="00000000" w14:paraId="00000301">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1233222293"/>
              <w:tag w:val="goog_rdk_3520"/>
            </w:sdtPr>
            <w:sdtContent>
              <w:ins w:author="Anonymous" w:id="55" w:date="2026-09-24T05:26:08Z">
                <w:sdt>
                  <w:sdtPr>
                    <w:id w:val="2136494612"/>
                    <w:tag w:val="goog_rdk_3521"/>
                  </w:sdtPr>
                  <w:sdtContent>
                    <w:del w:author="Anonymous" w:id="17" w:date="2026-09-24T05:24:15Z"/>
                  </w:sdtContent>
                </w:sdt>
              </w:ins>
              <w:sdt>
                <w:sdtPr>
                  <w:id w:val="-1134875348"/>
                  <w:tag w:val="goog_rdk_352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wshpk7n5f9kn" w:id="310"/>
                  <w:bookmarkEnd w:id="310"/>
                </w:del>
              </w:ins>
            </w:sdtContent>
          </w:sdt>
        </w:p>
      </w:sdtContent>
    </w:sdt>
    <w:sdt>
      <w:sdtPr>
        <w:id w:val="720351005"/>
        <w:tag w:val="goog_rdk_3527"/>
      </w:sdtPr>
      <w:sdtContent>
        <w:p w:rsidR="00000000" w:rsidDel="00000000" w:rsidP="00000000" w:rsidRDefault="00000000" w:rsidRPr="00000000" w14:paraId="00000302">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1243271593"/>
              <w:tag w:val="goog_rdk_3524"/>
            </w:sdtPr>
            <w:sdtContent>
              <w:ins w:author="Anonymous" w:id="55" w:date="2026-09-24T05:26:08Z">
                <w:sdt>
                  <w:sdtPr>
                    <w:id w:val="-1832281034"/>
                    <w:tag w:val="goog_rdk_3525"/>
                  </w:sdtPr>
                  <w:sdtContent>
                    <w:del w:author="Anonymous" w:id="17" w:date="2026-09-24T05:24:15Z"/>
                  </w:sdtContent>
                </w:sdt>
              </w:ins>
              <w:sdt>
                <w:sdtPr>
                  <w:id w:val="-897809004"/>
                  <w:tag w:val="goog_rdk_3526"/>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dzdqazqffnc4" w:id="311"/>
                  <w:bookmarkEnd w:id="311"/>
                </w:del>
              </w:ins>
            </w:sdtContent>
          </w:sdt>
        </w:p>
      </w:sdtContent>
    </w:sdt>
    <w:sdt>
      <w:sdtPr>
        <w:id w:val="1915113382"/>
        <w:tag w:val="goog_rdk_3531"/>
      </w:sdtPr>
      <w:sdtContent>
        <w:p w:rsidR="00000000" w:rsidDel="00000000" w:rsidP="00000000" w:rsidRDefault="00000000" w:rsidRPr="00000000" w14:paraId="00000303">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1848268060"/>
              <w:tag w:val="goog_rdk_3528"/>
            </w:sdtPr>
            <w:sdtContent>
              <w:ins w:author="Anonymous" w:id="55" w:date="2026-09-24T05:26:08Z">
                <w:sdt>
                  <w:sdtPr>
                    <w:id w:val="-134125265"/>
                    <w:tag w:val="goog_rdk_3529"/>
                  </w:sdtPr>
                  <w:sdtContent>
                    <w:del w:author="Anonymous" w:id="17" w:date="2026-09-24T05:24:15Z"/>
                  </w:sdtContent>
                </w:sdt>
              </w:ins>
              <w:sdt>
                <w:sdtPr>
                  <w:id w:val="-225121355"/>
                  <w:tag w:val="goog_rdk_3530"/>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wclhl8ffle2p" w:id="312"/>
                  <w:bookmarkEnd w:id="312"/>
                </w:del>
              </w:ins>
            </w:sdtContent>
          </w:sdt>
        </w:p>
      </w:sdtContent>
    </w:sdt>
    <w:sdt>
      <w:sdtPr>
        <w:id w:val="-351638373"/>
        <w:tag w:val="goog_rdk_3535"/>
      </w:sdtPr>
      <w:sdtContent>
        <w:p w:rsidR="00000000" w:rsidDel="00000000" w:rsidP="00000000" w:rsidRDefault="00000000" w:rsidRPr="00000000" w14:paraId="00000304">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815123598"/>
              <w:tag w:val="goog_rdk_3532"/>
            </w:sdtPr>
            <w:sdtContent>
              <w:ins w:author="Anonymous" w:id="55" w:date="2026-09-24T05:26:08Z">
                <w:sdt>
                  <w:sdtPr>
                    <w:id w:val="-15098520"/>
                    <w:tag w:val="goog_rdk_3533"/>
                  </w:sdtPr>
                  <w:sdtContent>
                    <w:del w:author="Anonymous" w:id="17" w:date="2026-09-24T05:24:15Z"/>
                  </w:sdtContent>
                </w:sdt>
              </w:ins>
              <w:sdt>
                <w:sdtPr>
                  <w:id w:val="376876445"/>
                  <w:tag w:val="goog_rdk_353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kg4x35xqjm41" w:id="313"/>
                  <w:bookmarkEnd w:id="313"/>
                </w:del>
              </w:ins>
            </w:sdtContent>
          </w:sdt>
        </w:p>
      </w:sdtContent>
    </w:sdt>
    <w:sdt>
      <w:sdtPr>
        <w:id w:val="-1966679357"/>
        <w:tag w:val="goog_rdk_3539"/>
      </w:sdtPr>
      <w:sdtContent>
        <w:p w:rsidR="00000000" w:rsidDel="00000000" w:rsidP="00000000" w:rsidRDefault="00000000" w:rsidRPr="00000000" w14:paraId="00000305">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179604092"/>
              <w:tag w:val="goog_rdk_3536"/>
            </w:sdtPr>
            <w:sdtContent>
              <w:ins w:author="Anonymous" w:id="55" w:date="2026-09-24T05:26:08Z">
                <w:sdt>
                  <w:sdtPr>
                    <w:id w:val="2078035001"/>
                    <w:tag w:val="goog_rdk_3537"/>
                  </w:sdtPr>
                  <w:sdtContent>
                    <w:del w:author="Anonymous" w:id="17" w:date="2026-09-24T05:24:15Z"/>
                  </w:sdtContent>
                </w:sdt>
              </w:ins>
              <w:sdt>
                <w:sdtPr>
                  <w:id w:val="-1297837136"/>
                  <w:tag w:val="goog_rdk_353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l8crpxpa6wvl" w:id="314"/>
                  <w:bookmarkEnd w:id="314"/>
                </w:del>
              </w:ins>
            </w:sdtContent>
          </w:sdt>
        </w:p>
      </w:sdtContent>
    </w:sdt>
    <w:sdt>
      <w:sdtPr>
        <w:id w:val="1969255969"/>
        <w:tag w:val="goog_rdk_3543"/>
      </w:sdtPr>
      <w:sdtContent>
        <w:p w:rsidR="00000000" w:rsidDel="00000000" w:rsidP="00000000" w:rsidRDefault="00000000" w:rsidRPr="00000000" w14:paraId="00000306">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600803416"/>
              <w:tag w:val="goog_rdk_3540"/>
            </w:sdtPr>
            <w:sdtContent>
              <w:ins w:author="Anonymous" w:id="55" w:date="2026-09-24T05:26:08Z">
                <w:sdt>
                  <w:sdtPr>
                    <w:id w:val="-1902479467"/>
                    <w:tag w:val="goog_rdk_3541"/>
                  </w:sdtPr>
                  <w:sdtContent>
                    <w:del w:author="Anonymous" w:id="17" w:date="2026-09-24T05:24:15Z"/>
                  </w:sdtContent>
                </w:sdt>
              </w:ins>
              <w:sdt>
                <w:sdtPr>
                  <w:id w:val="778679835"/>
                  <w:tag w:val="goog_rdk_354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xa9viq3f4xk7" w:id="315"/>
                  <w:bookmarkEnd w:id="315"/>
                </w:del>
              </w:ins>
            </w:sdtContent>
          </w:sdt>
        </w:p>
      </w:sdtContent>
    </w:sdt>
    <w:sdt>
      <w:sdtPr>
        <w:id w:val="1233482444"/>
        <w:tag w:val="goog_rdk_3547"/>
      </w:sdtPr>
      <w:sdtContent>
        <w:p w:rsidR="00000000" w:rsidDel="00000000" w:rsidP="00000000" w:rsidRDefault="00000000" w:rsidRPr="00000000" w14:paraId="00000307">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1542653557"/>
              <w:tag w:val="goog_rdk_3544"/>
            </w:sdtPr>
            <w:sdtContent>
              <w:ins w:author="Anonymous" w:id="55" w:date="2026-09-24T05:26:08Z">
                <w:sdt>
                  <w:sdtPr>
                    <w:id w:val="1109696534"/>
                    <w:tag w:val="goog_rdk_3545"/>
                  </w:sdtPr>
                  <w:sdtContent>
                    <w:del w:author="Anonymous" w:id="17" w:date="2026-09-24T05:24:15Z"/>
                  </w:sdtContent>
                </w:sdt>
              </w:ins>
              <w:sdt>
                <w:sdtPr>
                  <w:id w:val="1088253153"/>
                  <w:tag w:val="goog_rdk_3546"/>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1lcilvbmp32j" w:id="316"/>
                  <w:bookmarkEnd w:id="316"/>
                </w:del>
              </w:ins>
            </w:sdtContent>
          </w:sdt>
        </w:p>
      </w:sdtContent>
    </w:sdt>
    <w:sdt>
      <w:sdtPr>
        <w:id w:val="438712166"/>
        <w:tag w:val="goog_rdk_3551"/>
      </w:sdtPr>
      <w:sdtContent>
        <w:p w:rsidR="00000000" w:rsidDel="00000000" w:rsidP="00000000" w:rsidRDefault="00000000" w:rsidRPr="00000000" w14:paraId="00000308">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229425775"/>
              <w:tag w:val="goog_rdk_3548"/>
            </w:sdtPr>
            <w:sdtContent>
              <w:ins w:author="Anonymous" w:id="55" w:date="2026-09-24T05:26:08Z">
                <w:sdt>
                  <w:sdtPr>
                    <w:id w:val="-1966093156"/>
                    <w:tag w:val="goog_rdk_3549"/>
                  </w:sdtPr>
                  <w:sdtContent>
                    <w:del w:author="Anonymous" w:id="17" w:date="2026-09-24T05:24:15Z"/>
                  </w:sdtContent>
                </w:sdt>
              </w:ins>
              <w:sdt>
                <w:sdtPr>
                  <w:id w:val="2026628244"/>
                  <w:tag w:val="goog_rdk_3550"/>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omq7o2gv50a3" w:id="317"/>
                  <w:bookmarkEnd w:id="317"/>
                </w:del>
              </w:ins>
            </w:sdtContent>
          </w:sdt>
        </w:p>
      </w:sdtContent>
    </w:sdt>
    <w:sdt>
      <w:sdtPr>
        <w:id w:val="-478929407"/>
        <w:tag w:val="goog_rdk_3555"/>
      </w:sdtPr>
      <w:sdtContent>
        <w:p w:rsidR="00000000" w:rsidDel="00000000" w:rsidP="00000000" w:rsidRDefault="00000000" w:rsidRPr="00000000" w14:paraId="00000309">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1803100443"/>
              <w:tag w:val="goog_rdk_3552"/>
            </w:sdtPr>
            <w:sdtContent>
              <w:ins w:author="Anonymous" w:id="55" w:date="2026-09-24T05:26:08Z">
                <w:sdt>
                  <w:sdtPr>
                    <w:id w:val="-1171130036"/>
                    <w:tag w:val="goog_rdk_3553"/>
                  </w:sdtPr>
                  <w:sdtContent>
                    <w:del w:author="Anonymous" w:id="17" w:date="2026-09-24T05:24:15Z"/>
                  </w:sdtContent>
                </w:sdt>
              </w:ins>
              <w:sdt>
                <w:sdtPr>
                  <w:id w:val="634790066"/>
                  <w:tag w:val="goog_rdk_355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qe3xb0fh3fyk" w:id="318"/>
                  <w:bookmarkEnd w:id="318"/>
                </w:del>
              </w:ins>
            </w:sdtContent>
          </w:sdt>
        </w:p>
      </w:sdtContent>
    </w:sdt>
    <w:sdt>
      <w:sdtPr>
        <w:id w:val="-1913203516"/>
        <w:tag w:val="goog_rdk_3559"/>
      </w:sdtPr>
      <w:sdtContent>
        <w:p w:rsidR="00000000" w:rsidDel="00000000" w:rsidP="00000000" w:rsidRDefault="00000000" w:rsidRPr="00000000" w14:paraId="0000030A">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1342812430"/>
              <w:tag w:val="goog_rdk_3556"/>
            </w:sdtPr>
            <w:sdtContent>
              <w:ins w:author="Anonymous" w:id="55" w:date="2026-09-24T05:26:08Z">
                <w:sdt>
                  <w:sdtPr>
                    <w:id w:val="-1425204839"/>
                    <w:tag w:val="goog_rdk_3557"/>
                  </w:sdtPr>
                  <w:sdtContent>
                    <w:del w:author="Anonymous" w:id="17" w:date="2026-09-24T05:24:15Z"/>
                  </w:sdtContent>
                </w:sdt>
              </w:ins>
              <w:sdt>
                <w:sdtPr>
                  <w:id w:val="1986165861"/>
                  <w:tag w:val="goog_rdk_355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k90q82ej512x" w:id="319"/>
                  <w:bookmarkEnd w:id="319"/>
                </w:del>
              </w:ins>
            </w:sdtContent>
          </w:sdt>
        </w:p>
      </w:sdtContent>
    </w:sdt>
    <w:sdt>
      <w:sdtPr>
        <w:id w:val="1061765788"/>
        <w:tag w:val="goog_rdk_3563"/>
      </w:sdtPr>
      <w:sdtContent>
        <w:p w:rsidR="00000000" w:rsidDel="00000000" w:rsidP="00000000" w:rsidRDefault="00000000" w:rsidRPr="00000000" w14:paraId="0000030B">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340049104"/>
              <w:tag w:val="goog_rdk_3560"/>
            </w:sdtPr>
            <w:sdtContent>
              <w:ins w:author="Anonymous" w:id="55" w:date="2026-09-24T05:26:08Z">
                <w:sdt>
                  <w:sdtPr>
                    <w:id w:val="49813365"/>
                    <w:tag w:val="goog_rdk_3561"/>
                  </w:sdtPr>
                  <w:sdtContent>
                    <w:del w:author="Anonymous" w:id="17" w:date="2026-09-24T05:24:15Z"/>
                  </w:sdtContent>
                </w:sdt>
              </w:ins>
              <w:sdt>
                <w:sdtPr>
                  <w:id w:val="1147728724"/>
                  <w:tag w:val="goog_rdk_356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7jhg9rmylho6" w:id="320"/>
                  <w:bookmarkEnd w:id="320"/>
                </w:del>
              </w:ins>
            </w:sdtContent>
          </w:sdt>
        </w:p>
      </w:sdtContent>
    </w:sdt>
    <w:sdt>
      <w:sdtPr>
        <w:id w:val="50011839"/>
        <w:tag w:val="goog_rdk_3567"/>
      </w:sdtPr>
      <w:sdtContent>
        <w:p w:rsidR="00000000" w:rsidDel="00000000" w:rsidP="00000000" w:rsidRDefault="00000000" w:rsidRPr="00000000" w14:paraId="0000030C">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543406102"/>
              <w:tag w:val="goog_rdk_3564"/>
            </w:sdtPr>
            <w:sdtContent>
              <w:ins w:author="Anonymous" w:id="55" w:date="2026-09-24T05:26:08Z">
                <w:sdt>
                  <w:sdtPr>
                    <w:id w:val="-1711702927"/>
                    <w:tag w:val="goog_rdk_3565"/>
                  </w:sdtPr>
                  <w:sdtContent>
                    <w:del w:author="Anonymous" w:id="17" w:date="2026-09-24T05:24:15Z"/>
                  </w:sdtContent>
                </w:sdt>
              </w:ins>
              <w:sdt>
                <w:sdtPr>
                  <w:id w:val="-1157317156"/>
                  <w:tag w:val="goog_rdk_3566"/>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4wh7l1gsk45y" w:id="321"/>
                  <w:bookmarkEnd w:id="321"/>
                </w:del>
              </w:ins>
            </w:sdtContent>
          </w:sdt>
        </w:p>
      </w:sdtContent>
    </w:sdt>
    <w:sdt>
      <w:sdtPr>
        <w:id w:val="558671220"/>
        <w:tag w:val="goog_rdk_3571"/>
      </w:sdtPr>
      <w:sdtContent>
        <w:p w:rsidR="00000000" w:rsidDel="00000000" w:rsidP="00000000" w:rsidRDefault="00000000" w:rsidRPr="00000000" w14:paraId="0000030D">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2120013304"/>
              <w:tag w:val="goog_rdk_3568"/>
            </w:sdtPr>
            <w:sdtContent>
              <w:ins w:author="Anonymous" w:id="55" w:date="2026-09-24T05:26:08Z">
                <w:sdt>
                  <w:sdtPr>
                    <w:id w:val="-1112034609"/>
                    <w:tag w:val="goog_rdk_3569"/>
                  </w:sdtPr>
                  <w:sdtContent>
                    <w:del w:author="Anonymous" w:id="17" w:date="2026-09-24T05:24:15Z"/>
                  </w:sdtContent>
                </w:sdt>
              </w:ins>
              <w:sdt>
                <w:sdtPr>
                  <w:id w:val="1010765497"/>
                  <w:tag w:val="goog_rdk_3570"/>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n8upm5vmm3k" w:id="322"/>
                  <w:bookmarkEnd w:id="322"/>
                </w:del>
              </w:ins>
            </w:sdtContent>
          </w:sdt>
        </w:p>
      </w:sdtContent>
    </w:sdt>
    <w:sdt>
      <w:sdtPr>
        <w:id w:val="-1824647004"/>
        <w:tag w:val="goog_rdk_3575"/>
      </w:sdtPr>
      <w:sdtContent>
        <w:p w:rsidR="00000000" w:rsidDel="00000000" w:rsidP="00000000" w:rsidRDefault="00000000" w:rsidRPr="00000000" w14:paraId="0000030E">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954439558"/>
              <w:tag w:val="goog_rdk_3572"/>
            </w:sdtPr>
            <w:sdtContent>
              <w:ins w:author="Anonymous" w:id="55" w:date="2026-09-24T05:26:08Z">
                <w:sdt>
                  <w:sdtPr>
                    <w:id w:val="-463534011"/>
                    <w:tag w:val="goog_rdk_3573"/>
                  </w:sdtPr>
                  <w:sdtContent>
                    <w:del w:author="Anonymous" w:id="17" w:date="2026-09-24T05:24:15Z"/>
                  </w:sdtContent>
                </w:sdt>
              </w:ins>
              <w:sdt>
                <w:sdtPr>
                  <w:id w:val="167574031"/>
                  <w:tag w:val="goog_rdk_3574"/>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36vrhso07rn" w:id="323"/>
                  <w:bookmarkEnd w:id="323"/>
                </w:del>
              </w:ins>
            </w:sdtContent>
          </w:sdt>
        </w:p>
      </w:sdtContent>
    </w:sdt>
    <w:sdt>
      <w:sdtPr>
        <w:id w:val="1711076795"/>
        <w:tag w:val="goog_rdk_3579"/>
      </w:sdtPr>
      <w:sdtContent>
        <w:p w:rsidR="00000000" w:rsidDel="00000000" w:rsidP="00000000" w:rsidRDefault="00000000" w:rsidRPr="00000000" w14:paraId="0000030F">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807874318"/>
              <w:tag w:val="goog_rdk_3576"/>
            </w:sdtPr>
            <w:sdtContent>
              <w:ins w:author="Anonymous" w:id="55" w:date="2026-09-24T05:26:08Z">
                <w:sdt>
                  <w:sdtPr>
                    <w:id w:val="-316285939"/>
                    <w:tag w:val="goog_rdk_3577"/>
                  </w:sdtPr>
                  <w:sdtContent>
                    <w:del w:author="Anonymous" w:id="17" w:date="2026-09-24T05:24:15Z"/>
                  </w:sdtContent>
                </w:sdt>
              </w:ins>
              <w:sdt>
                <w:sdtPr>
                  <w:id w:val="-1969432040"/>
                  <w:tag w:val="goog_rdk_3578"/>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4bfutnfuyonb" w:id="324"/>
                  <w:bookmarkEnd w:id="324"/>
                </w:del>
              </w:ins>
            </w:sdtContent>
          </w:sdt>
        </w:p>
      </w:sdtContent>
    </w:sdt>
    <w:sdt>
      <w:sdtPr>
        <w:id w:val="-246084164"/>
        <w:tag w:val="goog_rdk_3583"/>
      </w:sdtPr>
      <w:sdtContent>
        <w:p w:rsidR="00000000" w:rsidDel="00000000" w:rsidP="00000000" w:rsidRDefault="00000000" w:rsidRPr="00000000" w14:paraId="00000310">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174729197"/>
              <w:tag w:val="goog_rdk_3580"/>
            </w:sdtPr>
            <w:sdtContent>
              <w:ins w:author="Anonymous" w:id="55" w:date="2026-09-24T05:26:08Z">
                <w:sdt>
                  <w:sdtPr>
                    <w:id w:val="531344551"/>
                    <w:tag w:val="goog_rdk_3581"/>
                  </w:sdtPr>
                  <w:sdtContent>
                    <w:del w:author="Anonymous" w:id="17" w:date="2026-09-24T05:24:15Z"/>
                  </w:sdtContent>
                </w:sdt>
              </w:ins>
              <w:sdt>
                <w:sdtPr>
                  <w:id w:val="970830403"/>
                  <w:tag w:val="goog_rdk_3582"/>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tuy78ez0guy9" w:id="325"/>
                  <w:bookmarkEnd w:id="325"/>
                </w:del>
              </w:ins>
            </w:sdtContent>
          </w:sdt>
        </w:p>
      </w:sdtContent>
    </w:sdt>
    <w:sdt>
      <w:sdtPr>
        <w:id w:val="397667326"/>
        <w:tag w:val="goog_rdk_3587"/>
      </w:sdtPr>
      <w:sdtContent>
        <w:p w:rsidR="00000000" w:rsidDel="00000000" w:rsidP="00000000" w:rsidRDefault="00000000" w:rsidRPr="00000000" w14:paraId="00000311">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689219864"/>
              <w:tag w:val="goog_rdk_3584"/>
            </w:sdtPr>
            <w:sdtContent>
              <w:ins w:author="Anonymous" w:id="55" w:date="2026-09-24T05:26:08Z">
                <w:sdt>
                  <w:sdtPr>
                    <w:id w:val="1116726953"/>
                    <w:tag w:val="goog_rdk_3585"/>
                  </w:sdtPr>
                  <w:sdtContent>
                    <w:del w:author="Anonymous" w:id="17" w:date="2026-09-24T05:24:15Z"/>
                  </w:sdtContent>
                </w:sdt>
              </w:ins>
              <w:sdt>
                <w:sdtPr>
                  <w:id w:val="-1520081379"/>
                  <w:tag w:val="goog_rdk_3586"/>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wjv49kdlnj9c" w:id="326"/>
                  <w:bookmarkEnd w:id="326"/>
                </w:del>
              </w:ins>
            </w:sdtContent>
          </w:sdt>
        </w:p>
      </w:sdtContent>
    </w:sdt>
    <w:sdt>
      <w:sdtPr>
        <w:id w:val="1489057533"/>
        <w:tag w:val="goog_rdk_3591"/>
      </w:sdtPr>
      <w:sdtContent>
        <w:p w:rsidR="00000000" w:rsidDel="00000000" w:rsidP="00000000" w:rsidRDefault="00000000" w:rsidRPr="00000000" w14:paraId="00000312">
          <w:pPr>
            <w:pStyle w:val="Heading1"/>
            <w:numPr>
              <w:ilvl w:val="0"/>
              <w:numId w:val="11"/>
            </w:numPr>
            <w:ind w:left="720" w:hanging="360"/>
            <w:rPr>
              <w:ins w:author="Anonymous" w:id="55" w:date="2026-09-24T05:26:08Z"/>
              <w:del w:author="Anonymous" w:id="17" w:date="2026-09-24T05:24:15Z"/>
              <w:rFonts w:ascii="Calibri" w:cs="Calibri" w:eastAsia="Calibri" w:hAnsi="Calibri"/>
              <w:strike w:val="1"/>
              <w:highlight w:val="black"/>
            </w:rPr>
          </w:pPr>
          <w:sdt>
            <w:sdtPr>
              <w:id w:val="639074561"/>
              <w:tag w:val="goog_rdk_3588"/>
            </w:sdtPr>
            <w:sdtContent>
              <w:ins w:author="Anonymous" w:id="55" w:date="2026-09-24T05:26:08Z">
                <w:sdt>
                  <w:sdtPr>
                    <w:id w:val="-758535787"/>
                    <w:tag w:val="goog_rdk_3589"/>
                  </w:sdtPr>
                  <w:sdtContent>
                    <w:del w:author="Anonymous" w:id="17" w:date="2026-09-24T05:24:15Z"/>
                  </w:sdtContent>
                </w:sdt>
              </w:ins>
              <w:sdt>
                <w:sdtPr>
                  <w:id w:val="971033340"/>
                  <w:tag w:val="goog_rdk_3590"/>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h9yjlqm6swub" w:id="327"/>
                  <w:bookmarkEnd w:id="327"/>
                </w:del>
              </w:ins>
            </w:sdtContent>
          </w:sdt>
        </w:p>
      </w:sdtContent>
    </w:sdt>
    <w:sdt>
      <w:sdtPr>
        <w:id w:val="1077253612"/>
        <w:tag w:val="goog_rdk_3597"/>
      </w:sdtPr>
      <w:sdtContent>
        <w:p w:rsidR="00000000" w:rsidDel="00000000" w:rsidP="00000000" w:rsidRDefault="00000000" w:rsidRPr="00000000" w14:paraId="00000313">
          <w:pPr>
            <w:pStyle w:val="Heading1"/>
            <w:numPr>
              <w:ilvl w:val="0"/>
              <w:numId w:val="37"/>
            </w:numPr>
            <w:ind w:left="720" w:hanging="360"/>
            <w:rPr>
              <w:ins w:author="Anonymous" w:id="55" w:date="2026-09-24T05:26:08Z"/>
              <w:del w:author="Anonymous" w:id="17" w:date="2026-09-24T05:24:15Z"/>
              <w:rFonts w:ascii="Calibri" w:cs="Calibri" w:eastAsia="Calibri" w:hAnsi="Calibri"/>
              <w:strike w:val="1"/>
              <w:highlight w:val="black"/>
            </w:rPr>
          </w:pPr>
          <w:sdt>
            <w:sdtPr>
              <w:id w:val="-1979324475"/>
              <w:tag w:val="goog_rdk_3592"/>
            </w:sdtPr>
            <w:sdtContent>
              <w:ins w:author="Anonymous" w:id="55" w:date="2026-09-24T05:26:08Z">
                <w:sdt>
                  <w:sdtPr>
                    <w:id w:val="1120004160"/>
                    <w:tag w:val="goog_rdk_3593"/>
                  </w:sdtPr>
                  <w:sdtContent>
                    <w:del w:author="Anonymous" w:id="17" w:date="2026-09-24T05:24:15Z"/>
                  </w:sdtContent>
                </w:sdt>
              </w:ins>
              <w:sdt>
                <w:sdtPr>
                  <w:id w:val="780854126"/>
                  <w:tag w:val="goog_rdk_3594"/>
                </w:sdtPr>
                <w:sdtContent>
                  <w:ins w:author="Anonymous" w:id="55" w:date="2026-09-24T05:26:08Z">
                    <w:del w:author="Anonymous" w:id="17" w:date="2026-09-24T05:24:15Z">
                      <w:r w:rsidDel="00000000" w:rsidR="00000000" w:rsidRPr="00000000">
                        <w:rPr>
                          <w:rFonts w:ascii="Cambria" w:cs="Cambria" w:eastAsia="Cambria" w:hAnsi="Cambria"/>
                          <w:strike w:val="1"/>
                          <w:sz w:val="24"/>
                          <w:szCs w:val="24"/>
                          <w:u w:val="single"/>
                          <w:rtl w:val="0"/>
                          <w:rPrChange w:author="Sushanth G.k" w:id="3" w:date="2026-09-24T07:06:28Z">
                            <w:rPr>
                              <w:rFonts w:ascii="Cambria" w:cs="Cambria" w:eastAsia="Cambria" w:hAnsi="Cambria"/>
                              <w:sz w:val="24"/>
                              <w:szCs w:val="24"/>
                            </w:rPr>
                          </w:rPrChange>
                        </w:rPr>
                        <w:delText xml:space="preserve">demonstrate how we can </w:delText>
                      </w:r>
                    </w:del>
                  </w:ins>
                </w:sdtContent>
              </w:sdt>
              <w:ins w:author="Anonymous" w:id="55" w:date="2026-09-24T05:26:08Z">
                <w:del w:author="Anonymous" w:id="17" w:date="2026-09-24T05:24:15Z">
                  <w:bookmarkStart w:colFirst="0" w:colLast="0" w:name="_heading=h.1d74mifii83e" w:id="328"/>
                  <w:bookmarkEnd w:id="328"/>
                  <w:sdt>
                    <w:sdtPr>
                      <w:id w:val="2032777980"/>
                      <w:tag w:val="goog_rdk_3595"/>
                    </w:sdtPr>
                    <w:sdtContent>
                      <w:r w:rsidDel="00000000" w:rsidR="00000000" w:rsidRPr="00000000">
                        <w:rPr>
                          <w:rFonts w:ascii="Cambria" w:cs="Cambria" w:eastAsia="Cambria" w:hAnsi="Cambria"/>
                          <w:strike w:val="1"/>
                          <w:sz w:val="24"/>
                          <w:szCs w:val="24"/>
                          <w:u w:val="single"/>
                          <w:rtl w:val="0"/>
                          <w:rPrChange w:author="Sushanth G.k" w:id="3" w:date="2026-09-24T07:06:28Z">
                            <w:rPr>
                              <w:rFonts w:ascii="Cambria" w:cs="Cambria" w:eastAsia="Cambria" w:hAnsi="Cambria"/>
                              <w:sz w:val="24"/>
                              <w:szCs w:val="24"/>
                            </w:rPr>
                          </w:rPrChange>
                        </w:rPr>
                        <w:delText xml:space="preserve">conbine</w:delText>
                      </w:r>
                    </w:sdtContent>
                  </w:sdt>
                  <w:sdt>
                    <w:sdtPr>
                      <w:id w:val="-1556112844"/>
                      <w:tag w:val="goog_rdk_3596"/>
                    </w:sdtPr>
                    <w:sdtContent>
                      <w:r w:rsidDel="00000000" w:rsidR="00000000" w:rsidRPr="00000000">
                        <w:rPr>
                          <w:rFonts w:ascii="Cambria" w:cs="Cambria" w:eastAsia="Cambria" w:hAnsi="Cambria"/>
                          <w:strike w:val="1"/>
                          <w:sz w:val="24"/>
                          <w:szCs w:val="24"/>
                          <w:u w:val="single"/>
                          <w:rtl w:val="0"/>
                          <w:rPrChange w:author="Sushanth G.k" w:id="3" w:date="2026-09-24T07:06:28Z">
                            <w:rPr>
                              <w:rFonts w:ascii="Cambria" w:cs="Cambria" w:eastAsia="Cambria" w:hAnsi="Cambria"/>
                              <w:sz w:val="24"/>
                              <w:szCs w:val="24"/>
                            </w:rPr>
                          </w:rPrChange>
                        </w:rPr>
                        <w:delText xml:space="preserve"> gemini at,APIs, backend development,frontend development</w:delText>
                      </w:r>
                    </w:sdtContent>
                  </w:sdt>
                </w:del>
              </w:ins>
            </w:sdtContent>
          </w:sdt>
        </w:p>
      </w:sdtContent>
    </w:sdt>
    <w:sdt>
      <w:sdtPr>
        <w:id w:val="1482829323"/>
        <w:tag w:val="goog_rdk_3602"/>
      </w:sdtPr>
      <w:sdtContent>
        <w:p w:rsidR="00000000" w:rsidDel="00000000" w:rsidP="00000000" w:rsidRDefault="00000000" w:rsidRPr="00000000" w14:paraId="00000314">
          <w:pPr>
            <w:pStyle w:val="Heading1"/>
            <w:numPr>
              <w:ilvl w:val="0"/>
              <w:numId w:val="37"/>
            </w:numPr>
            <w:ind w:left="720" w:hanging="360"/>
            <w:rPr>
              <w:ins w:author="Anonymous" w:id="55" w:date="2026-09-24T05:26:08Z"/>
              <w:del w:author="Anonymous" w:id="17" w:date="2026-09-24T05:24:15Z"/>
              <w:rFonts w:ascii="Cambria" w:cs="Cambria" w:eastAsia="Cambria" w:hAnsi="Cambria"/>
              <w:strike w:val="1"/>
              <w:sz w:val="24"/>
              <w:szCs w:val="24"/>
              <w:rPrChange w:author="Sushanth G.k" w:id="3" w:date="2026-09-24T07:06:28Z">
                <w:rPr>
                  <w:rFonts w:ascii="Cambria" w:cs="Cambria" w:eastAsia="Cambria" w:hAnsi="Cambria"/>
                  <w:sz w:val="24"/>
                  <w:szCs w:val="24"/>
                </w:rPr>
              </w:rPrChange>
            </w:rPr>
            <w:pPrChange w:author="Sushanth G.k" w:id="0" w:date="2026-09-24T07:06:28Z">
              <w:pPr>
                <w:pStyle w:val="Heading1"/>
                <w:numPr>
                  <w:ilvl w:val="0"/>
                  <w:numId w:val="37"/>
                </w:numPr>
                <w:ind w:left="720" w:hanging="360"/>
              </w:pPr>
            </w:pPrChange>
          </w:pPr>
          <w:sdt>
            <w:sdtPr>
              <w:id w:val="-517550947"/>
              <w:tag w:val="goog_rdk_3598"/>
            </w:sdtPr>
            <w:sdtContent>
              <w:ins w:author="Anonymous" w:id="55" w:date="2026-09-24T05:26:08Z">
                <w:sdt>
                  <w:sdtPr>
                    <w:id w:val="-227048784"/>
                    <w:tag w:val="goog_rdk_3599"/>
                  </w:sdtPr>
                  <w:sdtContent>
                    <w:del w:author="Anonymous" w:id="17" w:date="2026-09-24T05:24:15Z"/>
                  </w:sdtContent>
                </w:sdt>
              </w:ins>
              <w:sdt>
                <w:sdtPr>
                  <w:id w:val="1332801937"/>
                  <w:tag w:val="goog_rdk_3600"/>
                </w:sdtPr>
                <w:sdtContent>
                  <w:ins w:author="Anonymous" w:id="55" w:date="2026-09-24T05:26:08Z">
                    <w:del w:author="Anonymous" w:id="17" w:date="2026-09-24T05:24:15Z">
                      <w:r w:rsidDel="00000000" w:rsidR="00000000" w:rsidRPr="00000000">
                        <w:rPr>
                          <w:rFonts w:ascii="Cambria" w:cs="Cambria" w:eastAsia="Cambria" w:hAnsi="Cambria"/>
                          <w:strike w:val="1"/>
                          <w:sz w:val="24"/>
                          <w:szCs w:val="24"/>
                          <w:u w:val="single"/>
                          <w:rtl w:val="0"/>
                          <w:rPrChange w:author="Sushanth G.k" w:id="3" w:date="2026-09-24T07:06:28Z">
                            <w:rPr>
                              <w:rFonts w:ascii="Cambria" w:cs="Cambria" w:eastAsia="Cambria" w:hAnsi="Cambria"/>
                              <w:sz w:val="24"/>
                              <w:szCs w:val="24"/>
                            </w:rPr>
                          </w:rPrChange>
                        </w:rPr>
                        <w:delText xml:space="preserve">to solve a practical real world budgeting recommendation problem</w:delText>
                      </w:r>
                    </w:del>
                  </w:ins>
                </w:sdtContent>
              </w:sdt>
              <w:ins w:author="Anonymous" w:id="55" w:date="2026-09-24T05:26:08Z">
                <w:del w:author="Anonymous" w:id="17" w:date="2026-09-24T05:24:15Z">
                  <w:bookmarkStart w:colFirst="0" w:colLast="0" w:name="_heading=h.c7u14ommhuay" w:id="329"/>
                  <w:bookmarkEnd w:id="329"/>
                  <w:sdt>
                    <w:sdtPr>
                      <w:id w:val="-1817120792"/>
                      <w:tag w:val="goog_rdk_3601"/>
                    </w:sdtPr>
                    <w:sdtContent>
                      <w:r w:rsidDel="00000000" w:rsidR="00000000" w:rsidRPr="00000000">
                        <w:rPr>
                          <w:rtl w:val="0"/>
                        </w:rPr>
                      </w:r>
                    </w:sdtContent>
                  </w:sdt>
                </w:del>
              </w:ins>
            </w:sdtContent>
          </w:sdt>
        </w:p>
      </w:sdtContent>
    </w:sdt>
    <w:sdt>
      <w:sdtPr>
        <w:id w:val="376190240"/>
        <w:tag w:val="goog_rdk_3606"/>
      </w:sdtPr>
      <w:sdtContent>
        <w:p w:rsidR="00000000" w:rsidDel="00000000" w:rsidP="00000000" w:rsidRDefault="00000000" w:rsidRPr="00000000" w14:paraId="00000315">
          <w:pPr>
            <w:pStyle w:val="Heading1"/>
            <w:rPr>
              <w:ins w:author="Anonymous" w:id="55" w:date="2026-09-24T05:26:08Z"/>
              <w:del w:author="Anonymous" w:id="17" w:date="2026-09-24T05:24:15Z"/>
              <w:rPrChange w:author="Anonymous" w:id="126" w:date="2026-09-24T05:26:08Z">
                <w:rPr>
                  <w:rFonts w:ascii="Cambria" w:cs="Cambria" w:eastAsia="Cambria" w:hAnsi="Cambria"/>
                  <w:sz w:val="24"/>
                  <w:szCs w:val="24"/>
                </w:rPr>
              </w:rPrChange>
            </w:rPr>
          </w:pPr>
          <w:sdt>
            <w:sdtPr>
              <w:id w:val="-2069795414"/>
              <w:tag w:val="goog_rdk_3603"/>
            </w:sdtPr>
            <w:sdtContent>
              <w:ins w:author="Anonymous" w:id="55" w:date="2026-09-24T05:26:08Z">
                <w:sdt>
                  <w:sdtPr>
                    <w:id w:val="-1982702684"/>
                    <w:tag w:val="goog_rdk_3604"/>
                  </w:sdtPr>
                  <w:sdtContent>
                    <w:del w:author="Anonymous" w:id="17" w:date="2026-09-24T05:24:15Z"/>
                  </w:sdtContent>
                </w:sdt>
              </w:ins>
              <w:sdt>
                <w:sdtPr>
                  <w:id w:val="1545763030"/>
                  <w:tag w:val="goog_rdk_3605"/>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fkwyit34ujot" w:id="330"/>
                  <w:bookmarkEnd w:id="330"/>
                </w:del>
              </w:ins>
            </w:sdtContent>
          </w:sdt>
        </w:p>
      </w:sdtContent>
    </w:sdt>
    <w:sdt>
      <w:sdtPr>
        <w:id w:val="-1517328640"/>
        <w:tag w:val="goog_rdk_3610"/>
      </w:sdtPr>
      <w:sdtContent>
        <w:p w:rsidR="00000000" w:rsidDel="00000000" w:rsidP="00000000" w:rsidRDefault="00000000" w:rsidRPr="00000000" w14:paraId="00000316">
          <w:pPr>
            <w:pStyle w:val="Heading1"/>
            <w:rPr>
              <w:ins w:author="Anonymous" w:id="55" w:date="2026-09-24T05:26:08Z"/>
              <w:del w:author="Anonymous" w:id="17" w:date="2026-09-24T05:24:15Z"/>
              <w:rPrChange w:author="Anonymous" w:id="126" w:date="2026-09-24T05:26:08Z">
                <w:rPr>
                  <w:rFonts w:ascii="Cambria" w:cs="Cambria" w:eastAsia="Cambria" w:hAnsi="Cambria"/>
                  <w:sz w:val="24"/>
                  <w:szCs w:val="24"/>
                </w:rPr>
              </w:rPrChange>
            </w:rPr>
          </w:pPr>
          <w:sdt>
            <w:sdtPr>
              <w:id w:val="-64070913"/>
              <w:tag w:val="goog_rdk_3607"/>
            </w:sdtPr>
            <w:sdtContent>
              <w:ins w:author="Anonymous" w:id="55" w:date="2026-09-24T05:26:08Z">
                <w:sdt>
                  <w:sdtPr>
                    <w:id w:val="-1964246504"/>
                    <w:tag w:val="goog_rdk_3608"/>
                  </w:sdtPr>
                  <w:sdtContent>
                    <w:del w:author="Anonymous" w:id="17" w:date="2026-09-24T05:24:15Z"/>
                  </w:sdtContent>
                </w:sdt>
              </w:ins>
              <w:sdt>
                <w:sdtPr>
                  <w:id w:val="-1610187505"/>
                  <w:tag w:val="goog_rdk_3609"/>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m4zjg7xj55bq" w:id="331"/>
                  <w:bookmarkEnd w:id="331"/>
                </w:del>
              </w:ins>
            </w:sdtContent>
          </w:sdt>
        </w:p>
      </w:sdtContent>
    </w:sdt>
    <w:sdt>
      <w:sdtPr>
        <w:id w:val="1560992238"/>
        <w:tag w:val="goog_rdk_3614"/>
      </w:sdtPr>
      <w:sdtContent>
        <w:p w:rsidR="00000000" w:rsidDel="00000000" w:rsidP="00000000" w:rsidRDefault="00000000" w:rsidRPr="00000000" w14:paraId="00000317">
          <w:pPr>
            <w:pStyle w:val="Heading1"/>
            <w:rPr>
              <w:ins w:author="Anonymous" w:id="55" w:date="2026-09-24T05:26:08Z"/>
              <w:del w:author="Anonymous" w:id="17" w:date="2026-09-24T05:24:15Z"/>
              <w:rPrChange w:author="Anonymous" w:id="126" w:date="2026-09-24T05:26:08Z">
                <w:rPr>
                  <w:rFonts w:ascii="Cambria" w:cs="Cambria" w:eastAsia="Cambria" w:hAnsi="Cambria"/>
                  <w:sz w:val="24"/>
                  <w:szCs w:val="24"/>
                </w:rPr>
              </w:rPrChange>
            </w:rPr>
          </w:pPr>
          <w:sdt>
            <w:sdtPr>
              <w:id w:val="-1767113235"/>
              <w:tag w:val="goog_rdk_3611"/>
            </w:sdtPr>
            <w:sdtContent>
              <w:ins w:author="Anonymous" w:id="55" w:date="2026-09-24T05:26:08Z">
                <w:sdt>
                  <w:sdtPr>
                    <w:id w:val="-1418170779"/>
                    <w:tag w:val="goog_rdk_3612"/>
                  </w:sdtPr>
                  <w:sdtContent>
                    <w:del w:author="Anonymous" w:id="17" w:date="2026-09-24T05:24:15Z"/>
                  </w:sdtContent>
                </w:sdt>
              </w:ins>
              <w:sdt>
                <w:sdtPr>
                  <w:id w:val="1371379073"/>
                  <w:tag w:val="goog_rdk_3613"/>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y3cojgletb0o" w:id="332"/>
                  <w:bookmarkEnd w:id="332"/>
                </w:del>
              </w:ins>
            </w:sdtContent>
          </w:sdt>
        </w:p>
      </w:sdtContent>
    </w:sdt>
    <w:sdt>
      <w:sdtPr>
        <w:id w:val="1501666348"/>
        <w:tag w:val="goog_rdk_3618"/>
      </w:sdtPr>
      <w:sdtContent>
        <w:p w:rsidR="00000000" w:rsidDel="00000000" w:rsidP="00000000" w:rsidRDefault="00000000" w:rsidRPr="00000000" w14:paraId="00000318">
          <w:pPr>
            <w:pStyle w:val="Heading1"/>
            <w:rPr>
              <w:ins w:author="Anonymous" w:id="55" w:date="2026-09-24T05:26:08Z"/>
              <w:del w:author="Anonymous" w:id="17" w:date="2026-09-24T05:24:15Z"/>
              <w:rPrChange w:author="Anonymous" w:id="126" w:date="2026-09-24T05:26:08Z">
                <w:rPr>
                  <w:rFonts w:ascii="Cambria" w:cs="Cambria" w:eastAsia="Cambria" w:hAnsi="Cambria"/>
                  <w:sz w:val="24"/>
                  <w:szCs w:val="24"/>
                </w:rPr>
              </w:rPrChange>
            </w:rPr>
          </w:pPr>
          <w:sdt>
            <w:sdtPr>
              <w:id w:val="208891002"/>
              <w:tag w:val="goog_rdk_3615"/>
            </w:sdtPr>
            <w:sdtContent>
              <w:ins w:author="Anonymous" w:id="55" w:date="2026-09-24T05:26:08Z">
                <w:sdt>
                  <w:sdtPr>
                    <w:id w:val="-1744151149"/>
                    <w:tag w:val="goog_rdk_3616"/>
                  </w:sdtPr>
                  <w:sdtContent>
                    <w:del w:author="Anonymous" w:id="17" w:date="2026-09-24T05:24:15Z"/>
                  </w:sdtContent>
                </w:sdt>
              </w:ins>
              <w:sdt>
                <w:sdtPr>
                  <w:id w:val="164258094"/>
                  <w:tag w:val="goog_rdk_3617"/>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2rwvft9oxh4e" w:id="333"/>
                  <w:bookmarkEnd w:id="333"/>
                </w:del>
              </w:ins>
            </w:sdtContent>
          </w:sdt>
        </w:p>
      </w:sdtContent>
    </w:sdt>
    <w:sdt>
      <w:sdtPr>
        <w:id w:val="-362981224"/>
        <w:tag w:val="goog_rdk_3622"/>
      </w:sdtPr>
      <w:sdtContent>
        <w:p w:rsidR="00000000" w:rsidDel="00000000" w:rsidP="00000000" w:rsidRDefault="00000000" w:rsidRPr="00000000" w14:paraId="00000319">
          <w:pPr>
            <w:pStyle w:val="Heading1"/>
            <w:rPr>
              <w:ins w:author="Anonymous" w:id="55" w:date="2026-09-24T05:26:08Z"/>
              <w:del w:author="Anonymous" w:id="17" w:date="2026-09-24T05:24:15Z"/>
              <w:rPrChange w:author="Anonymous" w:id="126" w:date="2026-09-24T05:26:08Z">
                <w:rPr>
                  <w:rFonts w:ascii="Cambria" w:cs="Cambria" w:eastAsia="Cambria" w:hAnsi="Cambria"/>
                  <w:sz w:val="24"/>
                  <w:szCs w:val="24"/>
                </w:rPr>
              </w:rPrChange>
            </w:rPr>
          </w:pPr>
          <w:sdt>
            <w:sdtPr>
              <w:id w:val="-1192626796"/>
              <w:tag w:val="goog_rdk_3619"/>
            </w:sdtPr>
            <w:sdtContent>
              <w:ins w:author="Anonymous" w:id="55" w:date="2026-09-24T05:26:08Z">
                <w:sdt>
                  <w:sdtPr>
                    <w:id w:val="-1198330616"/>
                    <w:tag w:val="goog_rdk_3620"/>
                  </w:sdtPr>
                  <w:sdtContent>
                    <w:del w:author="Anonymous" w:id="17" w:date="2026-09-24T05:24:15Z"/>
                  </w:sdtContent>
                </w:sdt>
              </w:ins>
              <w:sdt>
                <w:sdtPr>
                  <w:id w:val="-1371238573"/>
                  <w:tag w:val="goog_rdk_3621"/>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bookmarkStart w:colFirst="0" w:colLast="0" w:name="_heading=h.wudyaw55aq6t" w:id="334"/>
                  <w:bookmarkEnd w:id="334"/>
                </w:del>
              </w:ins>
            </w:sdtContent>
          </w:sdt>
        </w:p>
      </w:sdtContent>
    </w:sdt>
    <w:sdt>
      <w:sdtPr>
        <w:id w:val="817070972"/>
        <w:tag w:val="goog_rdk_3626"/>
      </w:sdtPr>
      <w:sdtContent>
        <w:p w:rsidR="00000000" w:rsidDel="00000000" w:rsidP="00000000" w:rsidRDefault="00000000" w:rsidRPr="00000000" w14:paraId="0000031A">
          <w:pPr>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757059218"/>
              <w:tag w:val="goog_rdk_3623"/>
            </w:sdtPr>
            <w:sdtContent>
              <w:ins w:author="Anonymous" w:id="55" w:date="2026-09-24T05:26:08Z">
                <w:sdt>
                  <w:sdtPr>
                    <w:id w:val="-1167393718"/>
                    <w:tag w:val="goog_rdk_3624"/>
                  </w:sdtPr>
                  <w:sdtContent>
                    <w:del w:author="Anonymous" w:id="17" w:date="2026-09-24T05:24:15Z"/>
                  </w:sdtContent>
                </w:sdt>
              </w:ins>
              <w:sdt>
                <w:sdtPr>
                  <w:id w:val="1970225662"/>
                  <w:tag w:val="goog_rdk_3625"/>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Home Page</w:delText>
                      </w:r>
                    </w:del>
                  </w:ins>
                </w:sdtContent>
              </w:sdt>
              <w:ins w:author="Anonymous" w:id="55" w:date="2026-09-24T05:26:08Z">
                <w:del w:author="Anonymous" w:id="17" w:date="2026-09-24T05:24:15Z"/>
              </w:ins>
            </w:sdtContent>
          </w:sdt>
        </w:p>
      </w:sdtContent>
    </w:sdt>
    <w:sdt>
      <w:sdtPr>
        <w:id w:val="349870511"/>
        <w:tag w:val="goog_rdk_3630"/>
      </w:sdtPr>
      <w:sdtContent>
        <w:p w:rsidR="00000000" w:rsidDel="00000000" w:rsidP="00000000" w:rsidRDefault="00000000" w:rsidRPr="00000000" w14:paraId="0000031B">
          <w:pPr>
            <w:pStyle w:val="Heading1"/>
            <w:ind w:left="720" w:firstLine="0"/>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617443106"/>
              <w:tag w:val="goog_rdk_3627"/>
            </w:sdtPr>
            <w:sdtContent>
              <w:ins w:author="Anonymous" w:id="55" w:date="2026-09-24T05:26:08Z">
                <w:sdt>
                  <w:sdtPr>
                    <w:id w:val="-6869871"/>
                    <w:tag w:val="goog_rdk_3628"/>
                  </w:sdtPr>
                  <w:sdtContent>
                    <w:del w:author="Anonymous" w:id="17" w:date="2026-09-24T05:24:15Z"/>
                  </w:sdtContent>
                </w:sdt>
              </w:ins>
              <w:sdt>
                <w:sdtPr>
                  <w:id w:val="-781732489"/>
                  <w:tag w:val="goog_rdk_3629"/>
                </w:sdtPr>
                <w:sdtContent>
                  <w:ins w:author="Anonymous" w:id="55" w:date="2026-09-24T05:26:08Z">
                    <w:del w:author="Anonymous" w:id="17" w:date="2026-09-24T05:24:15Z">
                      <w:r w:rsidDel="00000000" w:rsidR="00000000" w:rsidRPr="00000000">
                        <w:rPr>
                          <w:rFonts w:ascii="Cambria" w:cs="Cambria" w:eastAsia="Cambria" w:hAnsi="Cambria"/>
                          <w:b w:val="1"/>
                          <w:bCs w:val="1"/>
                          <w:strike w:val="1"/>
                          <w:u w:val="single"/>
                          <w:rtl w:val="0"/>
                          <w:rPrChange w:author="Sushanth G.k" w:id="3" w:date="2026-09-24T07:06:28Z">
                            <w:rPr>
                              <w:rFonts w:ascii="Cambria" w:cs="Cambria" w:eastAsia="Cambria" w:hAnsi="Cambria"/>
                              <w:sz w:val="24"/>
                              <w:szCs w:val="24"/>
                            </w:rPr>
                          </w:rPrChange>
                        </w:rPr>
                        <w:delText xml:space="preserve">Home Page: The main landing page introducing PocketSmart AI’s features with links to planner modules and user actions.</w:delText>
                      </w:r>
                    </w:del>
                  </w:ins>
                </w:sdtContent>
              </w:sdt>
              <w:ins w:author="Anonymous" w:id="55" w:date="2026-09-24T05:26:08Z">
                <w:del w:author="Anonymous" w:id="17" w:date="2026-09-24T05:24:15Z">
                  <w:bookmarkStart w:colFirst="0" w:colLast="0" w:name="_heading=h.62xlp04dbdm8" w:id="335"/>
                  <w:bookmarkEnd w:id="335"/>
                </w:del>
              </w:ins>
            </w:sdtContent>
          </w:sdt>
        </w:p>
      </w:sdtContent>
    </w:sdt>
    <w:sdt>
      <w:sdtPr>
        <w:id w:val="1378304842"/>
        <w:tag w:val="goog_rdk_3634"/>
      </w:sdtPr>
      <w:sdtContent>
        <w:p w:rsidR="00000000" w:rsidDel="00000000" w:rsidP="00000000" w:rsidRDefault="00000000" w:rsidRPr="00000000" w14:paraId="0000031C">
          <w:pPr>
            <w:rPr>
              <w:ins w:author="Anonymous" w:id="55" w:date="2026-09-24T05:26:08Z"/>
              <w:del w:author="Anonymous" w:id="17" w:date="2026-09-24T05:24:15Z"/>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pPr>
          <w:sdt>
            <w:sdtPr>
              <w:id w:val="-871500472"/>
              <w:tag w:val="goog_rdk_3631"/>
            </w:sdtPr>
            <w:sdtContent>
              <w:ins w:author="Anonymous" w:id="55" w:date="2026-09-24T05:26:08Z">
                <w:sdt>
                  <w:sdtPr>
                    <w:id w:val="1648426926"/>
                    <w:tag w:val="goog_rdk_3632"/>
                  </w:sdtPr>
                  <w:sdtContent>
                    <w:del w:author="Anonymous" w:id="17" w:date="2026-09-24T05:24:15Z">
                      <w:r w:rsidDel="00000000" w:rsidR="00000000" w:rsidRPr="00000000">
                        <w:rPr>
                          <w:rFonts w:ascii="Cambria" w:cs="Cambria" w:eastAsia="Cambria" w:hAnsi="Cambria"/>
                          <w:b w:val="1"/>
                          <w:bCs w:val="1"/>
                          <w:strike w:val="1"/>
                          <w:u w:val="single"/>
                          <w:rPrChange w:author="Sushanth G.k" w:id="3" w:date="2026-09-24T07:06:28Z">
                            <w:rPr>
                              <w:rFonts w:ascii="Cambria" w:cs="Cambria" w:eastAsia="Cambria" w:hAnsi="Cambria"/>
                              <w:sz w:val="24"/>
                              <w:szCs w:val="24"/>
                            </w:rPr>
                          </w:rPrChange>
                        </w:rPr>
                        <w:drawing>
                          <wp:inline distB="114300" distT="114300" distL="114300" distR="114300">
                            <wp:extent cx="5213475" cy="4140200"/>
                            <wp:effectExtent b="0" l="0" r="0" t="0"/>
                            <wp:docPr id="186" name="image20.png"/>
                            <a:graphic>
                              <a:graphicData uri="http://schemas.openxmlformats.org/drawingml/2006/picture">
                                <pic:pic>
                                  <pic:nvPicPr>
                                    <pic:cNvPr id="0" name="image20.png"/>
                                    <pic:cNvPicPr preferRelativeResize="0"/>
                                  </pic:nvPicPr>
                                  <pic:blipFill>
                                    <a:blip r:embed="rId50"/>
                                    <a:srcRect b="-23480" l="-17940" r="17940" t="23480"/>
                                    <a:stretch>
                                      <a:fillRect/>
                                    </a:stretch>
                                  </pic:blipFill>
                                  <pic:spPr>
                                    <a:xfrm>
                                      <a:off x="0" y="0"/>
                                      <a:ext cx="5213475" cy="4140200"/>
                                    </a:xfrm>
                                    <a:prstGeom prst="rect"/>
                                    <a:ln/>
                                  </pic:spPr>
                                </pic:pic>
                              </a:graphicData>
                            </a:graphic>
                          </wp:inline>
                        </w:drawing>
                      </w:r>
                    </w:del>
                  </w:sdtContent>
                </w:sdt>
              </w:ins>
              <w:sdt>
                <w:sdtPr>
                  <w:id w:val="277700069"/>
                  <w:tag w:val="goog_rdk_3633"/>
                </w:sdtPr>
                <w:sdtContent>
                  <w:ins w:author="Anonymous" w:id="55" w:date="2026-09-24T05:26:08Z">
                    <w:del w:author="Anonymous" w:id="17" w:date="2026-09-24T05:24:15Z">
                      <w:r w:rsidDel="00000000" w:rsidR="00000000" w:rsidRPr="00000000">
                        <w:rPr>
                          <w:rtl w:val="0"/>
                        </w:rPr>
                      </w:r>
                    </w:del>
                  </w:ins>
                </w:sdtContent>
              </w:sdt>
              <w:ins w:author="Anonymous" w:id="55" w:date="2026-09-24T05:26:08Z">
                <w:del w:author="Anonymous" w:id="17" w:date="2026-09-24T05:24:15Z"/>
              </w:ins>
            </w:sdtContent>
          </w:sdt>
        </w:p>
      </w:sdtContent>
    </w:sdt>
    <w:sdt>
      <w:sdtPr>
        <w:id w:val="-1367257610"/>
        <w:tag w:val="goog_rdk_3638"/>
      </w:sdtPr>
      <w:sdtContent>
        <w:p w:rsidR="00000000" w:rsidDel="00000000" w:rsidP="00000000" w:rsidRDefault="00000000" w:rsidRPr="00000000" w14:paraId="0000031D">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pPrChange w:author="Anonymous" w:id="0" w:date="2026-09-24T05:26:08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12373932"/>
              <w:tag w:val="goog_rdk_3636"/>
            </w:sdtPr>
            <w:sdtContent>
              <w:del w:author="Anonymous" w:id="17" w:date="2026-09-24T05:24:15Z"/>
              <w:sdt>
                <w:sdtPr>
                  <w:id w:val="1077731172"/>
                  <w:tag w:val="goog_rdk_3637"/>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tions tailored to the occasion, outfit, and budget, using Gemini-generated insights.</w:delText>
                    </w:r>
                  </w:del>
                </w:sdtContent>
              </w:sdt>
              <w:del w:author="Anonymous" w:id="17" w:date="2026-09-24T05:24:15Z"/>
            </w:sdtContent>
          </w:sdt>
        </w:p>
      </w:sdtContent>
    </w:sdt>
    <w:sdt>
      <w:sdtPr>
        <w:id w:val="-1275358535"/>
        <w:tag w:val="goog_rdk_3641"/>
      </w:sdtPr>
      <w:sdtContent>
        <w:p w:rsidR="00000000" w:rsidDel="00000000" w:rsidP="00000000" w:rsidRDefault="00000000" w:rsidRPr="00000000" w14:paraId="0000031E">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80762995"/>
              <w:tag w:val="goog_rdk_3639"/>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3810000" cy="7524750"/>
                      <wp:effectExtent b="0" l="0" r="0" t="0"/>
                      <wp:docPr id="208"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3810000" cy="7524750"/>
                              </a:xfrm>
                              <a:prstGeom prst="rect"/>
                              <a:ln/>
                            </pic:spPr>
                          </pic:pic>
                        </a:graphicData>
                      </a:graphic>
                    </wp:inline>
                  </w:drawing>
                </w:r>
              </w:del>
              <w:sdt>
                <w:sdtPr>
                  <w:id w:val="-57573053"/>
                  <w:tag w:val="goog_rdk_3640"/>
                </w:sdtPr>
                <w:sdtContent>
                  <w:del w:author="Anonymous" w:id="17" w:date="2026-09-24T05:24:15Z">
                    <w:r w:rsidDel="00000000" w:rsidR="00000000" w:rsidRPr="00000000">
                      <w:rPr>
                        <w:rtl w:val="0"/>
                      </w:rPr>
                    </w:r>
                  </w:del>
                </w:sdtContent>
              </w:sdt>
              <w:del w:author="Anonymous" w:id="17" w:date="2026-09-24T05:24:15Z"/>
            </w:sdtContent>
          </w:sdt>
        </w:p>
      </w:sdtContent>
    </w:sdt>
    <w:sdt>
      <w:sdtPr>
        <w:id w:val="566267972"/>
        <w:tag w:val="goog_rdk_3644"/>
      </w:sdtPr>
      <w:sdtContent>
        <w:p w:rsidR="00000000" w:rsidDel="00000000" w:rsidP="00000000" w:rsidRDefault="00000000" w:rsidRPr="00000000" w14:paraId="0000031F">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79183750"/>
              <w:tag w:val="goog_rdk_3642"/>
            </w:sdtPr>
            <w:sdtContent>
              <w:del w:author="Anonymous" w:id="17" w:date="2026-09-24T05:24:15Z"/>
              <w:sdt>
                <w:sdtPr>
                  <w:id w:val="95469850"/>
                  <w:tag w:val="goog_rdk_3643"/>
                </w:sdtPr>
                <w:sdtContent>
                  <w:del w:author="Anonymous" w:id="17" w:date="2026-09-24T05:24:15Z">
                    <w:r w:rsidDel="00000000" w:rsidR="00000000" w:rsidRPr="00000000">
                      <w:rPr>
                        <w:rtl w:val="0"/>
                      </w:rPr>
                    </w:r>
                  </w:del>
                </w:sdtContent>
              </w:sdt>
              <w:del w:author="Anonymous" w:id="17" w:date="2026-09-24T05:24:15Z"/>
            </w:sdtContent>
          </w:sdt>
        </w:p>
      </w:sdtContent>
    </w:sdt>
    <w:sdt>
      <w:sdtPr>
        <w:id w:val="1988137918"/>
        <w:tag w:val="goog_rdk_3647"/>
      </w:sdtPr>
      <w:sdtContent>
        <w:p w:rsidR="00000000" w:rsidDel="00000000" w:rsidP="00000000" w:rsidRDefault="00000000" w:rsidRPr="00000000" w14:paraId="00000320">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30293897"/>
              <w:tag w:val="goog_rdk_3645"/>
            </w:sdtPr>
            <w:sdtContent>
              <w:del w:author="Anonymous" w:id="17" w:date="2026-09-24T05:24:15Z"/>
              <w:sdt>
                <w:sdtPr>
                  <w:id w:val="-1266582034"/>
                  <w:tag w:val="goog_rdk_3646"/>
                </w:sdtPr>
                <w:sdtContent>
                  <w:del w:author="Anonymous" w:id="17" w:date="2026-09-24T05:24:15Z">
                    <w:r w:rsidDel="00000000" w:rsidR="00000000" w:rsidRPr="00000000">
                      <w:rPr>
                        <w:rtl w:val="0"/>
                      </w:rPr>
                    </w:r>
                  </w:del>
                </w:sdtContent>
              </w:sdt>
              <w:del w:author="Anonymous" w:id="17" w:date="2026-09-24T05:24:15Z"/>
            </w:sdtContent>
          </w:sdt>
        </w:p>
      </w:sdtContent>
    </w:sdt>
    <w:sdt>
      <w:sdtPr>
        <w:id w:val="1852568031"/>
        <w:tag w:val="goog_rdk_3650"/>
      </w:sdtPr>
      <w:sdtContent>
        <w:p w:rsidR="00000000" w:rsidDel="00000000" w:rsidP="00000000" w:rsidRDefault="00000000" w:rsidRPr="00000000" w14:paraId="00000321">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63074131"/>
              <w:tag w:val="goog_rdk_3648"/>
            </w:sdtPr>
            <w:sdtContent>
              <w:del w:author="Anonymous" w:id="17" w:date="2026-09-24T05:24:15Z"/>
              <w:sdt>
                <w:sdtPr>
                  <w:id w:val="1650547360"/>
                  <w:tag w:val="goog_rdk_3649"/>
                </w:sdtPr>
                <w:sdtContent>
                  <w:del w:author="Anonymous" w:id="17" w:date="2026-09-24T05:24:15Z">
                    <w:r w:rsidDel="00000000" w:rsidR="00000000" w:rsidRPr="00000000">
                      <w:rPr>
                        <w:rtl w:val="0"/>
                      </w:rPr>
                    </w:r>
                  </w:del>
                </w:sdtContent>
              </w:sdt>
              <w:del w:author="Anonymous" w:id="17" w:date="2026-09-24T05:24:15Z"/>
            </w:sdtContent>
          </w:sdt>
        </w:p>
      </w:sdtContent>
    </w:sdt>
    <w:sdt>
      <w:sdtPr>
        <w:id w:val="955899272"/>
        <w:tag w:val="goog_rdk_3653"/>
      </w:sdtPr>
      <w:sdtContent>
        <w:p w:rsidR="00000000" w:rsidDel="00000000" w:rsidP="00000000" w:rsidRDefault="00000000" w:rsidRPr="00000000" w14:paraId="00000322">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669541951"/>
              <w:tag w:val="goog_rdk_3651"/>
            </w:sdtPr>
            <w:sdtContent>
              <w:del w:author="Anonymous" w:id="17" w:date="2026-09-24T05:24:15Z"/>
              <w:sdt>
                <w:sdtPr>
                  <w:id w:val="-1625338779"/>
                  <w:tag w:val="goog_rdk_3652"/>
                </w:sdtPr>
                <w:sdtContent>
                  <w:del w:author="Anonymous" w:id="17" w:date="2026-09-24T05:24:15Z">
                    <w:r w:rsidDel="00000000" w:rsidR="00000000" w:rsidRPr="00000000">
                      <w:rPr>
                        <w:rtl w:val="0"/>
                      </w:rPr>
                    </w:r>
                  </w:del>
                </w:sdtContent>
              </w:sdt>
              <w:del w:author="Anonymous" w:id="17" w:date="2026-09-24T05:24:15Z"/>
            </w:sdtContent>
          </w:sdt>
        </w:p>
      </w:sdtContent>
    </w:sdt>
    <w:sdt>
      <w:sdtPr>
        <w:id w:val="470109069"/>
        <w:tag w:val="goog_rdk_3656"/>
      </w:sdtPr>
      <w:sdtContent>
        <w:p w:rsidR="00000000" w:rsidDel="00000000" w:rsidP="00000000" w:rsidRDefault="00000000" w:rsidRPr="00000000" w14:paraId="00000323">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52109885"/>
              <w:tag w:val="goog_rdk_3654"/>
            </w:sdtPr>
            <w:sdtContent>
              <w:del w:author="Anonymous" w:id="17" w:date="2026-09-24T05:24:15Z"/>
              <w:sdt>
                <w:sdtPr>
                  <w:id w:val="-1844759403"/>
                  <w:tag w:val="goog_rdk_3655"/>
                </w:sdtPr>
                <w:sdtContent>
                  <w:del w:author="Anonymous" w:id="17" w:date="2026-09-24T05:24:15Z">
                    <w:r w:rsidDel="00000000" w:rsidR="00000000" w:rsidRPr="00000000">
                      <w:rPr>
                        <w:rtl w:val="0"/>
                      </w:rPr>
                    </w:r>
                  </w:del>
                </w:sdtContent>
              </w:sdt>
              <w:del w:author="Anonymous" w:id="17" w:date="2026-09-24T05:24:15Z"/>
            </w:sdtContent>
          </w:sdt>
        </w:p>
      </w:sdtContent>
    </w:sdt>
    <w:sdt>
      <w:sdtPr>
        <w:id w:val="-219027870"/>
        <w:tag w:val="goog_rdk_3659"/>
      </w:sdtPr>
      <w:sdtContent>
        <w:p w:rsidR="00000000" w:rsidDel="00000000" w:rsidP="00000000" w:rsidRDefault="00000000" w:rsidRPr="00000000" w14:paraId="00000324">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95864783"/>
              <w:tag w:val="goog_rdk_3657"/>
            </w:sdtPr>
            <w:sdtContent>
              <w:del w:author="Anonymous" w:id="17" w:date="2026-09-24T05:24:15Z"/>
              <w:sdt>
                <w:sdtPr>
                  <w:id w:val="1303154677"/>
                  <w:tag w:val="goog_rdk_3658"/>
                </w:sdtPr>
                <w:sdtContent>
                  <w:del w:author="Anonymous" w:id="17" w:date="2026-09-24T05:24:15Z">
                    <w:r w:rsidDel="00000000" w:rsidR="00000000" w:rsidRPr="00000000">
                      <w:rPr>
                        <w:rtl w:val="0"/>
                      </w:rPr>
                    </w:r>
                  </w:del>
                </w:sdtContent>
              </w:sdt>
              <w:del w:author="Anonymous" w:id="17" w:date="2026-09-24T05:24:15Z"/>
            </w:sdtContent>
          </w:sdt>
        </w:p>
      </w:sdtContent>
    </w:sdt>
    <w:sdt>
      <w:sdtPr>
        <w:id w:val="1089276732"/>
        <w:tag w:val="goog_rdk_3664"/>
      </w:sdtPr>
      <w:sdtContent>
        <w:p w:rsidR="00000000" w:rsidDel="00000000" w:rsidP="00000000" w:rsidRDefault="00000000" w:rsidRPr="00000000" w14:paraId="00000325">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59119730"/>
              <w:tag w:val="goog_rdk_3660"/>
            </w:sdtPr>
            <w:sdtContent>
              <w:del w:author="Anonymous" w:id="17" w:date="2026-09-24T05:24:15Z"/>
              <w:sdt>
                <w:sdtPr>
                  <w:id w:val="2113024036"/>
                  <w:tag w:val="goog_rdk_3661"/>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sz w:val="24"/>
                            <w:szCs w:val="24"/>
                          </w:rPr>
                        </w:rPrChange>
                      </w:rPr>
                      <w:delText xml:space="preserve">Recommendation History Page</w:delText>
                    </w:r>
                  </w:del>
                </w:sdtContent>
              </w:sdt>
              <w:del w:author="Anonymous" w:id="17" w:date="2026-09-24T05:24:15Z">
                <w:sdt>
                  <w:sdtPr>
                    <w:id w:val="1132986174"/>
                    <w:tag w:val="goog_rdk_366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 Displays a log of the user's past recommendation queries and results, allowing easy review and reuse of previous plans.</w:delText>
                    </w:r>
                  </w:sdtContent>
                </w:sdt>
                <w:sdt>
                  <w:sdtPr>
                    <w:id w:val="1556812545"/>
                    <w:tag w:val="goog_rdk_3663"/>
                  </w:sdtPr>
                  <w:sdtContent>
                    <w:r w:rsidDel="00000000" w:rsidR="00000000" w:rsidRPr="00000000">
                      <w:rPr>
                        <w:rtl w:val="0"/>
                      </w:rPr>
                    </w:r>
                  </w:sdtContent>
                </w:sdt>
              </w:del>
            </w:sdtContent>
          </w:sdt>
        </w:p>
      </w:sdtContent>
    </w:sdt>
    <w:sdt>
      <w:sdtPr>
        <w:id w:val="176893150"/>
        <w:tag w:val="goog_rdk_3670"/>
      </w:sdtPr>
      <w:sdtContent>
        <w:p w:rsidR="00000000" w:rsidDel="00000000" w:rsidP="00000000" w:rsidRDefault="00000000" w:rsidRPr="00000000" w14:paraId="00000326">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74344614"/>
              <w:tag w:val="goog_rdk_3665"/>
            </w:sdtPr>
            <w:sdtContent>
              <w:del w:author="Anonymous" w:id="17" w:date="2026-09-24T05:24:15Z"/>
              <w:sdt>
                <w:sdtPr>
                  <w:id w:val="412026587"/>
                  <w:tag w:val="goog_rdk_3666"/>
                </w:sdtPr>
                <w:sdtContent>
                  <w:del w:author="Anonymous" w:id="17" w:date="2026-09-24T05:24:15Z">
                    <w:r w:rsidDel="00000000" w:rsidR="00000000" w:rsidRPr="00000000">
                      <w:rPr>
                        <w:rtl w:val="0"/>
                      </w:rPr>
                    </w:r>
                  </w:del>
                </w:sdtContent>
              </w:sdt>
              <w:del w:author="Anonymous" w:id="17" w:date="2026-09-24T05:24:15Z"/>
            </w:sdtContent>
          </w:sdt>
          <w:sdt>
            <w:sdtPr>
              <w:id w:val="-123926109"/>
              <w:tag w:val="goog_rdk_3667"/>
            </w:sdtPr>
            <w:sdtContent>
              <w:ins w:author="Stephen Kutty" w:id="127" w:date="2026-09-23T12:09:55Z">
                <w:sdt>
                  <w:sdtPr>
                    <w:id w:val="711464426"/>
                    <w:tag w:val="goog_rdk_3668"/>
                  </w:sdtPr>
                  <w:sdtContent>
                    <w:del w:author="Anonymous" w:id="17" w:date="2026-09-24T05:24:15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192409</wp:posOffset>
                            </wp:positionV>
                            <wp:extent cx="5734050" cy="3157897"/>
                            <wp:effectExtent b="0" l="0" r="0" t="0"/>
                            <wp:wrapSquare wrapText="bothSides" distB="114300" distT="114300" distL="114300" distR="114300"/>
                            <wp:docPr id="202" name="image49.png"/>
                            <a:graphic>
                              <a:graphicData uri="http://schemas.openxmlformats.org/drawingml/2006/picture">
                                <pic:pic>
                                  <pic:nvPicPr>
                                    <pic:cNvPr id="0" name="image49.png"/>
                                    <pic:cNvPicPr preferRelativeResize="0"/>
                                  </pic:nvPicPr>
                                  <pic:blipFill>
                                    <a:blip r:embed="rId63"/>
                                    <a:srcRect b="0" l="0" r="0" t="0"/>
                                    <a:stretch>
                                      <a:fillRect/>
                                    </a:stretch>
                                  </pic:blipFill>
                                  <pic:spPr>
                                    <a:xfrm>
                                      <a:off x="0" y="0"/>
                                      <a:ext cx="5734050" cy="3157897"/>
                                    </a:xfrm>
                                    <a:prstGeom prst="rect"/>
                                    <a:ln/>
                                  </pic:spPr>
                                </pic:pic>
                              </a:graphicData>
                            </a:graphic>
                          </wp:anchor>
                        </w:drawing>
                      </w:r>
                    </w:del>
                  </w:sdtContent>
                </w:sdt>
              </w:ins>
            </w:sdtContent>
          </w:sdt>
          <w:sdt>
            <w:sdtPr>
              <w:id w:val="-806166139"/>
              <w:tag w:val="goog_rdk_3669"/>
            </w:sdtPr>
            <w:sdtContent>
              <w:del w:author="Anonymous" w:id="17" w:date="2026-09-24T05:24:15Z"/>
            </w:sdtContent>
          </w:sdt>
        </w:p>
      </w:sdtContent>
    </w:sdt>
    <w:sdt>
      <w:sdtPr>
        <w:id w:val="-753457318"/>
        <w:tag w:val="goog_rdk_3674"/>
      </w:sdtPr>
      <w:sdtContent>
        <w:p w:rsidR="00000000" w:rsidDel="00000000" w:rsidP="00000000" w:rsidRDefault="00000000" w:rsidRPr="00000000" w14:paraId="00000327">
          <w:pPr>
            <w:pStyle w:val="Heading1"/>
            <w:spacing w:line="259" w:lineRule="auto"/>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94060643"/>
              <w:tag w:val="goog_rdk_3671"/>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Cambria" w:cs="Cambria" w:eastAsia="Cambria" w:hAnsi="Cambria"/>
                        <w:sz w:val="24"/>
                        <w:szCs w:val="24"/>
                      </w:rPr>
                    </w:rPrChange>
                  </w:rPr>
                  <w:drawing>
                    <wp:inline distB="114300" distT="114300" distL="114300" distR="114300">
                      <wp:extent cx="5731200" cy="3911600"/>
                      <wp:effectExtent b="0" l="0" r="0" t="0"/>
                      <wp:docPr id="210" name="image49.png"/>
                      <a:graphic>
                        <a:graphicData uri="http://schemas.openxmlformats.org/drawingml/2006/picture">
                          <pic:pic>
                            <pic:nvPicPr>
                              <pic:cNvPr id="0" name="image49.png"/>
                              <pic:cNvPicPr preferRelativeResize="0"/>
                            </pic:nvPicPr>
                            <pic:blipFill>
                              <a:blip r:embed="rId63"/>
                              <a:srcRect b="0" l="0" r="0" t="0"/>
                              <a:stretch>
                                <a:fillRect/>
                              </a:stretch>
                            </pic:blipFill>
                            <pic:spPr>
                              <a:xfrm>
                                <a:off x="0" y="0"/>
                                <a:ext cx="5731200" cy="3911600"/>
                              </a:xfrm>
                              <a:prstGeom prst="rect"/>
                              <a:ln/>
                            </pic:spPr>
                          </pic:pic>
                        </a:graphicData>
                      </a:graphic>
                    </wp:inline>
                  </w:drawing>
                </w:r>
              </w:del>
              <w:sdt>
                <w:sdtPr>
                  <w:id w:val="-264404168"/>
                  <w:tag w:val="goog_rdk_3672"/>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sz w:val="24"/>
                            <w:szCs w:val="24"/>
                          </w:rPr>
                        </w:rPrChange>
                      </w:rPr>
                      <w:delText xml:space="preserve">aq</w:delText>
                    </w:r>
                  </w:del>
                </w:sdtContent>
              </w:sdt>
              <w:del w:author="Anonymous" w:id="17" w:date="2026-09-24T05:24:15Z">
                <w:sdt>
                  <w:sdtPr>
                    <w:id w:val="1716849953"/>
                    <w:tag w:val="goog_rdk_3673"/>
                  </w:sdtPr>
                  <w:sdtContent>
                    <w:r w:rsidDel="00000000" w:rsidR="00000000" w:rsidRPr="00000000">
                      <w:rPr>
                        <w:rtl w:val="0"/>
                      </w:rPr>
                    </w:r>
                  </w:sdtContent>
                </w:sdt>
              </w:del>
            </w:sdtContent>
          </w:sdt>
        </w:p>
      </w:sdtContent>
    </w:sdt>
    <w:sdt>
      <w:sdtPr>
        <w:id w:val="-199707031"/>
        <w:tag w:val="goog_rdk_3677"/>
      </w:sdtPr>
      <w:sdtContent>
        <w:p w:rsidR="00000000" w:rsidDel="00000000" w:rsidP="00000000" w:rsidRDefault="00000000" w:rsidRPr="00000000" w14:paraId="00000328">
          <w:pPr>
            <w:pStyle w:val="Heading1"/>
            <w:spacing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5605617"/>
              <w:tag w:val="goog_rdk_3675"/>
            </w:sdtPr>
            <w:sdtContent>
              <w:del w:author="Anonymous" w:id="17" w:date="2026-09-24T05:24:15Z"/>
              <w:sdt>
                <w:sdtPr>
                  <w:id w:val="-842650065"/>
                  <w:tag w:val="goog_rdk_3676"/>
                </w:sdtPr>
                <w:sdtContent>
                  <w:del w:author="Anonymous" w:id="17" w:date="2026-09-24T05:24:15Z">
                    <w:r w:rsidDel="00000000" w:rsidR="00000000" w:rsidRPr="00000000">
                      <w:rPr>
                        <w:rtl w:val="0"/>
                      </w:rPr>
                    </w:r>
                  </w:del>
                </w:sdtContent>
              </w:sdt>
              <w:del w:author="Anonymous" w:id="17" w:date="2026-09-24T05:24:15Z"/>
            </w:sdtContent>
          </w:sdt>
        </w:p>
      </w:sdtContent>
    </w:sdt>
    <w:sdt>
      <w:sdtPr>
        <w:id w:val="-284119455"/>
        <w:tag w:val="goog_rdk_3680"/>
      </w:sdtPr>
      <w:sdtContent>
        <w:p w:rsidR="00000000" w:rsidDel="00000000" w:rsidP="00000000" w:rsidRDefault="00000000" w:rsidRPr="00000000" w14:paraId="00000329">
          <w:pPr>
            <w:pStyle w:val="Heading1"/>
            <w:spacing w:after="160" w:line="259" w:lineRule="auto"/>
            <w:rPr>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131203660"/>
              <w:tag w:val="goog_rdk_3678"/>
            </w:sdtPr>
            <w:sdtContent>
              <w:del w:author="Anonymous" w:id="17" w:date="2026-09-24T05:24:15Z"/>
              <w:sdt>
                <w:sdtPr>
                  <w:id w:val="1617611610"/>
                  <w:tag w:val="goog_rdk_3679"/>
                </w:sdtPr>
                <w:sdtContent>
                  <w:del w:author="Anonymous" w:id="17" w:date="2026-09-24T05:24:15Z">
                    <w:r w:rsidDel="00000000" w:rsidR="00000000" w:rsidRPr="00000000">
                      <w:rPr>
                        <w:rtl w:val="0"/>
                      </w:rPr>
                    </w:r>
                  </w:del>
                </w:sdtContent>
              </w:sdt>
              <w:del w:author="Anonymous" w:id="17" w:date="2026-09-24T05:24:15Z"/>
            </w:sdtContent>
          </w:sdt>
        </w:p>
      </w:sdtContent>
    </w:sdt>
    <w:sdt>
      <w:sdtPr>
        <w:id w:val="-1669915267"/>
        <w:tag w:val="goog_rdk_3683"/>
      </w:sdtPr>
      <w:sdtContent>
        <w:p w:rsidR="00000000" w:rsidDel="00000000" w:rsidP="00000000" w:rsidRDefault="00000000" w:rsidRPr="00000000" w14:paraId="0000032A">
          <w:pPr>
            <w:pStyle w:val="Heading1"/>
            <w:spacing w:after="280" w:before="280" w:line="240" w:lineRule="auto"/>
            <w:rPr>
              <w:del w:author="Anonymous" w:id="17" w:date="2026-09-24T05:24:15Z"/>
              <w:rFonts w:ascii="Calibri" w:cs="Calibri" w:eastAsia="Calibri" w:hAnsi="Calibri"/>
              <w:strike w:val="1"/>
              <w:highlight w:val="black"/>
              <w:u w:val="single"/>
              <w:rPrChange w:author="Anonymous" w:id="63" w:date="2026-09-24T05:24:15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658202798"/>
              <w:tag w:val="goog_rdk_3681"/>
            </w:sdtPr>
            <w:sdtContent>
              <w:del w:author="Anonymous" w:id="17" w:date="2026-09-24T05:24:15Z"/>
              <w:sdt>
                <w:sdtPr>
                  <w:id w:val="-728266352"/>
                  <w:tag w:val="goog_rdk_3682"/>
                </w:sdtPr>
                <w:sdtContent>
                  <w:del w:author="Anonymous" w:id="17" w:date="2026-09-24T05:24:15Z">
                    <w:r w:rsidDel="00000000" w:rsidR="00000000" w:rsidRPr="00000000">
                      <w:rPr>
                        <w:rtl w:val="0"/>
                      </w:rPr>
                    </w:r>
                  </w:del>
                </w:sdtContent>
              </w:sdt>
              <w:del w:author="Anonymous" w:id="17" w:date="2026-09-24T05:24:15Z"/>
            </w:sdtContent>
          </w:sdt>
        </w:p>
      </w:sdtContent>
    </w:sdt>
    <w:sdt>
      <w:sdtPr>
        <w:id w:val="-1784705946"/>
        <w:tag w:val="goog_rdk_3686"/>
      </w:sdtPr>
      <w:sdtContent>
        <w:p w:rsidR="00000000" w:rsidDel="00000000" w:rsidP="00000000" w:rsidRDefault="00000000" w:rsidRPr="00000000" w14:paraId="0000032B">
          <w:pPr>
            <w:pStyle w:val="Heading1"/>
            <w:spacing w:after="280" w:before="280" w:line="240" w:lineRule="auto"/>
            <w:rPr>
              <w:del w:author="Anonymous" w:id="17" w:date="2026-09-24T05:24:15Z"/>
              <w:rFonts w:ascii="Calibri" w:cs="Calibri" w:eastAsia="Calibri" w:hAnsi="Calibri"/>
              <w:strike w:val="1"/>
              <w:highlight w:val="black"/>
              <w:u w:val="single"/>
              <w:rPrChange w:author="Anonymous" w:id="63" w:date="2026-09-24T05:24:15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948210819"/>
              <w:tag w:val="goog_rdk_3684"/>
            </w:sdtPr>
            <w:sdtContent>
              <w:del w:author="Anonymous" w:id="17" w:date="2026-09-24T05:24:15Z"/>
              <w:sdt>
                <w:sdtPr>
                  <w:id w:val="1852024716"/>
                  <w:tag w:val="goog_rdk_3685"/>
                </w:sdtPr>
                <w:sdtContent>
                  <w:del w:author="Anonymous" w:id="17" w:date="2026-09-24T05:24:15Z">
                    <w:r w:rsidDel="00000000" w:rsidR="00000000" w:rsidRPr="00000000">
                      <w:rPr>
                        <w:rtl w:val="0"/>
                      </w:rPr>
                    </w:r>
                  </w:del>
                </w:sdtContent>
              </w:sdt>
              <w:del w:author="Anonymous" w:id="17" w:date="2026-09-24T05:24:15Z"/>
            </w:sdtContent>
          </w:sdt>
        </w:p>
      </w:sdtContent>
    </w:sdt>
    <w:sdt>
      <w:sdtPr>
        <w:id w:val="-168426107"/>
        <w:tag w:val="goog_rdk_3694"/>
      </w:sdtPr>
      <w:sdtContent>
        <w:p w:rsidR="00000000" w:rsidDel="00000000" w:rsidP="00000000" w:rsidRDefault="00000000" w:rsidRPr="00000000" w14:paraId="0000032C">
          <w:pPr>
            <w:pStyle w:val="Heading1"/>
            <w:spacing w:after="280" w:before="280" w:line="240" w:lineRule="auto"/>
            <w:rPr>
              <w:del w:author="Anonymous" w:id="17" w:date="2026-09-24T05:24:15Z"/>
              <w:rFonts w:ascii="Calibri" w:cs="Calibri" w:eastAsia="Calibri" w:hAnsi="Calibri"/>
              <w:strike w:val="1"/>
              <w:highlight w:val="black"/>
              <w:u w:val="single"/>
              <w:rPrChange w:author="Sushanth G.k" w:id="3" w:date="2026-09-24T07:06:28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760436219"/>
              <w:tag w:val="goog_rdk_3689"/>
            </w:sdtPr>
            <w:sdtContent>
              <w:ins w:author="CS 2501111058202" w:id="128" w:date="2026-09-22T15:16:18Z">
                <w:sdt>
                  <w:sdtPr>
                    <w:id w:val="1381255899"/>
                    <w:tag w:val="goog_rdk_3690"/>
                  </w:sdtPr>
                  <w:sdtContent>
                    <w:del w:author="Anonymous" w:id="17" w:date="2026-09-24T05:24:15Z"/>
                  </w:sdtContent>
                </w:sdt>
              </w:ins>
              <w:sdt>
                <w:sdtPr>
                  <w:id w:val="-1800943204"/>
                  <w:tag w:val="goog_rdk_3691"/>
                </w:sdtPr>
                <w:sdtContent>
                  <w:ins w:author="CS 2501111058202" w:id="128" w:date="2026-09-22T15:16:18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Times New Roman" w:cs="Times New Roman" w:eastAsia="Times New Roman" w:hAnsi="Times New Roman"/>
                              <w:b w:val="1"/>
                              <w:bCs w:val="1"/>
                              <w:sz w:val="24"/>
                              <w:szCs w:val="24"/>
                            </w:rPr>
                          </w:rPrChange>
                        </w:rPr>
                        <w:delText xml:space="preserve">          n  </w:delText>
                      </w:r>
                    </w:del>
                  </w:ins>
                </w:sdtContent>
              </w:sdt>
              <w:ins w:author="CS 2501111058202" w:id="128" w:date="2026-09-22T15:16:18Z">
                <w:del w:author="Anonymous" w:id="17" w:date="2026-09-24T05:24:15Z"/>
              </w:ins>
            </w:sdtContent>
          </w:sdt>
          <w:sdt>
            <w:sdtPr>
              <w:id w:val="-1131598659"/>
              <w:tag w:val="goog_rdk_3692"/>
            </w:sdtPr>
            <w:sdtContent>
              <w:del w:author="Anonymous" w:id="17" w:date="2026-09-24T05:24:15Z"/>
              <w:sdt>
                <w:sdtPr>
                  <w:id w:val="575458772"/>
                  <w:tag w:val="goog_rdk_3693"/>
                </w:sdtPr>
                <w:sdtContent>
                  <w:del w:author="Anonymous" w:id="17" w:date="2026-09-24T05:24:15Z">
                    <w:r w:rsidDel="00000000" w:rsidR="00000000" w:rsidRPr="00000000">
                      <w:rPr>
                        <w:rtl w:val="0"/>
                      </w:rPr>
                    </w:r>
                  </w:del>
                </w:sdtContent>
              </w:sdt>
              <w:del w:author="Anonymous" w:id="17" w:date="2026-09-24T05:24:15Z"/>
            </w:sdtContent>
          </w:sdt>
        </w:p>
      </w:sdtContent>
    </w:sdt>
    <w:sdt>
      <w:sdtPr>
        <w:id w:val="123116452"/>
        <w:tag w:val="goog_rdk_3697"/>
      </w:sdtPr>
      <w:sdtContent>
        <w:p w:rsidR="00000000" w:rsidDel="00000000" w:rsidP="00000000" w:rsidRDefault="00000000" w:rsidRPr="00000000" w14:paraId="0000032D">
          <w:pPr>
            <w:pStyle w:val="Heading1"/>
            <w:spacing w:after="280" w:before="280" w:line="240" w:lineRule="auto"/>
            <w:rPr>
              <w:del w:author="Anonymous" w:id="17" w:date="2026-09-24T05:24:15Z"/>
              <w:rFonts w:ascii="Calibri" w:cs="Calibri" w:eastAsia="Calibri" w:hAnsi="Calibri"/>
              <w:strike w:val="1"/>
              <w:highlight w:val="black"/>
              <w:u w:val="single"/>
              <w:rPrChange w:author="Anonymous" w:id="63" w:date="2026-09-24T05:24:15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531441941"/>
              <w:tag w:val="goog_rdk_3695"/>
            </w:sdtPr>
            <w:sdtContent>
              <w:del w:author="Anonymous" w:id="17" w:date="2026-09-24T05:24:15Z"/>
              <w:sdt>
                <w:sdtPr>
                  <w:id w:val="1147339391"/>
                  <w:tag w:val="goog_rdk_3696"/>
                </w:sdtPr>
                <w:sdtContent>
                  <w:del w:author="Anonymous" w:id="17" w:date="2026-09-24T05:24:15Z">
                    <w:r w:rsidDel="00000000" w:rsidR="00000000" w:rsidRPr="00000000">
                      <w:rPr>
                        <w:rtl w:val="0"/>
                      </w:rPr>
                    </w:r>
                  </w:del>
                </w:sdtContent>
              </w:sdt>
              <w:del w:author="Anonymous" w:id="17" w:date="2026-09-24T05:24:15Z"/>
            </w:sdtContent>
          </w:sdt>
        </w:p>
      </w:sdtContent>
    </w:sdt>
    <w:sdt>
      <w:sdtPr>
        <w:id w:val="1503651532"/>
        <w:tag w:val="goog_rdk_3700"/>
      </w:sdtPr>
      <w:sdtContent>
        <w:p w:rsidR="00000000" w:rsidDel="00000000" w:rsidP="00000000" w:rsidRDefault="00000000" w:rsidRPr="00000000" w14:paraId="0000032E">
          <w:pPr>
            <w:pStyle w:val="Heading1"/>
            <w:spacing w:after="280" w:before="280" w:line="240" w:lineRule="auto"/>
            <w:rPr>
              <w:del w:author="Anonymous" w:id="17" w:date="2026-09-24T05:24:15Z"/>
              <w:rFonts w:ascii="Calibri" w:cs="Calibri" w:eastAsia="Calibri" w:hAnsi="Calibri"/>
              <w:strike w:val="1"/>
              <w:highlight w:val="black"/>
              <w:u w:val="single"/>
              <w:rPrChange w:author="Anonymous" w:id="63" w:date="2026-09-24T05:24:15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270913239"/>
              <w:tag w:val="goog_rdk_3698"/>
            </w:sdtPr>
            <w:sdtContent>
              <w:del w:author="Anonymous" w:id="17" w:date="2026-09-24T05:24:15Z"/>
              <w:sdt>
                <w:sdtPr>
                  <w:id w:val="-1028023520"/>
                  <w:tag w:val="goog_rdk_3699"/>
                </w:sdtPr>
                <w:sdtContent>
                  <w:del w:author="Anonymous" w:id="17" w:date="2026-09-24T05:24:15Z">
                    <w:r w:rsidDel="00000000" w:rsidR="00000000" w:rsidRPr="00000000">
                      <w:rPr>
                        <w:rtl w:val="0"/>
                      </w:rPr>
                    </w:r>
                  </w:del>
                </w:sdtContent>
              </w:sdt>
              <w:del w:author="Anonymous" w:id="17" w:date="2026-09-24T05:24:15Z"/>
            </w:sdtContent>
          </w:sdt>
        </w:p>
      </w:sdtContent>
    </w:sdt>
    <w:sdt>
      <w:sdtPr>
        <w:id w:val="-871682883"/>
        <w:tag w:val="goog_rdk_3703"/>
      </w:sdtPr>
      <w:sdtContent>
        <w:p w:rsidR="00000000" w:rsidDel="00000000" w:rsidP="00000000" w:rsidRDefault="00000000" w:rsidRPr="00000000" w14:paraId="0000032F">
          <w:pPr>
            <w:pStyle w:val="Heading1"/>
            <w:spacing w:after="280" w:before="280" w:line="240" w:lineRule="auto"/>
            <w:rPr>
              <w:del w:author="Anonymous" w:id="17" w:date="2026-09-24T05:24:15Z"/>
              <w:rFonts w:ascii="Calibri" w:cs="Calibri" w:eastAsia="Calibri" w:hAnsi="Calibri"/>
              <w:strike w:val="1"/>
              <w:highlight w:val="black"/>
              <w:u w:val="single"/>
              <w:rPrChange w:author="Anonymous" w:id="63" w:date="2026-09-24T05:24:15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575687681"/>
              <w:tag w:val="goog_rdk_3701"/>
            </w:sdtPr>
            <w:sdtContent>
              <w:del w:author="Anonymous" w:id="17" w:date="2026-09-24T05:24:15Z"/>
              <w:sdt>
                <w:sdtPr>
                  <w:id w:val="-1078622588"/>
                  <w:tag w:val="goog_rdk_3702"/>
                </w:sdtPr>
                <w:sdtContent>
                  <w:del w:author="Anonymous" w:id="17" w:date="2026-09-24T05:24:15Z">
                    <w:r w:rsidDel="00000000" w:rsidR="00000000" w:rsidRPr="00000000">
                      <w:rPr>
                        <w:rtl w:val="0"/>
                      </w:rPr>
                    </w:r>
                  </w:del>
                </w:sdtContent>
              </w:sdt>
              <w:del w:author="Anonymous" w:id="17" w:date="2026-09-24T05:24:15Z"/>
            </w:sdtContent>
          </w:sdt>
        </w:p>
      </w:sdtContent>
    </w:sdt>
    <w:sdt>
      <w:sdtPr>
        <w:id w:val="-1912484516"/>
        <w:tag w:val="goog_rdk_3706"/>
      </w:sdtPr>
      <w:sdtContent>
        <w:p w:rsidR="00000000" w:rsidDel="00000000" w:rsidP="00000000" w:rsidRDefault="00000000" w:rsidRPr="00000000" w14:paraId="00000330">
          <w:pPr>
            <w:pStyle w:val="Heading1"/>
            <w:spacing w:after="280" w:before="280" w:line="240" w:lineRule="auto"/>
            <w:rPr>
              <w:del w:author="Anonymous" w:id="17" w:date="2026-09-24T05:24:15Z"/>
              <w:rFonts w:ascii="Calibri" w:cs="Calibri" w:eastAsia="Calibri" w:hAnsi="Calibri"/>
              <w:strike w:val="1"/>
              <w:highlight w:val="black"/>
              <w:u w:val="single"/>
              <w:rPrChange w:author="Anonymous" w:id="63" w:date="2026-09-24T05:24:15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659001471"/>
              <w:tag w:val="goog_rdk_3704"/>
            </w:sdtPr>
            <w:sdtContent>
              <w:del w:author="Anonymous" w:id="17" w:date="2026-09-24T05:24:15Z"/>
              <w:sdt>
                <w:sdtPr>
                  <w:id w:val="-678419302"/>
                  <w:tag w:val="goog_rdk_3705"/>
                </w:sdtPr>
                <w:sdtContent>
                  <w:del w:author="Anonymous" w:id="17" w:date="2026-09-24T05:24:15Z">
                    <w:r w:rsidDel="00000000" w:rsidR="00000000" w:rsidRPr="00000000">
                      <w:rPr>
                        <w:rtl w:val="0"/>
                      </w:rPr>
                    </w:r>
                  </w:del>
                </w:sdtContent>
              </w:sdt>
              <w:del w:author="Anonymous" w:id="17" w:date="2026-09-24T05:24:15Z"/>
            </w:sdtContent>
          </w:sdt>
        </w:p>
      </w:sdtContent>
    </w:sdt>
    <w:sdt>
      <w:sdtPr>
        <w:id w:val="1140801212"/>
        <w:tag w:val="goog_rdk_3713"/>
      </w:sdtPr>
      <w:sdtContent>
        <w:p w:rsidR="00000000" w:rsidDel="00000000" w:rsidP="00000000" w:rsidRDefault="00000000" w:rsidRPr="00000000" w14:paraId="00000331">
          <w:pPr>
            <w:pStyle w:val="Heading1"/>
            <w:spacing w:after="280" w:before="280" w:line="240" w:lineRule="auto"/>
            <w:rPr>
              <w:del w:author="Anonymous" w:id="17" w:date="2026-09-24T05:24:15Z"/>
              <w:rFonts w:ascii="Calibri" w:cs="Calibri" w:eastAsia="Calibri" w:hAnsi="Calibri"/>
              <w:strike w:val="1"/>
              <w:highlight w:val="black"/>
              <w:u w:val="single"/>
              <w:rPrChange w:author="Sushanth G.k" w:id="3" w:date="2026-09-24T07:06:28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158622274"/>
              <w:tag w:val="goog_rdk_3709"/>
            </w:sdtPr>
            <w:sdtContent>
              <w:ins w:author="Nathin S S" w:id="129" w:date="2026-09-23T07:19:19Z">
                <w:sdt>
                  <w:sdtPr>
                    <w:id w:val="1311770125"/>
                    <w:tag w:val="goog_rdk_3710"/>
                  </w:sdtPr>
                  <w:sdtContent>
                    <w:del w:author="Anonymous" w:id="17" w:date="2026-09-24T05:24:15Z">
                      <w:r w:rsidDel="00000000" w:rsidR="00000000" w:rsidRPr="00000000">
                        <w:rPr>
                          <w:rFonts w:ascii="Calibri" w:cs="Calibri" w:eastAsia="Calibri" w:hAnsi="Calibri"/>
                          <w:strike w:val="1"/>
                          <w:highlight w:val="black"/>
                          <w:u w:val="single"/>
                          <w:rPrChange w:author="Sushanth G.k" w:id="3" w:date="2026-09-24T07:06:28Z">
                            <w:rPr>
                              <w:rFonts w:ascii="Times New Roman" w:cs="Times New Roman" w:eastAsia="Times New Roman" w:hAnsi="Times New Roman"/>
                              <w:b w:val="1"/>
                              <w:bCs w:val="1"/>
                              <w:sz w:val="24"/>
                              <w:szCs w:val="24"/>
                            </w:rPr>
                          </w:rPrChange>
                        </w:rPr>
                        <w:drawing>
                          <wp:inline distB="114300" distT="114300" distL="114300" distR="114300">
                            <wp:extent cx="704850" cy="704850"/>
                            <wp:effectExtent b="0" l="0" r="0" t="0"/>
                            <wp:docPr id="148" name="image5.png"/>
                            <a:graphic>
                              <a:graphicData uri="http://schemas.openxmlformats.org/drawingml/2006/picture">
                                <pic:pic>
                                  <pic:nvPicPr>
                                    <pic:cNvPr id="0" name="image5.png"/>
                                    <pic:cNvPicPr preferRelativeResize="0"/>
                                  </pic:nvPicPr>
                                  <pic:blipFill>
                                    <a:blip r:embed="rId64"/>
                                    <a:srcRect b="0" l="0" r="0" t="0"/>
                                    <a:stretch>
                                      <a:fillRect/>
                                    </a:stretch>
                                  </pic:blipFill>
                                  <pic:spPr>
                                    <a:xfrm>
                                      <a:off x="0" y="0"/>
                                      <a:ext cx="704850" cy="704850"/>
                                    </a:xfrm>
                                    <a:prstGeom prst="rect"/>
                                    <a:ln/>
                                  </pic:spPr>
                                </pic:pic>
                              </a:graphicData>
                            </a:graphic>
                          </wp:inline>
                        </w:drawing>
                      </w:r>
                    </w:del>
                  </w:sdtContent>
                </w:sdt>
              </w:ins>
            </w:sdtContent>
          </w:sdt>
          <w:sdt>
            <w:sdtPr>
              <w:id w:val="-2081814472"/>
              <w:tag w:val="goog_rdk_3711"/>
            </w:sdtPr>
            <w:sdtContent>
              <w:del w:author="Anonymous" w:id="17" w:date="2026-09-24T05:24:15Z"/>
              <w:sdt>
                <w:sdtPr>
                  <w:id w:val="1438257478"/>
                  <w:tag w:val="goog_rdk_3712"/>
                </w:sdtPr>
                <w:sdtContent>
                  <w:del w:author="Anonymous" w:id="17" w:date="2026-09-24T05:24:15Z">
                    <w:r w:rsidDel="00000000" w:rsidR="00000000" w:rsidRPr="00000000">
                      <w:rPr>
                        <w:rtl w:val="0"/>
                      </w:rPr>
                    </w:r>
                  </w:del>
                </w:sdtContent>
              </w:sdt>
              <w:del w:author="Anonymous" w:id="17" w:date="2026-09-24T05:24:15Z"/>
            </w:sdtContent>
          </w:sdt>
        </w:p>
      </w:sdtContent>
    </w:sdt>
    <w:sdt>
      <w:sdtPr>
        <w:id w:val="-2099647373"/>
        <w:tag w:val="goog_rdk_3716"/>
      </w:sdtPr>
      <w:sdtContent>
        <w:p w:rsidR="00000000" w:rsidDel="00000000" w:rsidP="00000000" w:rsidRDefault="00000000" w:rsidRPr="00000000" w14:paraId="00000332">
          <w:pPr>
            <w:pStyle w:val="Heading1"/>
            <w:spacing w:after="280" w:before="280" w:line="240" w:lineRule="auto"/>
            <w:rPr>
              <w:del w:author="Anonymous" w:id="17" w:date="2026-09-24T05:24:15Z"/>
              <w:rFonts w:ascii="Calibri" w:cs="Calibri" w:eastAsia="Calibri" w:hAnsi="Calibri"/>
              <w:strike w:val="1"/>
              <w:highlight w:val="black"/>
              <w:u w:val="single"/>
              <w:rPrChange w:author="Anonymous" w:id="63" w:date="2026-09-24T05:24:15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2085179438"/>
              <w:tag w:val="goog_rdk_3714"/>
            </w:sdtPr>
            <w:sdtContent>
              <w:del w:author="Anonymous" w:id="17" w:date="2026-09-24T05:24:15Z"/>
              <w:sdt>
                <w:sdtPr>
                  <w:id w:val="868917499"/>
                  <w:tag w:val="goog_rdk_3715"/>
                </w:sdtPr>
                <w:sdtContent>
                  <w:del w:author="Anonymous" w:id="17" w:date="2026-09-24T05:24:15Z">
                    <w:r w:rsidDel="00000000" w:rsidR="00000000" w:rsidRPr="00000000">
                      <w:rPr>
                        <w:rtl w:val="0"/>
                      </w:rPr>
                    </w:r>
                  </w:del>
                </w:sdtContent>
              </w:sdt>
              <w:del w:author="Anonymous" w:id="17" w:date="2026-09-24T05:24:15Z"/>
            </w:sdtContent>
          </w:sdt>
        </w:p>
      </w:sdtContent>
    </w:sdt>
    <w:sdt>
      <w:sdtPr>
        <w:id w:val="-790953656"/>
        <w:tag w:val="goog_rdk_3719"/>
      </w:sdtPr>
      <w:sdtContent>
        <w:p w:rsidR="00000000" w:rsidDel="00000000" w:rsidP="00000000" w:rsidRDefault="00000000" w:rsidRPr="00000000" w14:paraId="00000333">
          <w:pPr>
            <w:pStyle w:val="Heading1"/>
            <w:spacing w:after="280" w:before="280" w:line="240" w:lineRule="auto"/>
            <w:rPr>
              <w:del w:author="Anonymous" w:id="17" w:date="2026-09-24T05:24:15Z"/>
              <w:rFonts w:ascii="Calibri" w:cs="Calibri" w:eastAsia="Calibri" w:hAnsi="Calibri"/>
              <w:strike w:val="1"/>
              <w:highlight w:val="black"/>
              <w:u w:val="single"/>
              <w:rPrChange w:author="Anonymous" w:id="63" w:date="2026-09-24T05:24:15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659051464"/>
              <w:tag w:val="goog_rdk_3717"/>
            </w:sdtPr>
            <w:sdtContent>
              <w:del w:author="Anonymous" w:id="17" w:date="2026-09-24T05:24:15Z"/>
              <w:sdt>
                <w:sdtPr>
                  <w:id w:val="1158456951"/>
                  <w:tag w:val="goog_rdk_3718"/>
                </w:sdtPr>
                <w:sdtContent>
                  <w:del w:author="Anonymous" w:id="17" w:date="2026-09-24T05:24:15Z">
                    <w:r w:rsidDel="00000000" w:rsidR="00000000" w:rsidRPr="00000000">
                      <w:rPr>
                        <w:rtl w:val="0"/>
                      </w:rPr>
                    </w:r>
                  </w:del>
                </w:sdtContent>
              </w:sdt>
              <w:del w:author="Anonymous" w:id="17" w:date="2026-09-24T05:24:15Z"/>
            </w:sdtContent>
          </w:sdt>
        </w:p>
      </w:sdtContent>
    </w:sdt>
    <w:sdt>
      <w:sdtPr>
        <w:id w:val="214625708"/>
        <w:tag w:val="goog_rdk_3722"/>
      </w:sdtPr>
      <w:sdtContent>
        <w:p w:rsidR="00000000" w:rsidDel="00000000" w:rsidP="00000000" w:rsidRDefault="00000000" w:rsidRPr="00000000" w14:paraId="00000334">
          <w:pPr>
            <w:pStyle w:val="Heading1"/>
            <w:spacing w:after="280" w:before="280" w:line="240" w:lineRule="auto"/>
            <w:rPr>
              <w:del w:author="Anonymous" w:id="17" w:date="2026-09-24T05:24:15Z"/>
              <w:rFonts w:ascii="Calibri" w:cs="Calibri" w:eastAsia="Calibri" w:hAnsi="Calibri"/>
              <w:strike w:val="1"/>
              <w:highlight w:val="black"/>
              <w:u w:val="single"/>
              <w:rPrChange w:author="Anonymous" w:id="63" w:date="2026-09-24T05:24:15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72024991"/>
              <w:tag w:val="goog_rdk_3720"/>
            </w:sdtPr>
            <w:sdtContent>
              <w:del w:author="Anonymous" w:id="17" w:date="2026-09-24T05:24:15Z"/>
              <w:sdt>
                <w:sdtPr>
                  <w:id w:val="-1799567992"/>
                  <w:tag w:val="goog_rdk_3721"/>
                </w:sdtPr>
                <w:sdtContent>
                  <w:del w:author="Anonymous" w:id="17" w:date="2026-09-24T05:24:15Z">
                    <w:r w:rsidDel="00000000" w:rsidR="00000000" w:rsidRPr="00000000">
                      <w:rPr>
                        <w:rtl w:val="0"/>
                      </w:rPr>
                    </w:r>
                  </w:del>
                </w:sdtContent>
              </w:sdt>
              <w:del w:author="Anonymous" w:id="17" w:date="2026-09-24T05:24:15Z"/>
            </w:sdtContent>
          </w:sdt>
        </w:p>
      </w:sdtContent>
    </w:sdt>
    <w:sdt>
      <w:sdtPr>
        <w:id w:val="160182142"/>
        <w:tag w:val="goog_rdk_3725"/>
      </w:sdtPr>
      <w:sdtContent>
        <w:p w:rsidR="00000000" w:rsidDel="00000000" w:rsidP="00000000" w:rsidRDefault="00000000" w:rsidRPr="00000000" w14:paraId="00000335">
          <w:pPr>
            <w:pStyle w:val="Heading1"/>
            <w:keepNext w:val="0"/>
            <w:keepLines w:val="0"/>
            <w:spacing w:after="80" w:line="240" w:lineRule="auto"/>
            <w:ind w:hanging="270"/>
            <w:jc w:val="both"/>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b w:val="1"/>
                  <w:bCs w:val="1"/>
                  <w:color w:val="000000"/>
                  <w:sz w:val="24"/>
                  <w:szCs w:val="24"/>
                </w:rPr>
              </w:rPrChange>
            </w:rPr>
            <w:pPrChange w:author="Gayathri" w:id="0" w:date="2026-09-24T05:13:41Z">
              <w:pPr>
                <w:pStyle w:val="Heading2"/>
                <w:keepNext w:val="0"/>
                <w:keepLines w:val="0"/>
                <w:spacing w:after="80" w:before="360" w:line="240" w:lineRule="auto"/>
                <w:jc w:val="both"/>
              </w:pPr>
            </w:pPrChange>
          </w:pPr>
          <w:sdt>
            <w:sdtPr>
              <w:id w:val="1680564458"/>
              <w:tag w:val="goog_rdk_3723"/>
            </w:sdtPr>
            <w:sdtContent>
              <w:del w:author="Anonymous" w:id="17" w:date="2026-09-24T05:24:15Z"/>
              <w:sdt>
                <w:sdtPr>
                  <w:id w:val="124573406"/>
                  <w:tag w:val="goog_rdk_3724"/>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000000"/>
                            <w:sz w:val="24"/>
                            <w:szCs w:val="24"/>
                          </w:rPr>
                        </w:rPrChange>
                      </w:rPr>
                      <w:delText xml:space="preserve">Conclusion</w:delText>
                    </w:r>
                  </w:del>
                </w:sdtContent>
              </w:sdt>
              <w:del w:author="Anonymous" w:id="17" w:date="2026-09-24T05:24:15Z">
                <w:bookmarkStart w:colFirst="0" w:colLast="0" w:name="_heading=h.ocie5krrloxr" w:id="336"/>
                <w:bookmarkEnd w:id="336"/>
              </w:del>
            </w:sdtContent>
          </w:sdt>
        </w:p>
      </w:sdtContent>
    </w:sdt>
    <w:sdt>
      <w:sdtPr>
        <w:id w:val="1547658849"/>
        <w:tag w:val="goog_rdk_3763"/>
      </w:sdtPr>
      <w:sdtContent>
        <w:p w:rsidR="00000000" w:rsidDel="00000000" w:rsidP="00000000" w:rsidRDefault="00000000" w:rsidRPr="00000000" w14:paraId="00000336">
          <w:pPr>
            <w:pStyle w:val="Heading1"/>
            <w:spacing w:after="240" w:before="240" w:line="240" w:lineRule="auto"/>
            <w:jc w:val="both"/>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jc w:val="both"/>
              </w:pPr>
            </w:pPrChange>
          </w:pPr>
          <w:sdt>
            <w:sdtPr>
              <w:id w:val="96508899"/>
              <w:tag w:val="goog_rdk_3728"/>
            </w:sdtPr>
            <w:sdtContent>
              <w:ins w:author="Ratchitha R" w:id="130" w:date="2026-09-23T15:07:25Z">
                <w:sdt>
                  <w:sdtPr>
                    <w:id w:val="-1487310116"/>
                    <w:tag w:val="goog_rdk_3729"/>
                  </w:sdtPr>
                  <w:sdtContent>
                    <w:del w:author="Anonymous" w:id="17" w:date="2026-09-24T05:24:15Z"/>
                  </w:sdtContent>
                </w:sdt>
              </w:ins>
              <w:sdt>
                <w:sdtPr>
                  <w:id w:val="782894272"/>
                  <w:tag w:val="goog_rdk_3730"/>
                </w:sdtPr>
                <w:sdtContent>
                  <w:ins w:author="Ratchitha R" w:id="130" w:date="2026-09-23T15:07:25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000000"/>
                              <w:sz w:val="24"/>
                              <w:szCs w:val="24"/>
                            </w:rPr>
                          </w:rPrChange>
                        </w:rPr>
                        <w:delText xml:space="preserve">http://console.cloud.google.com</w:delText>
                      </w:r>
                    </w:del>
                  </w:ins>
                </w:sdtContent>
              </w:sdt>
              <w:ins w:author="Ratchitha R" w:id="130" w:date="2026-09-23T15:07:25Z">
                <w:del w:author="Anonymous" w:id="17" w:date="2026-09-24T05:24:15Z">
                  <w:sdt>
                    <w:sdtPr>
                      <w:id w:val="-250129113"/>
                      <w:tag w:val="goog_rdk_373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color w:val="000000"/>
                              <w:sz w:val="24"/>
                              <w:szCs w:val="24"/>
                            </w:rPr>
                          </w:rPrChange>
                        </w:rPr>
                        <w:delText xml:space="preserve"> </w:delText>
                      </w:r>
                    </w:sdtContent>
                  </w:sdt>
                </w:del>
              </w:ins>
            </w:sdtContent>
          </w:sdt>
          <w:sdt>
            <w:sdtPr>
              <w:id w:val="1797130434"/>
              <w:tag w:val="goog_rdk_3732"/>
            </w:sdtPr>
            <w:sdtContent>
              <w:del w:author="Anonymous" w:id="17" w:date="2026-09-24T05:24:15Z"/>
              <w:sdt>
                <w:sdtPr>
                  <w:id w:val="-579386355"/>
                  <w:tag w:val="goog_rdk_3733"/>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PocketSmart AI</w:delText>
                    </w:r>
                  </w:del>
                </w:sdtContent>
              </w:sdt>
              <w:del w:author="Anonymous" w:id="17" w:date="2026-09-24T05:24:15Z">
                <w:sdt>
                  <w:sdtPr>
                    <w:id w:val="-1606992066"/>
                    <w:tag w:val="goog_rdk_373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redefines the way individuals plan budgets for everyday lifestyle needs by delivering smart, AI-driven recommendations across </w:delText>
                    </w:r>
                  </w:sdtContent>
                </w:sdt>
                <w:sdt>
                  <w:sdtPr>
                    <w:id w:val="1206133147"/>
                    <w:tag w:val="goog_rdk_373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home interiors</w:delText>
                    </w:r>
                  </w:sdtContent>
                </w:sdt>
                <w:sdt>
                  <w:sdtPr>
                    <w:id w:val="948951288"/>
                    <w:tag w:val="goog_rdk_373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sdt>
                  <w:sdtPr>
                    <w:id w:val="1497058988"/>
                    <w:tag w:val="goog_rdk_373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party planning</w:delText>
                    </w:r>
                  </w:sdtContent>
                </w:sdt>
                <w:sdt>
                  <w:sdtPr>
                    <w:id w:val="-443592161"/>
                    <w:tag w:val="goog_rdk_373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and </w:delText>
                    </w:r>
                  </w:sdtContent>
                </w:sdt>
                <w:sdt>
                  <w:sdtPr>
                    <w:id w:val="-1022582602"/>
                    <w:tag w:val="goog_rdk_373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jewelry selection</w:delText>
                    </w:r>
                  </w:sdtContent>
                </w:sdt>
                <w:sdt>
                  <w:sdtPr>
                    <w:id w:val="833380640"/>
                    <w:tag w:val="goog_rdk_374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By combining the power of </w:delText>
                    </w:r>
                  </w:sdtContent>
                </w:sdt>
                <w:sdt>
                  <w:sdtPr>
                    <w:id w:val="1368075828"/>
                    <w:tag w:val="goog_rdk_374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FastAPI</w:delText>
                    </w:r>
                  </w:sdtContent>
                </w:sdt>
                <w:sdt>
                  <w:sdtPr>
                    <w:id w:val="1639902150"/>
                    <w:tag w:val="goog_rdk_374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with </w:delText>
                    </w:r>
                  </w:sdtContent>
                </w:sdt>
                <w:sdt>
                  <w:sdtPr>
                    <w:id w:val="591027340"/>
                    <w:tag w:val="goog_rdk_374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Gemini 1.5 Flash Pro</w:delText>
                    </w:r>
                  </w:sdtContent>
                </w:sdt>
                <w:sdt>
                  <w:sdtPr>
                    <w:id w:val="49677627"/>
                    <w:tag w:val="goog_rdk_374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the system intelligently processes user inputs—budgets, preferences, and even images—to generate accurate and context-aware suggestions from multiple trusted platforms like </w:delText>
                    </w:r>
                  </w:sdtContent>
                </w:sdt>
                <w:sdt>
                  <w:sdtPr>
                    <w:id w:val="808767069"/>
                    <w:tag w:val="goog_rdk_374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Amazon</w:delText>
                    </w:r>
                  </w:sdtContent>
                </w:sdt>
                <w:sdt>
                  <w:sdtPr>
                    <w:id w:val="-104712866"/>
                    <w:tag w:val="goog_rdk_374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sdt>
                  <w:sdtPr>
                    <w:id w:val="-660531381"/>
                    <w:tag w:val="goog_rdk_374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Flipkart</w:delText>
                    </w:r>
                  </w:sdtContent>
                </w:sdt>
                <w:sdt>
                  <w:sdtPr>
                    <w:id w:val="-1539009372"/>
                    <w:tag w:val="goog_rdk_374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sdt>
                  <w:sdtPr>
                    <w:id w:val="-1128112847"/>
                    <w:tag w:val="goog_rdk_374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IKEA</w:delText>
                    </w:r>
                  </w:sdtContent>
                </w:sdt>
                <w:sdt>
                  <w:sdtPr>
                    <w:id w:val="483882922"/>
                    <w:tag w:val="goog_rdk_375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sdt>
                  <w:sdtPr>
                    <w:id w:val="1464943212"/>
                    <w:tag w:val="goog_rdk_375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Swiggy</w:delText>
                    </w:r>
                  </w:sdtContent>
                </w:sdt>
                <w:sdt>
                  <w:sdtPr>
                    <w:id w:val="1464710794"/>
                    <w:tag w:val="goog_rdk_375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sdt>
                  <w:sdtPr>
                    <w:id w:val="-2035562216"/>
                    <w:tag w:val="goog_rdk_375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Zomato</w:delText>
                    </w:r>
                  </w:sdtContent>
                </w:sdt>
                <w:sdt>
                  <w:sdtPr>
                    <w:id w:val="1909575543"/>
                    <w:tag w:val="goog_rdk_375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sdt>
                  <w:sdtPr>
                    <w:id w:val="422643296"/>
                    <w:tag w:val="goog_rdk_3755"/>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OYO and more</w:delText>
                    </w:r>
                  </w:sdtContent>
                </w:sdt>
                <w:sdt>
                  <w:sdtPr>
                    <w:id w:val="1629382517"/>
                    <w:tag w:val="goog_rdk_375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.From backend architecture to AI integration and a responsive frontend, PocketSmart AI has been built with a focus on </w:delText>
                    </w:r>
                  </w:sdtContent>
                </w:sdt>
                <w:sdt>
                  <w:sdtPr>
                    <w:id w:val="1728566265"/>
                    <w:tag w:val="goog_rdk_375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efficiency</w:delText>
                    </w:r>
                  </w:sdtContent>
                </w:sdt>
                <w:sdt>
                  <w:sdtPr>
                    <w:id w:val="593359597"/>
                    <w:tag w:val="goog_rdk_375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sdt>
                  <w:sdtPr>
                    <w:id w:val="1172167920"/>
                    <w:tag w:val="goog_rdk_375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scalability</w:delText>
                    </w:r>
                  </w:sdtContent>
                </w:sdt>
                <w:sdt>
                  <w:sdtPr>
                    <w:id w:val="-443055120"/>
                    <w:tag w:val="goog_rdk_376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and </w:delText>
                    </w:r>
                  </w:sdtContent>
                </w:sdt>
                <w:sdt>
                  <w:sdtPr>
                    <w:id w:val="337555680"/>
                    <w:tag w:val="goog_rdk_376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user-centric design</w:delText>
                    </w:r>
                  </w:sdtContent>
                </w:sdt>
                <w:sdt>
                  <w:sdtPr>
                    <w:id w:val="1365968163"/>
                    <w:tag w:val="goog_rdk_3762"/>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The FastAPI backend ensures modular, secure routing and robust session handling, while the Jinja2-powered frontend offers an intuitive and clean interface for users to interact with the system in real time.</w:delText>
                    </w:r>
                  </w:sdtContent>
                </w:sdt>
              </w:del>
            </w:sdtContent>
          </w:sdt>
        </w:p>
      </w:sdtContent>
    </w:sdt>
    <w:sdt>
      <w:sdtPr>
        <w:id w:val="417336599"/>
        <w:tag w:val="goog_rdk_3775"/>
      </w:sdtPr>
      <w:sdtContent>
        <w:p w:rsidR="00000000" w:rsidDel="00000000" w:rsidP="00000000" w:rsidRDefault="00000000" w:rsidRPr="00000000" w14:paraId="00000337">
          <w:pPr>
            <w:pStyle w:val="Heading1"/>
            <w:spacing w:after="240" w:before="240" w:line="240" w:lineRule="auto"/>
            <w:jc w:val="both"/>
            <w:rPr>
              <w:ins w:author="CS 2501111058202" w:id="131" w:date="2026-09-22T14:08:20Z"/>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jc w:val="both"/>
              </w:pPr>
            </w:pPrChange>
          </w:pPr>
          <w:sdt>
            <w:sdtPr>
              <w:id w:val="-343918878"/>
              <w:tag w:val="goog_rdk_3764"/>
            </w:sdtPr>
            <w:sdtContent>
              <w:del w:author="Anonymous" w:id="17" w:date="2026-09-24T05:24:15Z"/>
              <w:sdt>
                <w:sdtPr>
                  <w:id w:val="36272955"/>
                  <w:tag w:val="goog_rdk_3765"/>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Each module—from registration to recommendations—is designed to simplify decision-making and enhance the shopping or planning experience through automation and personalization. Whether it’s finding the right</w:delText>
                    </w:r>
                  </w:del>
                </w:sdtContent>
              </w:sdt>
              <w:del w:author="Anonymous" w:id="17" w:date="2026-09-24T05:24:15Z">
                <w:sdt>
                  <w:sdtPr>
                    <w:id w:val="-576799803"/>
                    <w:tag w:val="goog_rdk_3766"/>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wall art within budget or organizing a last-minute party, PocketSmart AI acts as a </w:delText>
                    </w:r>
                  </w:sdtContent>
                </w:sdt>
                <w:sdt>
                  <w:sdtPr>
                    <w:id w:val="-302345393"/>
                    <w:tag w:val="goog_rdk_3767"/>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smart digital assista</w:delText>
                    </w:r>
                  </w:sdtContent>
                </w:sdt>
                <w:sdt>
                  <w:sdtPr>
                    <w:id w:val="1233101077"/>
                    <w:tag w:val="goog_rdk_3768"/>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nt</w:delText>
                    </w:r>
                  </w:sdtContent>
                </w:sdt>
                <w:sdt>
                  <w:sdtPr>
                    <w:id w:val="156372989"/>
                    <w:tag w:val="goog_rdk_3769"/>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saving time and effort while optimizing outcomes.With its seamless fusion of generative AI and web technologies, </w:delText>
                    </w:r>
                  </w:sdtContent>
                </w:sdt>
                <w:sdt>
                  <w:sdtPr>
                    <w:id w:val="1141933438"/>
                    <w:tag w:val="goog_rdk_3770"/>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PocketSmart AI</w:delText>
                    </w:r>
                  </w:sdtContent>
                </w:sdt>
                <w:sdt>
                  <w:sdtPr>
                    <w:id w:val="-1417841134"/>
                    <w:tag w:val="goog_rdk_3771"/>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w:delText>
                    </w:r>
                  </w:sdtContent>
                </w:sdt>
              </w:del>
            </w:sdtContent>
          </w:sdt>
          <w:sdt>
            <w:sdtPr>
              <w:id w:val="-13181507"/>
              <w:tag w:val="goog_rdk_3772"/>
            </w:sdtPr>
            <w:sdtContent>
              <w:ins w:author="CS 2501111058202" w:id="131" w:date="2026-09-22T14:08:20Z">
                <w:sdt>
                  <w:sdtPr>
                    <w:id w:val="-1062811318"/>
                    <w:tag w:val="goog_rdk_3773"/>
                  </w:sdtPr>
                  <w:sdtContent>
                    <w:del w:author="Anonymous" w:id="17" w:date="2026-09-24T05:24:15Z"/>
                  </w:sdtContent>
                </w:sdt>
              </w:ins>
              <w:sdt>
                <w:sdtPr>
                  <w:id w:val="-993393351"/>
                  <w:tag w:val="goog_rdk_3774"/>
                </w:sdtPr>
                <w:sdtContent>
                  <w:ins w:author="CS 2501111058202" w:id="131" w:date="2026-09-22T14:08:20Z">
                    <w:del w:author="Anonymous" w:id="17" w:date="2026-09-24T05:24:15Z">
                      <w:r w:rsidDel="00000000" w:rsidR="00000000" w:rsidRPr="00000000">
                        <w:rPr>
                          <w:rtl w:val="0"/>
                        </w:rPr>
                      </w:r>
                    </w:del>
                  </w:ins>
                </w:sdtContent>
              </w:sdt>
              <w:ins w:author="CS 2501111058202" w:id="131" w:date="2026-09-22T14:08:20Z">
                <w:del w:author="Anonymous" w:id="17" w:date="2026-09-24T05:24:15Z"/>
              </w:ins>
            </w:sdtContent>
          </w:sdt>
        </w:p>
      </w:sdtContent>
    </w:sdt>
    <w:sdt>
      <w:sdtPr>
        <w:id w:val="793331185"/>
        <w:tag w:val="goog_rdk_3779"/>
      </w:sdtPr>
      <w:sdtContent>
        <w:p w:rsidR="00000000" w:rsidDel="00000000" w:rsidP="00000000" w:rsidRDefault="00000000" w:rsidRPr="00000000" w14:paraId="00000338">
          <w:pPr>
            <w:pStyle w:val="Heading1"/>
            <w:spacing w:after="240" w:before="240" w:line="240" w:lineRule="auto"/>
            <w:jc w:val="both"/>
            <w:rPr>
              <w:ins w:author="CS 2501111058202" w:id="131" w:date="2026-09-22T14:08:20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40" w:before="240" w:line="240" w:lineRule="auto"/>
                <w:jc w:val="both"/>
              </w:pPr>
            </w:pPrChange>
          </w:pPr>
          <w:sdt>
            <w:sdtPr>
              <w:id w:val="109897137"/>
              <w:tag w:val="goog_rdk_3776"/>
            </w:sdtPr>
            <w:sdtContent>
              <w:ins w:author="CS 2501111058202" w:id="131" w:date="2026-09-22T14:08:20Z">
                <w:sdt>
                  <w:sdtPr>
                    <w:id w:val="-1740282891"/>
                    <w:tag w:val="goog_rdk_3777"/>
                  </w:sdtPr>
                  <w:sdtContent>
                    <w:del w:author="Anonymous" w:id="17" w:date="2026-09-24T05:24:15Z"/>
                  </w:sdtContent>
                </w:sdt>
              </w:ins>
              <w:sdt>
                <w:sdtPr>
                  <w:id w:val="2100224310"/>
                  <w:tag w:val="goog_rdk_3778"/>
                </w:sdtPr>
                <w:sdtContent>
                  <w:ins w:author="CS 2501111058202" w:id="131" w:date="2026-09-22T14:08:20Z">
                    <w:del w:author="Anonymous" w:id="17" w:date="2026-09-24T05:24:15Z">
                      <w:r w:rsidDel="00000000" w:rsidR="00000000" w:rsidRPr="00000000">
                        <w:rPr>
                          <w:rtl w:val="0"/>
                        </w:rPr>
                      </w:r>
                    </w:del>
                  </w:ins>
                </w:sdtContent>
              </w:sdt>
              <w:ins w:author="CS 2501111058202" w:id="131" w:date="2026-09-22T14:08:20Z">
                <w:del w:author="Anonymous" w:id="17" w:date="2026-09-24T05:24:15Z"/>
              </w:ins>
            </w:sdtContent>
          </w:sdt>
        </w:p>
      </w:sdtContent>
    </w:sdt>
    <w:sdt>
      <w:sdtPr>
        <w:id w:val="-132707335"/>
        <w:tag w:val="goog_rdk_3783"/>
      </w:sdtPr>
      <w:sdtContent>
        <w:p w:rsidR="00000000" w:rsidDel="00000000" w:rsidP="00000000" w:rsidRDefault="00000000" w:rsidRPr="00000000" w14:paraId="00000339">
          <w:pPr>
            <w:pStyle w:val="Heading1"/>
            <w:spacing w:after="240" w:before="240" w:line="240" w:lineRule="auto"/>
            <w:jc w:val="both"/>
            <w:rPr>
              <w:ins w:author="CS 2501111058202" w:id="131" w:date="2026-09-22T14:08:20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40" w:before="240" w:line="240" w:lineRule="auto"/>
                <w:jc w:val="both"/>
              </w:pPr>
            </w:pPrChange>
          </w:pPr>
          <w:sdt>
            <w:sdtPr>
              <w:id w:val="-1804288418"/>
              <w:tag w:val="goog_rdk_3780"/>
            </w:sdtPr>
            <w:sdtContent>
              <w:ins w:author="CS 2501111058202" w:id="131" w:date="2026-09-22T14:08:20Z">
                <w:sdt>
                  <w:sdtPr>
                    <w:id w:val="1241812718"/>
                    <w:tag w:val="goog_rdk_3781"/>
                  </w:sdtPr>
                  <w:sdtContent>
                    <w:del w:author="Anonymous" w:id="17" w:date="2026-09-24T05:24:15Z"/>
                  </w:sdtContent>
                </w:sdt>
              </w:ins>
              <w:sdt>
                <w:sdtPr>
                  <w:id w:val="1958903236"/>
                  <w:tag w:val="goog_rdk_3782"/>
                </w:sdtPr>
                <w:sdtContent>
                  <w:ins w:author="CS 2501111058202" w:id="131" w:date="2026-09-22T14:08:20Z">
                    <w:del w:author="Anonymous" w:id="17" w:date="2026-09-24T05:24:15Z">
                      <w:r w:rsidDel="00000000" w:rsidR="00000000" w:rsidRPr="00000000">
                        <w:rPr>
                          <w:rtl w:val="0"/>
                        </w:rPr>
                      </w:r>
                    </w:del>
                  </w:ins>
                </w:sdtContent>
              </w:sdt>
              <w:ins w:author="CS 2501111058202" w:id="131" w:date="2026-09-22T14:08:20Z">
                <w:del w:author="Anonymous" w:id="17" w:date="2026-09-24T05:24:15Z"/>
              </w:ins>
            </w:sdtContent>
          </w:sdt>
        </w:p>
      </w:sdtContent>
    </w:sdt>
    <w:sdt>
      <w:sdtPr>
        <w:id w:val="-853805348"/>
        <w:tag w:val="goog_rdk_3787"/>
      </w:sdtPr>
      <w:sdtContent>
        <w:p w:rsidR="00000000" w:rsidDel="00000000" w:rsidP="00000000" w:rsidRDefault="00000000" w:rsidRPr="00000000" w14:paraId="0000033A">
          <w:pPr>
            <w:pStyle w:val="Heading1"/>
            <w:spacing w:after="240" w:before="240" w:line="240" w:lineRule="auto"/>
            <w:jc w:val="both"/>
            <w:rPr>
              <w:ins w:author="CS 2501111058202" w:id="131" w:date="2026-09-22T14:08:20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40" w:before="240" w:line="240" w:lineRule="auto"/>
                <w:jc w:val="both"/>
              </w:pPr>
            </w:pPrChange>
          </w:pPr>
          <w:sdt>
            <w:sdtPr>
              <w:id w:val="-459358615"/>
              <w:tag w:val="goog_rdk_3784"/>
            </w:sdtPr>
            <w:sdtContent>
              <w:ins w:author="CS 2501111058202" w:id="131" w:date="2026-09-22T14:08:20Z">
                <w:sdt>
                  <w:sdtPr>
                    <w:id w:val="-947841136"/>
                    <w:tag w:val="goog_rdk_3785"/>
                  </w:sdtPr>
                  <w:sdtContent>
                    <w:del w:author="Anonymous" w:id="17" w:date="2026-09-24T05:24:15Z"/>
                  </w:sdtContent>
                </w:sdt>
              </w:ins>
              <w:sdt>
                <w:sdtPr>
                  <w:id w:val="1692075691"/>
                  <w:tag w:val="goog_rdk_3786"/>
                </w:sdtPr>
                <w:sdtContent>
                  <w:ins w:author="CS 2501111058202" w:id="131" w:date="2026-09-22T14:08:20Z">
                    <w:del w:author="Anonymous" w:id="17" w:date="2026-09-24T05:24:15Z">
                      <w:r w:rsidDel="00000000" w:rsidR="00000000" w:rsidRPr="00000000">
                        <w:rPr>
                          <w:rtl w:val="0"/>
                        </w:rPr>
                      </w:r>
                    </w:del>
                  </w:ins>
                </w:sdtContent>
              </w:sdt>
              <w:ins w:author="CS 2501111058202" w:id="131" w:date="2026-09-22T14:08:20Z">
                <w:del w:author="Anonymous" w:id="17" w:date="2026-09-24T05:24:15Z"/>
              </w:ins>
            </w:sdtContent>
          </w:sdt>
        </w:p>
      </w:sdtContent>
    </w:sdt>
    <w:sdt>
      <w:sdtPr>
        <w:id w:val="-681243792"/>
        <w:tag w:val="goog_rdk_3791"/>
      </w:sdtPr>
      <w:sdtContent>
        <w:p w:rsidR="00000000" w:rsidDel="00000000" w:rsidP="00000000" w:rsidRDefault="00000000" w:rsidRPr="00000000" w14:paraId="0000033B">
          <w:pPr>
            <w:pStyle w:val="Heading1"/>
            <w:spacing w:after="240" w:before="240" w:line="240" w:lineRule="auto"/>
            <w:jc w:val="both"/>
            <w:rPr>
              <w:ins w:author="CS 2501111058202" w:id="131" w:date="2026-09-22T14:08:20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40" w:before="240" w:line="240" w:lineRule="auto"/>
                <w:jc w:val="both"/>
              </w:pPr>
            </w:pPrChange>
          </w:pPr>
          <w:sdt>
            <w:sdtPr>
              <w:id w:val="1474858510"/>
              <w:tag w:val="goog_rdk_3788"/>
            </w:sdtPr>
            <w:sdtContent>
              <w:ins w:author="CS 2501111058202" w:id="131" w:date="2026-09-22T14:08:20Z">
                <w:sdt>
                  <w:sdtPr>
                    <w:id w:val="-1149267957"/>
                    <w:tag w:val="goog_rdk_3789"/>
                  </w:sdtPr>
                  <w:sdtContent>
                    <w:del w:author="Anonymous" w:id="17" w:date="2026-09-24T05:24:15Z"/>
                  </w:sdtContent>
                </w:sdt>
              </w:ins>
              <w:sdt>
                <w:sdtPr>
                  <w:id w:val="-304023094"/>
                  <w:tag w:val="goog_rdk_3790"/>
                </w:sdtPr>
                <w:sdtContent>
                  <w:ins w:author="CS 2501111058202" w:id="131" w:date="2026-09-22T14:08:20Z">
                    <w:del w:author="Anonymous" w:id="17" w:date="2026-09-24T05:24:15Z">
                      <w:r w:rsidDel="00000000" w:rsidR="00000000" w:rsidRPr="00000000">
                        <w:rPr>
                          <w:rtl w:val="0"/>
                        </w:rPr>
                      </w:r>
                    </w:del>
                  </w:ins>
                </w:sdtContent>
              </w:sdt>
              <w:ins w:author="CS 2501111058202" w:id="131" w:date="2026-09-22T14:08:20Z">
                <w:del w:author="Anonymous" w:id="17" w:date="2026-09-24T05:24:15Z"/>
              </w:ins>
            </w:sdtContent>
          </w:sdt>
        </w:p>
      </w:sdtContent>
    </w:sdt>
    <w:sdt>
      <w:sdtPr>
        <w:id w:val="-866557303"/>
        <w:tag w:val="goog_rdk_3795"/>
      </w:sdtPr>
      <w:sdtContent>
        <w:p w:rsidR="00000000" w:rsidDel="00000000" w:rsidP="00000000" w:rsidRDefault="00000000" w:rsidRPr="00000000" w14:paraId="0000033C">
          <w:pPr>
            <w:pStyle w:val="Heading1"/>
            <w:spacing w:after="240" w:before="240" w:line="240" w:lineRule="auto"/>
            <w:jc w:val="both"/>
            <w:rPr>
              <w:ins w:author="CS 2501111058202" w:id="131" w:date="2026-09-22T14:08:20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40" w:before="240" w:line="240" w:lineRule="auto"/>
                <w:jc w:val="both"/>
              </w:pPr>
            </w:pPrChange>
          </w:pPr>
          <w:sdt>
            <w:sdtPr>
              <w:id w:val="-377408398"/>
              <w:tag w:val="goog_rdk_3792"/>
            </w:sdtPr>
            <w:sdtContent>
              <w:ins w:author="CS 2501111058202" w:id="131" w:date="2026-09-22T14:08:20Z">
                <w:sdt>
                  <w:sdtPr>
                    <w:id w:val="1319751586"/>
                    <w:tag w:val="goog_rdk_3793"/>
                  </w:sdtPr>
                  <w:sdtContent>
                    <w:del w:author="Anonymous" w:id="17" w:date="2026-09-24T05:24:15Z"/>
                  </w:sdtContent>
                </w:sdt>
              </w:ins>
              <w:sdt>
                <w:sdtPr>
                  <w:id w:val="-1265056324"/>
                  <w:tag w:val="goog_rdk_3794"/>
                </w:sdtPr>
                <w:sdtContent>
                  <w:ins w:author="CS 2501111058202" w:id="131" w:date="2026-09-22T14:08:20Z">
                    <w:del w:author="Anonymous" w:id="17" w:date="2026-09-24T05:24:15Z">
                      <w:r w:rsidDel="00000000" w:rsidR="00000000" w:rsidRPr="00000000">
                        <w:rPr>
                          <w:rtl w:val="0"/>
                        </w:rPr>
                      </w:r>
                    </w:del>
                  </w:ins>
                </w:sdtContent>
              </w:sdt>
              <w:ins w:author="CS 2501111058202" w:id="131" w:date="2026-09-22T14:08:20Z">
                <w:del w:author="Anonymous" w:id="17" w:date="2026-09-24T05:24:15Z"/>
              </w:ins>
            </w:sdtContent>
          </w:sdt>
        </w:p>
      </w:sdtContent>
    </w:sdt>
    <w:sdt>
      <w:sdtPr>
        <w:id w:val="52617845"/>
        <w:tag w:val="goog_rdk_3799"/>
      </w:sdtPr>
      <w:sdtContent>
        <w:p w:rsidR="00000000" w:rsidDel="00000000" w:rsidP="00000000" w:rsidRDefault="00000000" w:rsidRPr="00000000" w14:paraId="0000033D">
          <w:pPr>
            <w:pStyle w:val="Heading1"/>
            <w:spacing w:after="240" w:before="240" w:line="240" w:lineRule="auto"/>
            <w:jc w:val="both"/>
            <w:rPr>
              <w:ins w:author="CS 2501111058202" w:id="131" w:date="2026-09-22T14:08:20Z"/>
              <w:del w:author="Anonymous" w:id="17" w:date="2026-09-24T05:24:15Z"/>
              <w:rFonts w:ascii="Calibri" w:cs="Calibri" w:eastAsia="Calibri" w:hAnsi="Calibri"/>
              <w:strike w:val="1"/>
              <w:highlight w:val="black"/>
              <w:u w:val="single"/>
              <w:rPrChange w:author="Anonymous" w:id="63" w:date="2026-09-24T05:24:15Z">
                <w:rPr>
                  <w:rFonts w:ascii="Cambria" w:cs="Cambria" w:eastAsia="Cambria" w:hAnsi="Cambria"/>
                </w:rPr>
              </w:rPrChange>
            </w:rPr>
            <w:pPrChange w:author="Gayathri" w:id="0" w:date="2026-09-24T05:13:41Z">
              <w:pPr>
                <w:spacing w:after="240" w:before="240" w:line="240" w:lineRule="auto"/>
                <w:jc w:val="both"/>
              </w:pPr>
            </w:pPrChange>
          </w:pPr>
          <w:sdt>
            <w:sdtPr>
              <w:id w:val="300618210"/>
              <w:tag w:val="goog_rdk_3796"/>
            </w:sdtPr>
            <w:sdtContent>
              <w:ins w:author="CS 2501111058202" w:id="131" w:date="2026-09-22T14:08:20Z">
                <w:sdt>
                  <w:sdtPr>
                    <w:id w:val="-1078558859"/>
                    <w:tag w:val="goog_rdk_3797"/>
                  </w:sdtPr>
                  <w:sdtContent>
                    <w:del w:author="Anonymous" w:id="17" w:date="2026-09-24T05:24:15Z"/>
                  </w:sdtContent>
                </w:sdt>
              </w:ins>
              <w:sdt>
                <w:sdtPr>
                  <w:id w:val="844174489"/>
                  <w:tag w:val="goog_rdk_3798"/>
                </w:sdtPr>
                <w:sdtContent>
                  <w:ins w:author="CS 2501111058202" w:id="131" w:date="2026-09-22T14:08:20Z">
                    <w:del w:author="Anonymous" w:id="17" w:date="2026-09-24T05:24:15Z">
                      <w:r w:rsidDel="00000000" w:rsidR="00000000" w:rsidRPr="00000000">
                        <w:rPr>
                          <w:rtl w:val="0"/>
                        </w:rPr>
                      </w:r>
                    </w:del>
                  </w:ins>
                </w:sdtContent>
              </w:sdt>
              <w:ins w:author="CS 2501111058202" w:id="131" w:date="2026-09-22T14:08:20Z">
                <w:del w:author="Anonymous" w:id="17" w:date="2026-09-24T05:24:15Z"/>
              </w:ins>
            </w:sdtContent>
          </w:sdt>
        </w:p>
      </w:sdtContent>
    </w:sdt>
    <w:sdt>
      <w:sdtPr>
        <w:id w:val="-1815091379"/>
        <w:tag w:val="goog_rdk_3811"/>
      </w:sdtPr>
      <w:sdtContent>
        <w:p w:rsidR="00000000" w:rsidDel="00000000" w:rsidP="00000000" w:rsidRDefault="00000000" w:rsidRPr="00000000" w14:paraId="0000033E">
          <w:pPr>
            <w:pStyle w:val="Heading1"/>
            <w:spacing w:after="240" w:before="240" w:line="240" w:lineRule="auto"/>
            <w:jc w:val="both"/>
            <w:rPr>
              <w:del w:author="Anonymous" w:id="17" w:date="2026-09-24T05:24:15Z"/>
              <w:rFonts w:ascii="Calibri" w:cs="Calibri" w:eastAsia="Calibri" w:hAnsi="Calibri"/>
              <w:strike w:val="1"/>
              <w:highlight w:val="black"/>
              <w:u w:val="single"/>
              <w:rPrChange w:author="Sushanth G.k" w:id="3" w:date="2026-09-24T07:06:28Z">
                <w:rPr>
                  <w:rFonts w:ascii="Cambria" w:cs="Cambria" w:eastAsia="Cambria" w:hAnsi="Cambria"/>
                </w:rPr>
              </w:rPrChange>
            </w:rPr>
            <w:pPrChange w:author="Gayathri" w:id="0" w:date="2026-09-24T05:13:41Z">
              <w:pPr>
                <w:spacing w:after="240" w:before="240" w:line="240" w:lineRule="auto"/>
                <w:jc w:val="both"/>
              </w:pPr>
            </w:pPrChange>
          </w:pPr>
          <w:sdt>
            <w:sdtPr>
              <w:id w:val="-651125792"/>
              <w:tag w:val="goog_rdk_3801"/>
            </w:sdtPr>
            <w:sdtContent>
              <w:del w:author="Anonymous" w:id="17" w:date="2026-09-24T05:24:15Z"/>
              <w:sdt>
                <w:sdtPr>
                  <w:id w:val="55287218"/>
                  <w:tag w:val="goog_rdk_3802"/>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stands as a practical example of how </w:delText>
                    </w:r>
                  </w:del>
                </w:sdtContent>
              </w:sdt>
              <w:del w:author="Anonymous" w:id="17" w:date="2026-09-24T05:24:15Z">
                <w:sdt>
                  <w:sdtPr>
                    <w:id w:val="-1553430232"/>
                    <w:tag w:val="goog_rdk_3803"/>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b w:val="1"/>
                            <w:bCs w:val="1"/>
                          </w:rPr>
                        </w:rPrChange>
                      </w:rPr>
                      <w:delText xml:space="preserve">AI can enhance everyday decision-making</w:delText>
                    </w:r>
                  </w:sdtContent>
                </w:sdt>
                <w:sdt>
                  <w:sdtPr>
                    <w:id w:val="1290522943"/>
                    <w:tag w:val="goog_rdk_3804"/>
                  </w:sdtPr>
                  <w:sdtContent>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 bringing intelligent recommendations to users' fingertips—budget-friendly, fast, and personalized</w:delText>
                    </w:r>
                  </w:sdtContent>
                </w:sdt>
              </w:del>
            </w:sdtContent>
          </w:sdt>
          <w:sdt>
            <w:sdtPr>
              <w:id w:val="-857246173"/>
              <w:tag w:val="goog_rdk_3805"/>
            </w:sdtPr>
            <w:sdtContent>
              <w:ins w:author="Vishal kumar B csaiapp250018" w:id="132" w:date="2026-09-22T09:41:48Z">
                <w:sdt>
                  <w:sdtPr>
                    <w:id w:val="645190097"/>
                    <w:tag w:val="goog_rdk_3806"/>
                  </w:sdtPr>
                  <w:sdtContent>
                    <w:del w:author="Anonymous" w:id="17" w:date="2026-09-24T05:24:15Z"/>
                  </w:sdtContent>
                </w:sdt>
              </w:ins>
              <w:sdt>
                <w:sdtPr>
                  <w:id w:val="-1460594182"/>
                  <w:tag w:val="goog_rdk_3807"/>
                </w:sdtPr>
                <w:sdtContent>
                  <w:ins w:author="Vishal kumar B csaiapp250018" w:id="132" w:date="2026-09-22T09:41:48Z">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w:delText>
                      </w:r>
                    </w:del>
                  </w:ins>
                </w:sdtContent>
              </w:sdt>
              <w:ins w:author="Vishal kumar B csaiapp250018" w:id="132" w:date="2026-09-22T09:41:48Z">
                <w:del w:author="Anonymous" w:id="17" w:date="2026-09-24T05:24:15Z"/>
              </w:ins>
            </w:sdtContent>
          </w:sdt>
          <w:sdt>
            <w:sdtPr>
              <w:id w:val="-192119003"/>
              <w:tag w:val="goog_rdk_3808"/>
            </w:sdtPr>
            <w:sdtContent>
              <w:del w:author="Anonymous" w:id="17" w:date="2026-09-24T05:24:15Z"/>
              <w:sdt>
                <w:sdtPr>
                  <w:id w:val="-580768323"/>
                  <w:tag w:val="goog_rdk_3809"/>
                </w:sdtPr>
                <w:sdtContent>
                  <w:del w:author="Anonymous" w:id="17" w:date="2026-09-24T05:24:15Z">
                    <w:r w:rsidDel="00000000" w:rsidR="00000000" w:rsidRPr="00000000">
                      <w:rPr>
                        <w:rFonts w:ascii="Calibri" w:cs="Calibri" w:eastAsia="Calibri" w:hAnsi="Calibri"/>
                        <w:strike w:val="1"/>
                        <w:highlight w:val="black"/>
                        <w:u w:val="single"/>
                        <w:rtl w:val="0"/>
                        <w:rPrChange w:author="Sushanth G.k" w:id="3" w:date="2026-09-24T07:06:28Z">
                          <w:rPr>
                            <w:rFonts w:ascii="Cambria" w:cs="Cambria" w:eastAsia="Cambria" w:hAnsi="Cambria"/>
                          </w:rPr>
                        </w:rPrChange>
                      </w:rPr>
                      <w:delText xml:space="preserve">.</w:delText>
                    </w:r>
                  </w:del>
                </w:sdtContent>
              </w:sdt>
              <w:del w:author="Anonymous" w:id="17" w:date="2026-09-24T05:24:15Z">
                <w:sdt>
                  <w:sdtPr>
                    <w:id w:val="1489556545"/>
                    <w:tag w:val="goog_rdk_3810"/>
                  </w:sdtPr>
                  <w:sdtContent>
                    <w:r w:rsidDel="00000000" w:rsidR="00000000" w:rsidRPr="00000000">
                      <w:rPr>
                        <w:rtl w:val="0"/>
                      </w:rPr>
                    </w:r>
                  </w:sdtContent>
                </w:sdt>
              </w:del>
            </w:sdtContent>
          </w:sdt>
        </w:p>
      </w:sdtContent>
    </w:sdt>
    <w:sdt>
      <w:sdtPr>
        <w:id w:val="-834797395"/>
        <w:tag w:val="goog_rdk_3815"/>
      </w:sdtPr>
      <w:sdtContent>
        <w:p w:rsidR="00000000" w:rsidDel="00000000" w:rsidP="00000000" w:rsidRDefault="00000000" w:rsidRPr="00000000" w14:paraId="0000033F">
          <w:pPr>
            <w:pStyle w:val="Heading1"/>
            <w:spacing w:after="240" w:before="240" w:line="240" w:lineRule="auto"/>
            <w:jc w:val="both"/>
            <w:rPr>
              <w:del w:author="Bharth P" w:id="133" w:date="2026-09-22T14:17:12Z"/>
              <w:i w:val="1"/>
              <w:iCs w:val="1"/>
              <w:highlight w:val="black"/>
              <w:rPrChange w:author="Kavinilavu" w:id="44" w:date="2026-09-24T05:18:57Z">
                <w:rPr>
                  <w:rFonts w:ascii="Cambria" w:cs="Cambria" w:eastAsia="Cambria" w:hAnsi="Cambria"/>
                  <w:b w:val="1"/>
                  <w:bCs w:val="1"/>
                </w:rPr>
              </w:rPrChange>
            </w:rPr>
            <w:pPrChange w:author="Gayathri" w:id="0" w:date="2026-09-24T05:13:41Z">
              <w:pPr>
                <w:spacing w:after="280" w:before="280" w:line="240" w:lineRule="auto"/>
                <w:jc w:val="both"/>
              </w:pPr>
            </w:pPrChange>
          </w:pPr>
          <w:sdt>
            <w:sdtPr>
              <w:id w:val="-1270976021"/>
              <w:tag w:val="goog_rdk_3813"/>
            </w:sdtPr>
            <w:sdtContent>
              <w:del w:author="Bharth P" w:id="133" w:date="2026-09-22T14:17:12Z"/>
              <w:sdt>
                <w:sdtPr>
                  <w:id w:val="622493838"/>
                  <w:tag w:val="goog_rdk_3814"/>
                </w:sdtPr>
                <w:sdtContent>
                  <w:del w:author="Bharth P" w:id="133" w:date="2026-09-22T14:17:12Z">
                    <w:r w:rsidDel="00000000" w:rsidR="00000000" w:rsidRPr="00000000">
                      <w:rPr>
                        <w:rtl w:val="0"/>
                      </w:rPr>
                    </w:r>
                  </w:del>
                </w:sdtContent>
              </w:sdt>
              <w:del w:author="Bharth P" w:id="133" w:date="2026-09-22T14:17:12Z"/>
            </w:sdtContent>
          </w:sdt>
        </w:p>
      </w:sdtContent>
    </w:sdt>
    <w:sdt>
      <w:sdtPr>
        <w:id w:val="-1737535630"/>
        <w:tag w:val="goog_rdk_3817"/>
      </w:sdtPr>
      <w:sdtContent>
        <w:p w:rsidR="00000000" w:rsidDel="00000000" w:rsidP="00000000" w:rsidRDefault="00000000" w:rsidRPr="00000000" w14:paraId="00000340">
          <w:pPr>
            <w:pStyle w:val="Heading1"/>
            <w:spacing w:after="160" w:line="259" w:lineRule="auto"/>
            <w:rPr>
              <w:i w:val="1"/>
              <w:iCs w:val="1"/>
              <w:highlight w:val="black"/>
              <w:vertAlign w:val="baseline"/>
              <w:rPrChange w:author="Kavinilavu" w:id="44" w:date="2026-09-24T05:18:57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681599908"/>
              <w:tag w:val="goog_rdk_3816"/>
            </w:sdtPr>
            <w:sdtContent>
              <w:r w:rsidDel="00000000" w:rsidR="00000000" w:rsidRPr="00000000">
                <w:rPr>
                  <w:rtl w:val="0"/>
                </w:rPr>
              </w:r>
            </w:sdtContent>
          </w:sdt>
        </w:p>
      </w:sdtContent>
    </w:sdt>
    <w:sectPr>
      <w:headerReference r:id="rId65" w:type="default"/>
      <w:headerReference r:id="rId66" w:type="first"/>
      <w:footerReference r:id="rId67" w:type="default"/>
      <w:footerReference r:id="rId68" w:type="first"/>
      <w:pgSz w:h="16838" w:w="11906" w:orient="portrait"/>
      <w:pgMar w:bottom="288" w:top="1353.6" w:left="0" w:right="1994.5275590551182" w:header="708" w:footer="708"/>
      <w:pgNumType w:start="1"/>
      <w:titlePg w:val="1"/>
      <w:sectPrChange w:author="Anonymous" w:id="0" w:date="2026-09-24T07:06:14Z">
        <w:sectPr w:rsidR="000000" w:rsidDel="000000" w:rsidRPr="000000" w:rsidSect="000000">
          <w:pgMar w:bottom="284" w:top="1440" w:left="1440" w:right="1440" w:header="708" w:footer="708"/>
          <w:pgNumType w:start="1"/>
          <w:pgSz w:h="16838" w:w="11906" w:orient="portrait"/>
          <w:titlePg w:val="0"/>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tchitha R" w:id="1" w:date="2026-09-23T15:06:15Z">
    <w:sdt>
      <w:sdtPr>
        <w:id w:val="-474831727"/>
        <w:tag w:val="goog_rdk_4027"/>
      </w:sdtPr>
      <w:sdtContent>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swar .S" w:id="177" w:date="2026-09-23T06:09:49Z"/>
              <w:rFonts w:ascii="Arial" w:cs="Arial" w:eastAsia="Arial" w:hAnsi="Arial"/>
              <w:b w:val="0"/>
              <w:bCs w:val="0"/>
              <w:i w:val="0"/>
              <w:iCs w:val="0"/>
              <w:smallCaps w:val="0"/>
              <w:strike w:val="0"/>
              <w:color w:val="000000"/>
              <w:sz w:val="22"/>
              <w:szCs w:val="22"/>
              <w:u w:val="none"/>
              <w:shd w:fill="auto" w:val="clear"/>
              <w:vertAlign w:val="baseline"/>
            </w:rPr>
          </w:pPr>
          <w:sdt>
            <w:sdtPr>
              <w:id w:val="-1591347484"/>
              <w:tag w:val="goog_rdk_4026"/>
            </w:sdtPr>
            <w:sdtContent>
              <w:ins w:author="Eswar .S" w:id="177" w:date="2026-09-23T06:09:4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http://console.cloud.google.com</w:t>
                </w:r>
              </w:ins>
            </w:sdtContent>
          </w:sdt>
        </w:p>
      </w:sdtContent>
    </w:sdt>
  </w:comment>
  <w:comment w:author="R. Harish Ragavendran" w:id="0" w:date="2026-09-23T13:20:43Z">
    <w:sdt>
      <w:sdtPr>
        <w:id w:val="384131525"/>
        <w:tag w:val="goog_rdk_4029"/>
      </w:sdtPr>
      <w:sdtContent>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swar .S" w:id="177" w:date="2026-09-23T06:09:49Z"/>
              <w:rFonts w:ascii="Arial" w:cs="Arial" w:eastAsia="Arial" w:hAnsi="Arial"/>
              <w:b w:val="0"/>
              <w:bCs w:val="0"/>
              <w:i w:val="0"/>
              <w:iCs w:val="0"/>
              <w:smallCaps w:val="0"/>
              <w:strike w:val="0"/>
              <w:color w:val="000000"/>
              <w:sz w:val="22"/>
              <w:szCs w:val="22"/>
              <w:u w:val="none"/>
              <w:shd w:fill="auto" w:val="clear"/>
              <w:vertAlign w:val="baseline"/>
            </w:rPr>
          </w:pPr>
          <w:sdt>
            <w:sdtPr>
              <w:id w:val="-853041435"/>
              <w:tag w:val="goog_rdk_4028"/>
            </w:sdtPr>
            <w:sdtContent>
              <w:ins w:author="Eswar .S" w:id="177" w:date="2026-09-23T06:09:4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text</w:t>
                </w:r>
              </w:ins>
            </w:sdtContent>
          </w:sdt>
        </w:p>
      </w:sdtContent>
    </w:sdt>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55" w15:done="0"/>
  <w15:commentEx w15:paraId="000003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617882150"/>
      <w:tag w:val="goog_rdk_4016"/>
    </w:sdtPr>
    <w:sdtContent>
      <w:p w:rsidR="00000000" w:rsidDel="00000000" w:rsidP="00000000" w:rsidRDefault="00000000" w:rsidRPr="00000000" w14:paraId="00000352">
        <w:pPr>
          <w:rPr>
            <w:ins w:author="Yuvanesh" w:id="175" w:date="2026-09-22T08:48:48Z"/>
            <w:rPrChange w:author="Yuvanesh" w:id="176" w:date="2026-09-22T08:48:48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99010213"/>
            <w:tag w:val="goog_rdk_4014"/>
          </w:sdtPr>
          <w:sdtContent>
            <w:ins w:author="Yuvanesh" w:id="175" w:date="2026-09-22T08:48:48Z"/>
            <w:sdt>
              <w:sdtPr>
                <w:id w:val="-1932156662"/>
                <w:tag w:val="goog_rdk_4015"/>
              </w:sdtPr>
              <w:sdtContent>
                <w:ins w:author="Yuvanesh" w:id="175" w:date="2026-09-22T08:48:48Z">
                  <w:r w:rsidDel="00000000" w:rsidR="00000000" w:rsidRPr="00000000">
                    <w:rPr>
                      <w:rtl w:val="0"/>
                    </w:rPr>
                  </w:r>
                </w:ins>
              </w:sdtContent>
            </w:sdt>
            <w:ins w:author="Yuvanesh" w:id="175" w:date="2026-09-22T08:48:48Z"/>
          </w:sdtContent>
        </w:sdt>
      </w:p>
    </w:sdtContent>
  </w:sdt>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481040626"/>
      <w:tag w:val="goog_rdk_4021"/>
    </w:sdtPr>
    <w:sdtContent>
      <w:p w:rsidR="00000000" w:rsidDel="00000000" w:rsidP="00000000" w:rsidRDefault="00000000" w:rsidRPr="00000000" w14:paraId="00000353">
        <w:pPr>
          <w:rPr>
            <w:ins w:author="Sandhiya Sandhu" w:id="178" w:date="2026-09-24T05:48:16Z"/>
            <w:rPrChange w:author="Eswar .S" w:id="179"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900279383"/>
            <w:tag w:val="goog_rdk_4019"/>
          </w:sdtPr>
          <w:sdtContent>
            <w:ins w:author="Sandhiya Sandhu" w:id="178" w:date="2026-09-24T05:48:16Z"/>
            <w:sdt>
              <w:sdtPr>
                <w:id w:val="427555008"/>
                <w:tag w:val="goog_rdk_4020"/>
              </w:sdtPr>
              <w:sdtContent>
                <w:ins w:author="Sandhiya Sandhu" w:id="178" w:date="2026-09-24T05:48:16Z">
                  <w:r w:rsidDel="00000000" w:rsidR="00000000" w:rsidRPr="00000000">
                    <w:rPr>
                      <w:rtl w:val="0"/>
                    </w:rPr>
                  </w:r>
                </w:ins>
              </w:sdtContent>
            </w:sdt>
            <w:ins w:author="Sandhiya Sandhu" w:id="178" w:date="2026-09-24T05:48:16Z"/>
          </w:sdtContent>
        </w:sdt>
      </w:p>
    </w:sdtContent>
  </w:sdt>
  <w:sdt>
    <w:sdtPr>
      <w:id w:val="1550608612"/>
      <w:tag w:val="goog_rdk_4025"/>
    </w:sdtPr>
    <w:sdtContent>
      <w:p w:rsidR="00000000" w:rsidDel="00000000" w:rsidP="00000000" w:rsidRDefault="00000000" w:rsidRPr="00000000" w14:paraId="00000354">
        <w:pPr>
          <w:rPr>
            <w:ins w:author="Eswar .S" w:id="177" w:date="2026-09-23T06:09:49Z"/>
            <w:rPrChange w:author="Eswar .S" w:id="179"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645437641"/>
            <w:tag w:val="goog_rdk_4023"/>
          </w:sdtPr>
          <w:sdtContent>
            <w:ins w:author="Eswar .S" w:id="177" w:date="2026-09-23T06:09:49Z"/>
            <w:sdt>
              <w:sdtPr>
                <w:id w:val="790147933"/>
                <w:tag w:val="goog_rdk_4024"/>
              </w:sdtPr>
              <w:sdtContent>
                <w:ins w:author="Eswar .S" w:id="177" w:date="2026-09-23T06:09:49Z">
                  <w:r w:rsidDel="00000000" w:rsidR="00000000" w:rsidRPr="00000000">
                    <w:rPr>
                      <w:rtl w:val="0"/>
                    </w:rPr>
                  </w:r>
                </w:ins>
              </w:sdtContent>
            </w:sdt>
            <w:ins w:author="Eswar .S" w:id="177" w:date="2026-09-23T06:09:49Z"/>
          </w:sdtContent>
        </w:sdt>
      </w:p>
    </w:sdtContent>
  </w:sdt>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743928684"/>
      <w:tag w:val="goog_rdk_3826"/>
    </w:sdtPr>
    <w:sdtContent>
      <w:p w:rsidR="00000000" w:rsidDel="00000000" w:rsidP="00000000" w:rsidRDefault="00000000" w:rsidRPr="00000000" w14:paraId="00000341">
        <w:pPr>
          <w:pStyle w:val="Subtitle"/>
          <w:tabs>
            <w:tab w:val="center" w:leader="none" w:pos="4513"/>
            <w:tab w:val="right" w:leader="none" w:pos="9026"/>
          </w:tabs>
          <w:rPr>
            <w:ins w:author="Anonymous" w:id="137" w:date="2026-09-24T05:42:20Z"/>
            <w:del w:author="Johnson k" w:id="135" w:date="2026-09-24T04:14:58Z"/>
            <w:rFonts w:ascii="Arial" w:cs="Arial" w:eastAsia="Arial" w:hAnsi="Arial"/>
            <w:b w:val="0"/>
            <w:bCs w:val="0"/>
            <w:i w:val="0"/>
            <w:iCs w:val="0"/>
            <w:smallCaps w:val="0"/>
            <w:strike w:val="0"/>
            <w:color w:val="000000"/>
            <w:sz w:val="22"/>
            <w:szCs w:val="22"/>
            <w:u w:val="none"/>
            <w:shd w:fill="auto" w:val="clear"/>
            <w:vertAlign w:val="baseline"/>
            <w:rPrChange w:author="Sushanth G.k" w:id="138" w:date="2026-09-24T07:06:0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Sushanth G.k" w:id="0" w:date="2026-09-24T07:06:00Z">
            <w:pPr>
              <w:pStyle w:val="Subtitle"/>
              <w:tabs>
                <w:tab w:val="center" w:leader="none" w:pos="4513"/>
                <w:tab w:val="right" w:leader="none" w:pos="9026"/>
              </w:tabs>
            </w:pPr>
          </w:pPrChange>
        </w:pPr>
        <w:sdt>
          <w:sdtPr>
            <w:id w:val="-1072062872"/>
            <w:tag w:val="goog_rdk_3820"/>
          </w:sdtPr>
          <w:sdtContent>
            <w:ins w:author="Janani A" w:id="134" w:date="2026-09-24T03:56:23Z">
              <w:sdt>
                <w:sdtPr>
                  <w:id w:val="-1183256066"/>
                  <w:tag w:val="goog_rdk_3821"/>
                </w:sdtPr>
                <w:sdtContent>
                  <w:del w:author="Johnson k" w:id="135" w:date="2026-09-24T04:14:58Z"/>
                </w:sdtContent>
              </w:sdt>
            </w:ins>
            <w:sdt>
              <w:sdtPr>
                <w:id w:val="41307482"/>
                <w:tag w:val="goog_rdk_3822"/>
              </w:sdtPr>
              <w:sdtContent>
                <w:ins w:author="Janani A" w:id="134" w:date="2026-09-24T03:56:23Z">
                  <w:del w:author="Johnson k" w:id="135" w:date="2026-09-24T04:14:58Z">
                    <w:r w:rsidDel="00000000" w:rsidR="00000000" w:rsidRPr="00000000">
                      <w:rPr>
                        <w:rFonts w:ascii="Cambria" w:cs="Cambria" w:eastAsia="Cambria" w:hAnsi="Cambria"/>
                        <w:sz w:val="24"/>
                        <w:szCs w:val="24"/>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PACKET SMART</w:delText>
                    </w:r>
                  </w:del>
                </w:ins>
              </w:sdtContent>
            </w:sdt>
            <w:ins w:author="Janani A" w:id="134" w:date="2026-09-24T03:56:23Z">
              <w:del w:author="Johnson k" w:id="135" w:date="2026-09-24T04:14:58Z"/>
            </w:ins>
          </w:sdtContent>
        </w:sdt>
        <w:sdt>
          <w:sdtPr>
            <w:id w:val="1756601829"/>
            <w:tag w:val="goog_rdk_3823"/>
          </w:sdtPr>
          <w:sdtContent>
            <w:ins w:author="Anonymous" w:id="137" w:date="2026-09-24T05:42:20Z">
              <w:sdt>
                <w:sdtPr>
                  <w:id w:val="-1110756378"/>
                  <w:tag w:val="goog_rdk_3824"/>
                </w:sdtPr>
                <w:sdtContent>
                  <w:del w:author="Johnson k" w:id="135" w:date="2026-09-24T04:14:58Z"/>
                </w:sdtContent>
              </w:sdt>
            </w:ins>
            <w:sdt>
              <w:sdtPr>
                <w:id w:val="1405331009"/>
                <w:tag w:val="goog_rdk_3825"/>
              </w:sdtPr>
              <w:sdtContent>
                <w:ins w:author="Anonymous" w:id="137" w:date="2026-09-24T05:42:20Z">
                  <w:del w:author="Johnson k" w:id="135" w:date="2026-09-24T04:14:58Z">
                    <w:r w:rsidDel="00000000" w:rsidR="00000000" w:rsidRPr="00000000">
                      <w:rPr>
                        <w:rtl w:val="0"/>
                      </w:rPr>
                    </w:r>
                  </w:del>
                </w:ins>
              </w:sdtContent>
            </w:sdt>
            <w:ins w:author="Anonymous" w:id="137" w:date="2026-09-24T05:42:20Z">
              <w:del w:author="Johnson k" w:id="135" w:date="2026-09-24T04:14:58Z">
                <w:bookmarkStart w:colFirst="0" w:colLast="0" w:name="_heading=h.uq6wvwwmz7us" w:id="337"/>
                <w:bookmarkEnd w:id="337"/>
              </w:del>
            </w:ins>
          </w:sdtContent>
        </w:sdt>
      </w:p>
    </w:sdtContent>
  </w:sdt>
  <w:sdt>
    <w:sdtPr>
      <w:id w:val="-490351267"/>
      <w:tag w:val="goog_rdk_3830"/>
    </w:sdtPr>
    <w:sdtContent>
      <w:p w:rsidR="00000000" w:rsidDel="00000000" w:rsidP="00000000" w:rsidRDefault="00000000" w:rsidRPr="00000000" w14:paraId="00000342">
        <w:pPr>
          <w:pStyle w:val="Heading1"/>
          <w:tabs>
            <w:tab w:val="center" w:leader="none" w:pos="4513"/>
            <w:tab w:val="right" w:leader="none" w:pos="9026"/>
          </w:tabs>
          <w:ind w:left="-1700" w:firstLine="0"/>
          <w:rPr>
            <w:ins w:author="Anonymous" w:id="137" w:date="2026-09-24T05:42:20Z"/>
            <w:del w:author="Johnson k" w:id="135" w:date="2026-09-24T04:14:58Z"/>
            <w:b w:val="1"/>
            <w:bCs w:val="1"/>
            <w:sz w:val="2"/>
            <w:szCs w:val="2"/>
            <w:highlight w:val="black"/>
            <w:u w:val="single"/>
            <w:rPrChange w:author="Anonymous" w:id="139" w:date="2026-09-24T05:42:2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649937082"/>
            <w:tag w:val="goog_rdk_3827"/>
          </w:sdtPr>
          <w:sdtContent>
            <w:ins w:author="Anonymous" w:id="137" w:date="2026-09-24T05:42:20Z">
              <w:sdt>
                <w:sdtPr>
                  <w:id w:val="-465253122"/>
                  <w:tag w:val="goog_rdk_3828"/>
                </w:sdtPr>
                <w:sdtContent>
                  <w:del w:author="Johnson k" w:id="135" w:date="2026-09-24T04:14:58Z"/>
                </w:sdtContent>
              </w:sdt>
            </w:ins>
            <w:sdt>
              <w:sdtPr>
                <w:id w:val="-176505161"/>
                <w:tag w:val="goog_rdk_3829"/>
              </w:sdtPr>
              <w:sdtContent>
                <w:ins w:author="Anonymous" w:id="137" w:date="2026-09-24T05:42:20Z">
                  <w:del w:author="Johnson k" w:id="135" w:date="2026-09-24T04:14:58Z">
                    <w:r w:rsidDel="00000000" w:rsidR="00000000" w:rsidRPr="00000000">
                      <w:rPr>
                        <w:rtl w:val="0"/>
                      </w:rPr>
                    </w:r>
                  </w:del>
                </w:ins>
              </w:sdtContent>
            </w:sdt>
            <w:ins w:author="Anonymous" w:id="137" w:date="2026-09-24T05:42:20Z">
              <w:del w:author="Johnson k" w:id="135" w:date="2026-09-24T04:14:58Z">
                <w:bookmarkStart w:colFirst="0" w:colLast="0" w:name="_heading=h.47drkq437ipy" w:id="338"/>
                <w:bookmarkEnd w:id="338"/>
              </w:del>
            </w:ins>
          </w:sdtContent>
        </w:sdt>
      </w:p>
    </w:sdtContent>
  </w:sdt>
  <w:sdt>
    <w:sdtPr>
      <w:id w:val="1882750"/>
      <w:tag w:val="goog_rdk_3834"/>
    </w:sdtPr>
    <w:sdtContent>
      <w:p w:rsidR="00000000" w:rsidDel="00000000" w:rsidP="00000000" w:rsidRDefault="00000000" w:rsidRPr="00000000" w14:paraId="00000343">
        <w:pPr>
          <w:pStyle w:val="Heading1"/>
          <w:tabs>
            <w:tab w:val="center" w:leader="none" w:pos="4513"/>
            <w:tab w:val="right" w:leader="none" w:pos="9026"/>
          </w:tabs>
          <w:ind w:left="-1700" w:firstLine="0"/>
          <w:rPr>
            <w:ins w:author="Anonymous" w:id="137" w:date="2026-09-24T05:42:20Z"/>
            <w:del w:author="Johnson k" w:id="135" w:date="2026-09-24T04:14:58Z"/>
            <w:b w:val="1"/>
            <w:bCs w:val="1"/>
            <w:sz w:val="2"/>
            <w:szCs w:val="2"/>
            <w:highlight w:val="black"/>
            <w:u w:val="single"/>
            <w:rPrChange w:author="Anonymous" w:id="139" w:date="2026-09-24T05:42:2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987625868"/>
            <w:tag w:val="goog_rdk_3831"/>
          </w:sdtPr>
          <w:sdtContent>
            <w:ins w:author="Anonymous" w:id="137" w:date="2026-09-24T05:42:20Z">
              <w:sdt>
                <w:sdtPr>
                  <w:id w:val="340237344"/>
                  <w:tag w:val="goog_rdk_3832"/>
                </w:sdtPr>
                <w:sdtContent>
                  <w:del w:author="Johnson k" w:id="135" w:date="2026-09-24T04:14:58Z"/>
                </w:sdtContent>
              </w:sdt>
            </w:ins>
            <w:sdt>
              <w:sdtPr>
                <w:id w:val="-3649770"/>
                <w:tag w:val="goog_rdk_3833"/>
              </w:sdtPr>
              <w:sdtContent>
                <w:ins w:author="Anonymous" w:id="137" w:date="2026-09-24T05:42:20Z">
                  <w:del w:author="Johnson k" w:id="135" w:date="2026-09-24T04:14:58Z">
                    <w:r w:rsidDel="00000000" w:rsidR="00000000" w:rsidRPr="00000000">
                      <w:rPr>
                        <w:rtl w:val="0"/>
                      </w:rPr>
                    </w:r>
                  </w:del>
                </w:ins>
              </w:sdtContent>
            </w:sdt>
            <w:ins w:author="Anonymous" w:id="137" w:date="2026-09-24T05:42:20Z">
              <w:del w:author="Johnson k" w:id="135" w:date="2026-09-24T04:14:58Z">
                <w:bookmarkStart w:colFirst="0" w:colLast="0" w:name="_heading=h.rokr9bu9aw1c" w:id="339"/>
                <w:bookmarkEnd w:id="339"/>
              </w:del>
            </w:ins>
          </w:sdtContent>
        </w:sdt>
      </w:p>
    </w:sdtContent>
  </w:sdt>
  <w:sdt>
    <w:sdtPr>
      <w:id w:val="1072472949"/>
      <w:tag w:val="goog_rdk_3860"/>
    </w:sdtPr>
    <w:sdtContent>
      <w:p w:rsidR="00000000" w:rsidDel="00000000" w:rsidP="00000000" w:rsidRDefault="00000000" w:rsidRPr="00000000" w14:paraId="00000344">
        <w:pPr>
          <w:pStyle w:val="Subtitle"/>
          <w:tabs>
            <w:tab w:val="center" w:leader="none" w:pos="4513"/>
            <w:tab w:val="right" w:leader="none" w:pos="9026"/>
          </w:tabs>
          <w:rPr>
            <w:ins w:author="Anonymous" w:id="146" w:date="2026-09-23T05:57:16Z"/>
            <w:del w:author="Johnson k" w:id="135" w:date="2026-09-24T04:14:58Z"/>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Anonymous" w:id="0" w:date="2026-09-24T05:42:20Z">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pPr>
          </w:pPrChange>
        </w:pPr>
        <w:sdt>
          <w:sdtPr>
            <w:id w:val="-45642038"/>
            <w:tag w:val="goog_rdk_3839"/>
          </w:sdtPr>
          <w:sdtContent>
            <w:ins w:author="25bcs043 ASWIN KUMAR K" w:id="140" w:date="2026-09-24T05:51:33Z">
              <w:sdt>
                <w:sdtPr>
                  <w:id w:val="-1419488480"/>
                  <w:tag w:val="goog_rdk_3840"/>
                </w:sdtPr>
                <w:sdtContent>
                  <w:del w:author="Johnson k" w:id="135" w:date="2026-09-24T04:14:58Z">
                    <w:r w:rsidDel="00000000" w:rsidR="00000000" w:rsidRPr="00000000">
                      <w:rPr>
                        <w:strike w:val="1"/>
                        <w:u w:val="single"/>
                        <w:rPrChange w:author="25bcs043 ASWIN KUMAR K" w:id="141" w:date="2026-09-24T05:51:33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2009775" cy="6148760"/>
                          <wp:effectExtent b="0" l="0" r="0" t="0"/>
                          <wp:docPr id="172" name="image21.png"/>
                          <a:graphic>
                            <a:graphicData uri="http://schemas.openxmlformats.org/drawingml/2006/picture">
                              <pic:pic>
                                <pic:nvPicPr>
                                  <pic:cNvPr id="0" name="image21.png"/>
                                  <pic:cNvPicPr preferRelativeResize="0"/>
                                </pic:nvPicPr>
                                <pic:blipFill>
                                  <a:blip r:embed="rId1"/>
                                  <a:srcRect b="-10197" l="-10235" r="-10235" t="8853"/>
                                  <a:stretch>
                                    <a:fillRect/>
                                  </a:stretch>
                                </pic:blipFill>
                                <pic:spPr>
                                  <a:xfrm>
                                    <a:off x="0" y="0"/>
                                    <a:ext cx="2009775" cy="6148760"/>
                                  </a:xfrm>
                                  <a:prstGeom prst="rect"/>
                                  <a:ln/>
                                </pic:spPr>
                              </pic:pic>
                            </a:graphicData>
                          </a:graphic>
                        </wp:inline>
                      </w:drawing>
                    </w:r>
                  </w:del>
                </w:sdtContent>
              </w:sdt>
            </w:ins>
          </w:sdtContent>
        </w:sdt>
        <w:sdt>
          <w:sdtPr>
            <w:id w:val="-191578069"/>
            <w:tag w:val="goog_rdk_3841"/>
          </w:sdtPr>
          <w:sdtContent>
            <w:ins w:author="Janani A" w:id="134" w:date="2026-09-24T03:56:23Z">
              <w:sdt>
                <w:sdtPr>
                  <w:id w:val="-626199457"/>
                  <w:tag w:val="goog_rdk_3842"/>
                </w:sdtPr>
                <w:sdtContent>
                  <w:del w:author="Johnson k" w:id="135" w:date="2026-09-24T04:14:58Z"/>
                </w:sdtContent>
              </w:sdt>
            </w:ins>
            <w:sdt>
              <w:sdtPr>
                <w:id w:val="600581486"/>
                <w:tag w:val="goog_rdk_3843"/>
              </w:sdtPr>
              <w:sdtContent>
                <w:ins w:author="Janani A" w:id="134" w:date="2026-09-24T03:56:23Z">
                  <w:del w:author="Johnson k" w:id="135" w:date="2026-09-24T04:14:58Z">
                    <w:r w:rsidDel="00000000" w:rsidR="00000000" w:rsidRPr="00000000">
                      <w:rPr>
                        <w:rFonts w:ascii="Cambria" w:cs="Cambria" w:eastAsia="Cambria" w:hAnsi="Cambria"/>
                        <w:sz w:val="24"/>
                        <w:szCs w:val="24"/>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 AI_A</w:delText>
                    </w:r>
                  </w:del>
                </w:ins>
              </w:sdtContent>
            </w:sdt>
            <w:ins w:author="Janani A" w:id="134" w:date="2026-09-24T03:56:23Z">
              <w:del w:author="Johnson k" w:id="135" w:date="2026-09-24T04:14:58Z"/>
            </w:ins>
          </w:sdtContent>
        </w:sdt>
        <w:sdt>
          <w:sdtPr>
            <w:id w:val="-541195946"/>
            <w:tag w:val="goog_rdk_3844"/>
          </w:sdtPr>
          <w:sdtContent>
            <w:del w:author="Johnson k" w:id="135" w:date="2026-09-24T04:14:58Z"/>
          </w:sdtContent>
        </w:sdt>
        <w:sdt>
          <w:sdtPr>
            <w:id w:val="-1167963629"/>
            <w:tag w:val="goog_rdk_3845"/>
          </w:sdtPr>
          <w:sdtContent>
            <w:ins w:author="Kayalvizhi Velmurugan" w:id="142" w:date="2026-09-23T08:18:09Z">
              <w:sdt>
                <w:sdtPr>
                  <w:id w:val="322199594"/>
                  <w:tag w:val="goog_rdk_3846"/>
                </w:sdtPr>
                <w:sdtContent>
                  <w:del w:author="Johnson k" w:id="135" w:date="2026-09-24T04:14:58Z"/>
                </w:sdtContent>
              </w:sdt>
            </w:ins>
            <w:sdt>
              <w:sdtPr>
                <w:id w:val="-1666473623"/>
                <w:tag w:val="goog_rdk_3847"/>
              </w:sdtPr>
              <w:sdtContent>
                <w:ins w:author="Kayalvizhi Velmurugan" w:id="142" w:date="2026-09-23T08:18:09Z">
                  <w:del w:author="Johnson k" w:id="135" w:date="2026-09-24T04:14:58Z">
                    <w:r w:rsidDel="00000000" w:rsidR="00000000" w:rsidRPr="00000000">
                      <w:rPr>
                        <w:rFonts w:ascii="Cambria" w:cs="Cambria" w:eastAsia="Cambria" w:hAnsi="Cambria"/>
                        <w:sz w:val="24"/>
                        <w:szCs w:val="24"/>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fkk</w:delText>
                    </w:r>
                  </w:del>
                </w:ins>
              </w:sdtContent>
            </w:sdt>
            <w:ins w:author="Kayalvizhi Velmurugan" w:id="142" w:date="2026-09-23T08:18:09Z">
              <w:del w:author="Johnson k" w:id="135" w:date="2026-09-24T04:14:58Z"/>
            </w:ins>
          </w:sdtContent>
        </w:sdt>
        <w:sdt>
          <w:sdtPr>
            <w:id w:val="825304572"/>
            <w:tag w:val="goog_rdk_3848"/>
          </w:sdtPr>
          <w:sdtContent>
            <w:del w:author="Johnson k" w:id="135" w:date="2026-09-24T04:14:58Z"/>
          </w:sdtContent>
        </w:sdt>
        <w:sdt>
          <w:sdtPr>
            <w:id w:val="1818563792"/>
            <w:tag w:val="goog_rdk_3849"/>
          </w:sdtPr>
          <w:sdtContent>
            <w:ins w:author="Safana Fathima" w:id="143" w:date="2026-09-23T05:18:32Z">
              <w:sdt>
                <w:sdtPr>
                  <w:id w:val="-530737566"/>
                  <w:tag w:val="goog_rdk_3850"/>
                </w:sdtPr>
                <w:sdtContent>
                  <w:del w:author="Johnson k" w:id="135" w:date="2026-09-24T04:14:58Z"/>
                </w:sdtContent>
              </w:sdt>
            </w:ins>
            <w:sdt>
              <w:sdtPr>
                <w:id w:val="-557196260"/>
                <w:tag w:val="goog_rdk_3851"/>
              </w:sdtPr>
              <w:sdtContent>
                <w:ins w:author="Safana Fathima" w:id="143" w:date="2026-09-23T05:18:32Z">
                  <w:del w:author="Johnson k" w:id="135" w:date="2026-09-24T04:14:58Z">
                    <w:r w:rsidDel="00000000" w:rsidR="00000000" w:rsidRPr="00000000">
                      <w:rPr>
                        <w:rFonts w:ascii="Cambria" w:cs="Cambria" w:eastAsia="Cambria" w:hAnsi="Cambria"/>
                        <w:sz w:val="24"/>
                        <w:szCs w:val="24"/>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w:delText>
                    </w:r>
                  </w:del>
                </w:ins>
              </w:sdtContent>
            </w:sdt>
            <w:ins w:author="Safana Fathima" w:id="143" w:date="2026-09-23T05:18:32Z">
              <w:del w:author="Johnson k" w:id="135" w:date="2026-09-24T04:14:58Z">
                <w:sdt>
                  <w:sdtPr>
                    <w:id w:val="618522426"/>
                    <w:tag w:val="goog_rdk_3852"/>
                  </w:sdtPr>
                  <w:sdtContent>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.,dfkk</w:delText>
                    </w:r>
                  </w:sdtContent>
                </w:sdt>
              </w:del>
            </w:ins>
          </w:sdtContent>
        </w:sdt>
        <w:sdt>
          <w:sdtPr>
            <w:id w:val="-2091440111"/>
            <w:tag w:val="goog_rdk_3853"/>
          </w:sdtPr>
          <w:sdtContent>
            <w:del w:author="Johnson k" w:id="135" w:date="2026-09-24T04:14:58Z"/>
          </w:sdtContent>
        </w:sdt>
        <w:sdt>
          <w:sdtPr>
            <w:id w:val="-323948336"/>
            <w:tag w:val="goog_rdk_3854"/>
          </w:sdtPr>
          <w:sdtContent>
            <w:ins w:author="Jothika Petchi muthu" w:id="144" w:date="2026-09-24T05:04:22Z">
              <w:sdt>
                <w:sdtPr>
                  <w:id w:val="291659624"/>
                  <w:tag w:val="goog_rdk_3855"/>
                </w:sdtPr>
                <w:sdtContent>
                  <w:del w:author="Johnson k" w:id="135" w:date="2026-09-24T04:14:58Z">
                    <w:r w:rsidDel="00000000" w:rsidR="00000000" w:rsidRPr="00000000">
                      <w:rPr>
                        <w:rFonts w:ascii="Cambria" w:cs="Cambria" w:eastAsia="Cambria" w:hAnsi="Cambria"/>
                        <w:b w:val="1"/>
                        <w:bCs w:val="1"/>
                        <w:strike w:val="1"/>
                        <w:color w:val="000000"/>
                        <w:sz w:val="22"/>
                        <w:szCs w:val="22"/>
                        <w:u w:val="single"/>
                        <w:rPrChange w:author="Jothika Petchi muthu" w:id="145" w:date="2026-09-24T05:04:22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1671027" cy="5700638"/>
                          <wp:effectExtent b="0" l="0" r="0" t="0"/>
                          <wp:docPr id="221" name="image21.png"/>
                          <a:graphic>
                            <a:graphicData uri="http://schemas.openxmlformats.org/drawingml/2006/picture">
                              <pic:pic>
                                <pic:nvPicPr>
                                  <pic:cNvPr id="0" name="image21.png"/>
                                  <pic:cNvPicPr preferRelativeResize="0"/>
                                </pic:nvPicPr>
                                <pic:blipFill>
                                  <a:blip r:embed="rId1"/>
                                  <a:srcRect b="0" l="0" r="0" t="0"/>
                                  <a:stretch>
                                    <a:fillRect/>
                                  </a:stretch>
                                </pic:blipFill>
                                <pic:spPr>
                                  <a:xfrm>
                                    <a:off x="0" y="0"/>
                                    <a:ext cx="1671027" cy="5700638"/>
                                  </a:xfrm>
                                  <a:prstGeom prst="rect"/>
                                  <a:ln/>
                                </pic:spPr>
                              </pic:pic>
                            </a:graphicData>
                          </a:graphic>
                        </wp:inline>
                      </w:drawing>
                    </w:r>
                  </w:del>
                </w:sdtContent>
              </w:sdt>
            </w:ins>
          </w:sdtContent>
        </w:sdt>
        <w:sdt>
          <w:sdtPr>
            <w:id w:val="-1170658674"/>
            <w:tag w:val="goog_rdk_3856"/>
          </w:sdtPr>
          <w:sdtContent>
            <w:del w:author="Johnson k" w:id="135" w:date="2026-09-24T04:14:58Z"/>
          </w:sdtContent>
        </w:sdt>
        <w:sdt>
          <w:sdtPr>
            <w:id w:val="162460768"/>
            <w:tag w:val="goog_rdk_3857"/>
          </w:sdtPr>
          <w:sdtContent>
            <w:ins w:author="Anonymous" w:id="146" w:date="2026-09-23T05:57:16Z">
              <w:sdt>
                <w:sdtPr>
                  <w:id w:val="-695362728"/>
                  <w:tag w:val="goog_rdk_3858"/>
                </w:sdtPr>
                <w:sdtContent>
                  <w:del w:author="Johnson k" w:id="135" w:date="2026-09-24T04:14:58Z"/>
                </w:sdtContent>
              </w:sdt>
            </w:ins>
            <w:sdt>
              <w:sdtPr>
                <w:id w:val="-1333979084"/>
                <w:tag w:val="goog_rdk_3859"/>
              </w:sdtPr>
              <w:sdtContent>
                <w:ins w:author="Anonymous" w:id="146" w:date="2026-09-23T05:57:16Z">
                  <w:del w:author="Johnson k" w:id="135" w:date="2026-09-24T04:14:58Z">
                    <w:r w:rsidDel="00000000" w:rsidR="00000000" w:rsidRPr="00000000">
                      <w:rPr>
                        <w:rtl w:val="0"/>
                      </w:rPr>
                    </w:r>
                  </w:del>
                </w:ins>
              </w:sdtContent>
            </w:sdt>
            <w:ins w:author="Anonymous" w:id="146" w:date="2026-09-23T05:57:16Z">
              <w:del w:author="Johnson k" w:id="135" w:date="2026-09-24T04:14:58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887538" cy="1657350"/>
                      <wp:effectExtent b="0" l="0" r="0" t="0"/>
                      <wp:wrapSquare wrapText="bothSides" distB="114300" distT="114300" distL="114300" distR="114300"/>
                      <wp:docPr id="189" name="image23.png"/>
                      <a:graphic>
                        <a:graphicData uri="http://schemas.openxmlformats.org/drawingml/2006/picture">
                          <pic:pic>
                            <pic:nvPicPr>
                              <pic:cNvPr id="0" name="image23.png"/>
                              <pic:cNvPicPr preferRelativeResize="0"/>
                            </pic:nvPicPr>
                            <pic:blipFill>
                              <a:blip r:embed="rId2"/>
                              <a:srcRect b="0" l="0" r="0" t="0"/>
                              <a:stretch>
                                <a:fillRect/>
                              </a:stretch>
                            </pic:blipFill>
                            <pic:spPr>
                              <a:xfrm>
                                <a:off x="0" y="0"/>
                                <a:ext cx="5887538" cy="1657350"/>
                              </a:xfrm>
                              <a:prstGeom prst="rect"/>
                              <a:ln/>
                            </pic:spPr>
                          </pic:pic>
                        </a:graphicData>
                      </a:graphic>
                    </wp:anchor>
                  </w:drawing>
                </w:r>
              </w:del>
            </w:ins>
          </w:sdtContent>
        </w:sdt>
      </w:p>
    </w:sdtContent>
  </w:sdt>
  <w:sdt>
    <w:sdtPr>
      <w:id w:val="2068199752"/>
      <w:tag w:val="goog_rdk_3878"/>
    </w:sdtPr>
    <w:sdtContent>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afterAutospacing="0" w:before="0" w:line="240" w:lineRule="auto"/>
          <w:ind w:left="0" w:right="0" w:firstLine="0"/>
          <w:jc w:val="left"/>
          <w:rPr>
            <w:ins w:author="Kayalvizhi Velmurugan" w:id="142" w:date="2026-09-23T08:18:09Z"/>
            <w:del w:author="Johnson k" w:id="135" w:date="2026-09-24T04:14:58Z"/>
          </w:rPr>
          <w:pPrChange w:author="Abdul Hakkim" w:id="0" w:date="2026-09-23T08:42:20Z">
            <w:pPr>
              <w:numPr>
                <w:ilvl w:val="0"/>
                <w:numId w:val="5"/>
              </w:numPr>
              <w:tabs>
                <w:tab w:val="center" w:leader="none" w:pos="4513"/>
                <w:tab w:val="right" w:leader="none" w:pos="9026"/>
              </w:tabs>
              <w:spacing w:after="280" w:lineRule="auto"/>
              <w:ind w:left="-1695" w:right="-561.2598425196836" w:firstLine="0"/>
              <w:jc w:val="center"/>
            </w:pPr>
          </w:pPrChange>
        </w:pPr>
        <w:sdt>
          <w:sdtPr>
            <w:id w:val="-761979560"/>
            <w:tag w:val="goog_rdk_3861"/>
          </w:sdtPr>
          <w:sdtContent>
            <w:ins w:author="Anonymous" w:id="146" w:date="2026-09-23T05:57:16Z">
              <w:sdt>
                <w:sdtPr>
                  <w:id w:val="1864453919"/>
                  <w:tag w:val="goog_rdk_3862"/>
                </w:sdtPr>
                <w:sdtContent>
                  <w:del w:author="Johnson k" w:id="135" w:date="2026-09-24T04:14:58Z"/>
                </w:sdtContent>
              </w:sdt>
            </w:ins>
            <w:sdt>
              <w:sdtPr>
                <w:id w:val="-205555473"/>
                <w:tag w:val="goog_rdk_3863"/>
              </w:sdtPr>
              <w:sdtContent>
                <w:ins w:author="Anonymous" w:id="146" w:date="2026-09-23T05:57:16Z">
                  <w:del w:author="Johnson k" w:id="135" w:date="2026-09-24T04:14:58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w:delText>
                    </w:r>
                  </w:del>
                </w:ins>
              </w:sdtContent>
            </w:sdt>
            <w:ins w:author="Anonymous" w:id="146" w:date="2026-09-23T05:57:16Z">
              <w:del w:author="Johnson k" w:id="135" w:date="2026-09-24T04:14:58Z"/>
            </w:ins>
          </w:sdtContent>
        </w:sdt>
        <w:sdt>
          <w:sdtPr>
            <w:id w:val="-532309749"/>
            <w:tag w:val="goog_rdk_3864"/>
          </w:sdtPr>
          <w:sdtContent>
            <w:ins w:author="Kayalvizhi Velmurugan" w:id="147" w:date="2026-09-23T08:05:30Z">
              <w:sdt>
                <w:sdtPr>
                  <w:id w:val="-1650228550"/>
                  <w:tag w:val="goog_rdk_3865"/>
                </w:sdtPr>
                <w:sdtContent>
                  <w:del w:author="Johnson k" w:id="135" w:date="2026-09-24T04:14:58Z"/>
                </w:sdtContent>
              </w:sdt>
            </w:ins>
            <w:sdt>
              <w:sdtPr>
                <w:id w:val="-590359398"/>
                <w:tag w:val="goog_rdk_3866"/>
              </w:sdtPr>
              <w:sdtContent>
                <w:ins w:author="Kayalvizhi Velmurugan" w:id="147" w:date="2026-09-23T08:05:30Z">
                  <w:del w:author="Johnson k" w:id="135" w:date="2026-09-24T04:14:58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w:delText>
                    </w:r>
                  </w:del>
                </w:ins>
              </w:sdtContent>
            </w:sdt>
            <w:ins w:author="Kayalvizhi Velmurugan" w:id="147" w:date="2026-09-23T08:05:30Z">
              <w:del w:author="Johnson k" w:id="135" w:date="2026-09-24T04:14:58Z"/>
            </w:ins>
          </w:sdtContent>
        </w:sdt>
        <w:sdt>
          <w:sdtPr>
            <w:id w:val="877382156"/>
            <w:tag w:val="goog_rdk_3867"/>
          </w:sdtPr>
          <w:sdtContent>
            <w:ins w:author="Anonymous" w:id="146" w:date="2026-09-23T05:57:16Z">
              <w:sdt>
                <w:sdtPr>
                  <w:id w:val="-2060009385"/>
                  <w:tag w:val="goog_rdk_3868"/>
                </w:sdtPr>
                <w:sdtContent>
                  <w:del w:author="Johnson k" w:id="135" w:date="2026-09-24T04:14:58Z"/>
                </w:sdtContent>
              </w:sdt>
            </w:ins>
          </w:sdtContent>
        </w:sdt>
        <w:sdt>
          <w:sdtPr>
            <w:id w:val="1308638458"/>
            <w:tag w:val="goog_rdk_3869"/>
          </w:sdtPr>
          <w:sdtContent>
            <w:ins w:author="Magesh Velkumar" w:id="148" w:date="2026-09-24T04:18:16Z">
              <w:sdt>
                <w:sdtPr>
                  <w:id w:val="-245823762"/>
                  <w:tag w:val="goog_rdk_3870"/>
                </w:sdtPr>
                <w:sdtContent>
                  <w:del w:author="Johnson k" w:id="135" w:date="2026-09-24T04:14:58Z">
                    <w:r w:rsidDel="00000000" w:rsidR="00000000" w:rsidRPr="00000000">
                      <w:rPr>
                        <w:rFonts w:ascii="Cambria" w:cs="Cambria" w:eastAsia="Cambria" w:hAnsi="Cambria"/>
                        <w:b w:val="1"/>
                        <w:bCs w:val="1"/>
                        <w:strike w:val="1"/>
                        <w:color w:val="000000"/>
                        <w:sz w:val="22"/>
                        <w:szCs w:val="22"/>
                        <w:u w:val="single"/>
                        <w:rPrChange w:author="Magesh Velkumar" w:id="149" w:date="2026-09-24T04:18:16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1671027" cy="5700638"/>
                          <wp:effectExtent b="0" l="0" r="0" t="0"/>
                          <wp:docPr id="204" name="image21.png"/>
                          <a:graphic>
                            <a:graphicData uri="http://schemas.openxmlformats.org/drawingml/2006/picture">
                              <pic:pic>
                                <pic:nvPicPr>
                                  <pic:cNvPr id="0" name="image21.png"/>
                                  <pic:cNvPicPr preferRelativeResize="0"/>
                                </pic:nvPicPr>
                                <pic:blipFill>
                                  <a:blip r:embed="rId1"/>
                                  <a:srcRect b="0" l="0" r="0" t="0"/>
                                  <a:stretch>
                                    <a:fillRect/>
                                  </a:stretch>
                                </pic:blipFill>
                                <pic:spPr>
                                  <a:xfrm>
                                    <a:off x="0" y="0"/>
                                    <a:ext cx="1671027" cy="5700638"/>
                                  </a:xfrm>
                                  <a:prstGeom prst="rect"/>
                                  <a:ln/>
                                </pic:spPr>
                              </pic:pic>
                            </a:graphicData>
                          </a:graphic>
                        </wp:inline>
                      </w:drawing>
                    </w:r>
                  </w:del>
                </w:sdtContent>
              </w:sdt>
            </w:ins>
          </w:sdtContent>
        </w:sdt>
        <w:sdt>
          <w:sdtPr>
            <w:id w:val="506678670"/>
            <w:tag w:val="goog_rdk_3871"/>
          </w:sdtPr>
          <w:sdtContent>
            <w:ins w:author="Anonymous" w:id="146" w:date="2026-09-23T05:57:16Z">
              <w:sdt>
                <w:sdtPr>
                  <w:id w:val="550686680"/>
                  <w:tag w:val="goog_rdk_3872"/>
                </w:sdtPr>
                <w:sdtContent>
                  <w:del w:author="Johnson k" w:id="135" w:date="2026-09-24T04:14:58Z"/>
                </w:sdtContent>
              </w:sdt>
            </w:ins>
            <w:sdt>
              <w:sdtPr>
                <w:id w:val="1305155674"/>
                <w:tag w:val="goog_rdk_3873"/>
              </w:sdtPr>
              <w:sdtContent>
                <w:ins w:author="Anonymous" w:id="146" w:date="2026-09-23T05:57:16Z">
                  <w:del w:author="Johnson k" w:id="135" w:date="2026-09-24T04:14:58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delText xml:space="preserve">Q</w:delText>
                    </w:r>
                  </w:del>
                </w:ins>
              </w:sdtContent>
            </w:sdt>
            <w:ins w:author="Anonymous" w:id="146" w:date="2026-09-23T05:57:16Z">
              <w:del w:author="Johnson k" w:id="135" w:date="2026-09-24T04:14:58Z"/>
            </w:ins>
          </w:sdtContent>
        </w:sdt>
        <w:sdt>
          <w:sdtPr>
            <w:id w:val="-169326652"/>
            <w:tag w:val="goog_rdk_3874"/>
          </w:sdtPr>
          <w:sdtContent>
            <w:ins w:author="Kayalvizhi Velmurugan" w:id="142" w:date="2026-09-23T08:18:09Z">
              <w:sdt>
                <w:sdtPr>
                  <w:id w:val="1411516253"/>
                  <w:tag w:val="goog_rdk_3875"/>
                </w:sdtPr>
                <w:sdtContent>
                  <w:del w:author="Johnson k" w:id="135" w:date="2026-09-24T04:14:58Z"/>
                </w:sdtContent>
              </w:sdt>
            </w:ins>
            <w:sdt>
              <w:sdtPr>
                <w:id w:val="1052132060"/>
                <w:tag w:val="goog_rdk_3876"/>
              </w:sdtPr>
              <w:sdtContent>
                <w:ins w:author="Kayalvizhi Velmurugan" w:id="142" w:date="2026-09-23T08:18:09Z">
                  <w:del w:author="Johnson k" w:id="135" w:date="2026-09-24T04:14:58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m.,dfkk</w:delText>
                    </w:r>
                  </w:del>
                </w:ins>
              </w:sdtContent>
            </w:sdt>
            <w:ins w:author="Kayalvizhi Velmurugan" w:id="142" w:date="2026-09-23T08:18:09Z">
              <w:del w:author="Johnson k" w:id="135" w:date="2026-09-24T04:14:58Z">
                <w:sdt>
                  <w:sdtPr>
                    <w:id w:val="1070513004"/>
                    <w:tag w:val="goog_rdk_3877"/>
                  </w:sdtPr>
                  <w:sdtContent>
                    <w:r w:rsidDel="00000000" w:rsidR="00000000" w:rsidRPr="00000000">
                      <w:rPr>
                        <w:rtl w:val="0"/>
                      </w:rPr>
                    </w:r>
                  </w:sdtContent>
                </w:sdt>
              </w:del>
            </w:ins>
          </w:sdtContent>
        </w:sdt>
      </w:p>
    </w:sdtContent>
  </w:sdt>
  <w:sdt>
    <w:sdtPr>
      <w:id w:val="430716775"/>
      <w:tag w:val="goog_rdk_3889"/>
    </w:sdtPr>
    <w:sdtContent>
      <w:p w:rsidR="00000000" w:rsidDel="00000000" w:rsidP="00000000" w:rsidRDefault="00000000" w:rsidRPr="00000000" w14:paraId="00000346">
        <w:pPr>
          <w:numPr>
            <w:ilvl w:val="0"/>
            <w:numId w:val="5"/>
          </w:numPr>
          <w:tabs>
            <w:tab w:val="center" w:leader="none" w:pos="4513"/>
            <w:tab w:val="right" w:leader="none" w:pos="9026"/>
          </w:tabs>
          <w:spacing w:after="0" w:afterAutospacing="0" w:lineRule="auto"/>
          <w:ind w:left="-1695" w:right="-561.2598425196836" w:firstLine="0"/>
          <w:jc w:val="center"/>
          <w:rPr>
            <w:ins w:author="Kayalvizhi Velmurugan" w:id="151" w:date="2026-09-23T08:21:38Z"/>
            <w:del w:author="Johnson k" w:id="135" w:date="2026-09-24T04:14:58Z"/>
          </w:rPr>
          <w:pPrChange w:author="Abdul Hakkim" w:id="0" w:date="2026-09-23T08:42:21Z">
            <w:pPr>
              <w:numPr>
                <w:ilvl w:val="0"/>
                <w:numId w:val="5"/>
              </w:numPr>
              <w:tabs>
                <w:tab w:val="center" w:leader="none" w:pos="4513"/>
                <w:tab w:val="right" w:leader="none" w:pos="9026"/>
              </w:tabs>
              <w:spacing w:after="280" w:lineRule="auto"/>
              <w:ind w:left="-1695" w:right="-561.2598425196836" w:firstLine="0"/>
              <w:jc w:val="center"/>
            </w:pPr>
          </w:pPrChange>
        </w:pPr>
        <w:sdt>
          <w:sdtPr>
            <w:id w:val="351622715"/>
            <w:tag w:val="goog_rdk_3881"/>
          </w:sdtPr>
          <w:sdtContent>
            <w:ins w:author="Anonymous" w:id="146" w:date="2026-09-23T05:57:16Z">
              <w:sdt>
                <w:sdtPr>
                  <w:id w:val="-491067326"/>
                  <w:tag w:val="goog_rdk_3882"/>
                </w:sdtPr>
                <w:sdtContent>
                  <w:del w:author="Johnson k" w:id="135" w:date="2026-09-24T04:14:58Z"/>
                </w:sdtContent>
              </w:sdt>
            </w:ins>
            <w:sdt>
              <w:sdtPr>
                <w:id w:val="-126238156"/>
                <w:tag w:val="goog_rdk_3883"/>
              </w:sdtPr>
              <w:sdtContent>
                <w:ins w:author="Anonymous" w:id="146" w:date="2026-09-23T05:57:16Z">
                  <w:del w:author="Johnson k" w:id="135" w:date="2026-09-24T04:14:58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r>
                  </w:del>
                </w:ins>
              </w:sdtContent>
            </w:sdt>
            <w:ins w:author="Anonymous" w:id="146" w:date="2026-09-23T05:57:16Z">
              <w:del w:author="Johnson k" w:id="135" w:date="2026-09-24T04:14:58Z">
                <w:sdt>
                  <w:sdtPr>
                    <w:id w:val="-1289617598"/>
                    <w:tag w:val="goog_rdk_3884"/>
                  </w:sdtPr>
                  <w:sdtContent>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r>
                  </w:sdtContent>
                </w:sdt>
              </w:del>
            </w:ins>
          </w:sdtContent>
        </w:sdt>
        <w:sdt>
          <w:sdtPr>
            <w:id w:val="-1432042641"/>
            <w:tag w:val="goog_rdk_3885"/>
          </w:sdtPr>
          <w:sdtContent>
            <w:ins w:author="Kayalvizhi Velmurugan" w:id="151" w:date="2026-09-23T08:21:38Z">
              <w:sdt>
                <w:sdtPr>
                  <w:id w:val="1876400659"/>
                  <w:tag w:val="goog_rdk_3886"/>
                </w:sdtPr>
                <w:sdtContent>
                  <w:del w:author="Johnson k" w:id="135" w:date="2026-09-24T04:14:58Z"/>
                </w:sdtContent>
              </w:sdt>
            </w:ins>
            <w:sdt>
              <w:sdtPr>
                <w:id w:val="-128138917"/>
                <w:tag w:val="goog_rdk_3887"/>
              </w:sdtPr>
              <w:sdtContent>
                <w:ins w:author="Kayalvizhi Velmurugan" w:id="151" w:date="2026-09-23T08:21:38Z">
                  <w:del w:author="Johnson k" w:id="135" w:date="2026-09-24T04:14:58Z">
                    <w:r w:rsidDel="00000000" w:rsidR="00000000" w:rsidRPr="00000000">
                      <w:rPr>
                        <w:rFonts w:ascii="Cambria" w:cs="Cambria" w:eastAsia="Cambria" w:hAnsi="Cambria"/>
                        <w:sz w:val="24"/>
                        <w:szCs w:val="24"/>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fkkm.,dfkk</w:delText>
                    </w:r>
                  </w:del>
                </w:ins>
              </w:sdtContent>
            </w:sdt>
            <w:ins w:author="Kayalvizhi Velmurugan" w:id="151" w:date="2026-09-23T08:21:38Z">
              <w:del w:author="Johnson k" w:id="135" w:date="2026-09-24T04:14:58Z">
                <w:sdt>
                  <w:sdtPr>
                    <w:id w:val="1693876151"/>
                    <w:tag w:val="goog_rdk_3888"/>
                  </w:sdtPr>
                  <w:sdtContent>
                    <w:r w:rsidDel="00000000" w:rsidR="00000000" w:rsidRPr="00000000">
                      <w:rPr>
                        <w:rtl w:val="0"/>
                      </w:rPr>
                    </w:r>
                  </w:sdtContent>
                </w:sdt>
              </w:del>
            </w:ins>
          </w:sdtContent>
        </w:sdt>
      </w:p>
    </w:sdtContent>
  </w:sdt>
  <w:sdt>
    <w:sdtPr>
      <w:id w:val="505692696"/>
      <w:tag w:val="goog_rdk_3901"/>
    </w:sdtPr>
    <w:sdtContent>
      <w:p w:rsidR="00000000" w:rsidDel="00000000" w:rsidP="00000000" w:rsidRDefault="00000000" w:rsidRPr="00000000" w14:paraId="00000347">
        <w:pPr>
          <w:pStyle w:val="Subtitle"/>
          <w:numPr>
            <w:ilvl w:val="0"/>
            <w:numId w:val="5"/>
          </w:numPr>
          <w:tabs>
            <w:tab w:val="center" w:leader="none" w:pos="4513"/>
            <w:tab w:val="right" w:leader="none" w:pos="9026"/>
          </w:tabs>
          <w:spacing w:after="0" w:afterAutospacing="0" w:lineRule="auto"/>
          <w:ind w:left="-1695" w:right="-561.2598425196836" w:firstLine="0"/>
          <w:jc w:val="center"/>
          <w:rPr>
            <w:ins w:author="Yethu Yethu" w:id="153" w:date="2026-09-23T07:13:49Z"/>
            <w:del w:author="Johnson k" w:id="135" w:date="2026-09-24T04:14:58Z"/>
          </w:rPr>
          <w:pPrChange w:author="Johnson k" w:id="0" w:date="2026-09-24T04:08:30Z">
            <w:pPr>
              <w:numPr>
                <w:ilvl w:val="0"/>
                <w:numId w:val="5"/>
              </w:numPr>
              <w:tabs>
                <w:tab w:val="center" w:leader="none" w:pos="4513"/>
                <w:tab w:val="right" w:leader="none" w:pos="9026"/>
              </w:tabs>
              <w:spacing w:after="280" w:lineRule="auto"/>
              <w:ind w:left="-1695" w:right="-561.2598425196836" w:firstLine="0"/>
              <w:jc w:val="center"/>
            </w:pPr>
          </w:pPrChange>
        </w:pPr>
        <w:sdt>
          <w:sdtPr>
            <w:id w:val="718886613"/>
            <w:tag w:val="goog_rdk_3890"/>
          </w:sdtPr>
          <w:sdtContent>
            <w:ins w:author="Kayalvizhi Velmurugan" w:id="151" w:date="2026-09-23T08:21:38Z">
              <w:sdt>
                <w:sdtPr>
                  <w:id w:val="233216725"/>
                  <w:tag w:val="goog_rdk_3891"/>
                </w:sdtPr>
                <w:sdtContent>
                  <w:del w:author="Johnson k" w:id="135" w:date="2026-09-24T04:14:58Z"/>
                </w:sdtContent>
              </w:sdt>
            </w:ins>
            <w:sdt>
              <w:sdtPr>
                <w:id w:val="1479315692"/>
                <w:tag w:val="goog_rdk_3892"/>
              </w:sdtPr>
              <w:sdtContent>
                <w:ins w:author="Kayalvizhi Velmurugan" w:id="151" w:date="2026-09-23T08:21:38Z">
                  <w:del w:author="Johnson k" w:id="135" w:date="2026-09-24T04:14:58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w:delText>
                    </w:r>
                  </w:del>
                </w:ins>
              </w:sdtContent>
            </w:sdt>
            <w:ins w:author="Kayalvizhi Velmurugan" w:id="151" w:date="2026-09-23T08:21:38Z">
              <w:del w:author="Johnson k" w:id="135" w:date="2026-09-24T04:14:58Z"/>
            </w:ins>
          </w:sdtContent>
        </w:sdt>
        <w:sdt>
          <w:sdtPr>
            <w:id w:val="2100462641"/>
            <w:tag w:val="goog_rdk_3893"/>
          </w:sdtPr>
          <w:sdtContent>
            <w:ins w:author="Anonymous" w:id="146" w:date="2026-09-23T05:57:16Z">
              <w:sdt>
                <w:sdtPr>
                  <w:id w:val="1286968593"/>
                  <w:tag w:val="goog_rdk_3894"/>
                </w:sdtPr>
                <w:sdtContent>
                  <w:del w:author="Johnson k" w:id="135" w:date="2026-09-24T04:14:58Z"/>
                </w:sdtContent>
              </w:sdt>
            </w:ins>
            <w:sdt>
              <w:sdtPr>
                <w:id w:val="1393907151"/>
                <w:tag w:val="goog_rdk_3895"/>
              </w:sdtPr>
              <w:sdtContent>
                <w:ins w:author="Anonymous" w:id="146" w:date="2026-09-23T05:57:16Z">
                  <w:del w:author="Johnson k" w:id="135" w:date="2026-09-24T04:14:58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delText xml:space="preserve">=</w:delText>
                      <w:tab/>
                      <w:tab/>
                      <w:tab/>
                      <w:tab/>
                      <w:tab/>
                      <w:tab/>
                      <w:tab/>
                      <w:tab/>
                      <w:tab/>
                      <w:tab/>
                      <w:tab/>
                    </w:r>
                  </w:del>
                </w:ins>
              </w:sdtContent>
            </w:sdt>
            <w:ins w:author="Anonymous" w:id="146" w:date="2026-09-23T05:57:16Z">
              <w:del w:author="Johnson k" w:id="135" w:date="2026-09-24T04:14:58Z">
                <w:sdt>
                  <w:sdtPr>
                    <w:id w:val="-1543455818"/>
                    <w:tag w:val="goog_rdk_3896"/>
                  </w:sdtPr>
                  <w:sdtContent>
                    <w:r w:rsidDel="00000000" w:rsidR="00000000" w:rsidRPr="00000000">
                      <w:rPr>
                        <w:i w:val="1"/>
                        <w:iCs w:val="1"/>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r>
                  </w:sdtContent>
                </w:sdt>
                <w:sdt>
                  <w:sdtPr>
                    <w:id w:val="-1825944302"/>
                    <w:tag w:val="goog_rdk_3897"/>
                  </w:sdtPr>
                  <w:sdtContent>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r>
                  </w:sdtContent>
                </w:sdt>
              </w:del>
            </w:ins>
          </w:sdtContent>
        </w:sdt>
        <w:sdt>
          <w:sdtPr>
            <w:id w:val="62689159"/>
            <w:tag w:val="goog_rdk_3898"/>
          </w:sdtPr>
          <w:sdtContent>
            <w:ins w:author="Yethu Yethu" w:id="153" w:date="2026-09-23T07:13:49Z">
              <w:sdt>
                <w:sdtPr>
                  <w:id w:val="-344895604"/>
                  <w:tag w:val="goog_rdk_3899"/>
                </w:sdtPr>
                <w:sdtContent>
                  <w:del w:author="Johnson k" w:id="135" w:date="2026-09-24T04:14:58Z"/>
                </w:sdtContent>
              </w:sdt>
            </w:ins>
            <w:sdt>
              <w:sdtPr>
                <w:id w:val="-2088524253"/>
                <w:tag w:val="goog_rdk_3900"/>
              </w:sdtPr>
              <w:sdtContent>
                <w:ins w:author="Yethu Yethu" w:id="153" w:date="2026-09-23T07:13:49Z">
                  <w:del w:author="Johnson k" w:id="135" w:date="2026-09-24T04:14:58Z">
                    <w:r w:rsidDel="00000000" w:rsidR="00000000" w:rsidRPr="00000000">
                      <w:rPr>
                        <w:rtl w:val="0"/>
                      </w:rPr>
                    </w:r>
                  </w:del>
                </w:ins>
              </w:sdtContent>
            </w:sdt>
            <w:ins w:author="Yethu Yethu" w:id="153" w:date="2026-09-23T07:13:49Z">
              <w:del w:author="Johnson k" w:id="135" w:date="2026-09-24T04:14:58Z"/>
            </w:ins>
          </w:sdtContent>
        </w:sdt>
      </w:p>
    </w:sdtContent>
  </w:sdt>
  <w:sdt>
    <w:sdtPr>
      <w:id w:val="182968030"/>
      <w:tag w:val="goog_rdk_3915"/>
    </w:sdtPr>
    <w:sdtContent>
      <w:p w:rsidR="00000000" w:rsidDel="00000000" w:rsidP="00000000" w:rsidRDefault="00000000" w:rsidRPr="00000000" w14:paraId="00000348">
        <w:pPr>
          <w:pStyle w:val="Subtitle"/>
          <w:numPr>
            <w:ilvl w:val="0"/>
            <w:numId w:val="5"/>
          </w:numPr>
          <w:tabs>
            <w:tab w:val="center" w:leader="none" w:pos="4513"/>
            <w:tab w:val="right" w:leader="none" w:pos="9026"/>
          </w:tabs>
          <w:spacing w:after="0" w:afterAutospacing="0" w:lineRule="auto"/>
          <w:ind w:left="-1695" w:right="-561.2598425196836" w:firstLine="0"/>
          <w:jc w:val="center"/>
          <w:rPr>
            <w:ins w:author="Anonymous" w:id="156" w:date="2026-09-23T09:31:14Z"/>
            <w:del w:author="Kayalvizhi Velmurugan" w:id="39" w:date="2026-09-23T08:22:17Z"/>
          </w:rPr>
          <w:pPrChange w:author="Johnson k" w:id="0" w:date="2026-09-24T04:08:30Z">
            <w:pPr>
              <w:numPr>
                <w:ilvl w:val="0"/>
                <w:numId w:val="5"/>
              </w:numPr>
              <w:tabs>
                <w:tab w:val="center" w:leader="none" w:pos="4513"/>
                <w:tab w:val="right" w:leader="none" w:pos="9026"/>
              </w:tabs>
              <w:spacing w:after="280" w:lineRule="auto"/>
              <w:ind w:left="-1695" w:right="-561.2598425196836" w:firstLine="0"/>
              <w:jc w:val="center"/>
            </w:pPr>
          </w:pPrChange>
        </w:pPr>
        <w:sdt>
          <w:sdtPr>
            <w:id w:val="-1359036655"/>
            <w:tag w:val="goog_rdk_3902"/>
          </w:sdtPr>
          <w:sdtContent>
            <w:ins w:author="Yethu Yethu" w:id="153" w:date="2026-09-23T07:13:49Z">
              <w:sdt>
                <w:sdtPr>
                  <w:id w:val="-390262281"/>
                  <w:tag w:val="goog_rdk_3903"/>
                </w:sdtPr>
                <w:sdtContent>
                  <w:del w:author="Johnson k" w:id="135" w:date="2026-09-24T04:14:58Z"/>
                </w:sdtContent>
              </w:sdt>
            </w:ins>
            <w:sdt>
              <w:sdtPr>
                <w:id w:val="1630710945"/>
                <w:tag w:val="goog_rdk_3904"/>
              </w:sdtPr>
              <w:sdtContent>
                <w:ins w:author="Yethu Yethu" w:id="153" w:date="2026-09-23T07:13:49Z">
                  <w:del w:author="Johnson k" w:id="135" w:date="2026-09-24T04:14:58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w:delText>
                      <w:tab/>
                      <w:tab/>
                    </w:r>
                  </w:del>
                </w:ins>
              </w:sdtContent>
            </w:sdt>
            <w:ins w:author="Yethu Yethu" w:id="153" w:date="2026-09-23T07:13:49Z">
              <w:del w:author="Johnson k" w:id="135" w:date="2026-09-24T04:14:58Z"/>
              <w:sdt>
                <w:sdtPr>
                  <w:id w:val="-385626636"/>
                  <w:tag w:val="goog_rdk_3905"/>
                </w:sdtPr>
                <w:sdtContent>
                  <w:del w:author="vishali muniyappan" w:id="154" w:date="2026-09-24T03:43:38Z">
                    <w:sdt>
                      <w:sdtPr>
                        <w:id w:val="-205300337"/>
                        <w:tag w:val="goog_rdk_3906"/>
                      </w:sdtPr>
                      <w:sdtContent>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delText xml:space="preserve">Q</w:delText>
                          <w:tab/>
                          <w:tab/>
                          <w:tab/>
                          <w:tab/>
                          <w:tab/>
                          <w:delText xml:space="preserve">=</w:delText>
                          <w:tab/>
                          <w:tab/>
                          <w:tab/>
                          <w:tab/>
                          <w:tab/>
                          <w:tab/>
                          <w:tab/>
                          <w:tab/>
                          <w:tab/>
                          <w:tab/>
                          <w:tab/>
                        </w:r>
                      </w:sdtContent>
                    </w:sdt>
                  </w:del>
                </w:sdtContent>
              </w:sdt>
            </w:ins>
          </w:sdtContent>
        </w:sdt>
        <w:sdt>
          <w:sdtPr>
            <w:id w:val="1805655606"/>
            <w:tag w:val="goog_rdk_3907"/>
          </w:sdtPr>
          <w:sdtContent>
            <w:ins w:author="Prem" w:id="155" w:date="2026-09-23T14:49:27Z">
              <w:sdt>
                <w:sdtPr>
                  <w:id w:val="1303163195"/>
                  <w:tag w:val="goog_rdk_3908"/>
                </w:sdtPr>
                <w:sdtContent>
                  <w:del w:author="vishali muniyappan" w:id="154" w:date="2026-09-24T03:43:38Z">
                    <w:r w:rsidDel="00000000" w:rsidR="00000000" w:rsidRPr="00000000">
                      <w:rPr>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1409700"/>
                          <wp:effectExtent b="0" l="0" r="0" t="0"/>
                          <wp:docPr id="255" name="image43.png"/>
                          <a:graphic>
                            <a:graphicData uri="http://schemas.openxmlformats.org/drawingml/2006/picture">
                              <pic:pic>
                                <pic:nvPicPr>
                                  <pic:cNvPr id="0" name="image43.png"/>
                                  <pic:cNvPicPr preferRelativeResize="0"/>
                                </pic:nvPicPr>
                                <pic:blipFill>
                                  <a:blip r:embed="rId3"/>
                                  <a:srcRect b="0" l="0" r="0" t="0"/>
                                  <a:stretch>
                                    <a:fillRect/>
                                  </a:stretch>
                                </pic:blipFill>
                                <pic:spPr>
                                  <a:xfrm>
                                    <a:off x="0" y="0"/>
                                    <a:ext cx="5731200" cy="1409700"/>
                                  </a:xfrm>
                                  <a:prstGeom prst="rect"/>
                                  <a:ln/>
                                </pic:spPr>
                              </pic:pic>
                            </a:graphicData>
                          </a:graphic>
                        </wp:inline>
                      </w:drawing>
                    </w:r>
                  </w:del>
                </w:sdtContent>
              </w:sdt>
            </w:ins>
          </w:sdtContent>
        </w:sdt>
        <w:sdt>
          <w:sdtPr>
            <w:id w:val="2048775944"/>
            <w:tag w:val="goog_rdk_3909"/>
          </w:sdtPr>
          <w:sdtContent>
            <w:ins w:author="Yethu Yethu" w:id="153" w:date="2026-09-23T07:13:49Z">
              <w:sdt>
                <w:sdtPr>
                  <w:id w:val="978956601"/>
                  <w:tag w:val="goog_rdk_3910"/>
                </w:sdtPr>
                <w:sdtContent>
                  <w:del w:author="vishali muniyappan" w:id="154" w:date="2026-09-24T03:43:38Z"/>
                </w:sdtContent>
              </w:sdt>
            </w:ins>
            <w:sdt>
              <w:sdtPr>
                <w:id w:val="170000468"/>
                <w:tag w:val="goog_rdk_3911"/>
              </w:sdtPr>
              <w:sdtContent>
                <w:ins w:author="Yethu Yethu" w:id="153" w:date="2026-09-23T07:13:49Z">
                  <w:del w:author="vishali muniyappan" w:id="154" w:date="2026-09-24T03:43:38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r>
                  </w:del>
                </w:ins>
              </w:sdtContent>
            </w:sdt>
            <w:ins w:author="Yethu Yethu" w:id="153" w:date="2026-09-23T07:13:49Z">
              <w:del w:author="vishali muniyappan" w:id="154" w:date="2026-09-24T03:43:38Z"/>
            </w:ins>
          </w:sdtContent>
        </w:sdt>
        <w:sdt>
          <w:sdtPr>
            <w:id w:val="-769812688"/>
            <w:tag w:val="goog_rdk_3912"/>
          </w:sdtPr>
          <w:sdtContent>
            <w:ins w:author="Anonymous" w:id="156" w:date="2026-09-23T09:31:14Z">
              <w:sdt>
                <w:sdtPr>
                  <w:id w:val="-423366199"/>
                  <w:tag w:val="goog_rdk_3913"/>
                </w:sdtPr>
                <w:sdtContent>
                  <w:del w:author="Kayalvizhi Velmurugan" w:id="39" w:date="2026-09-23T08:22:17Z"/>
                </w:sdtContent>
              </w:sdt>
            </w:ins>
            <w:sdt>
              <w:sdtPr>
                <w:id w:val="-1133689796"/>
                <w:tag w:val="goog_rdk_3914"/>
              </w:sdtPr>
              <w:sdtContent>
                <w:ins w:author="Anonymous" w:id="156" w:date="2026-09-23T09:31:14Z">
                  <w:del w:author="Kayalvizhi Velmurugan" w:id="39" w:date="2026-09-23T08:22:17Z">
                    <w:r w:rsidDel="00000000" w:rsidR="00000000" w:rsidRPr="00000000">
                      <w:rPr>
                        <w:rtl w:val="0"/>
                      </w:rPr>
                    </w:r>
                  </w:del>
                </w:ins>
              </w:sdtContent>
            </w:sdt>
            <w:ins w:author="Anonymous" w:id="156" w:date="2026-09-23T09:31:14Z">
              <w:del w:author="Kayalvizhi Velmurugan" w:id="39" w:date="2026-09-23T08:22:17Z"/>
            </w:ins>
          </w:sdtContent>
        </w:sdt>
      </w:p>
    </w:sdtContent>
  </w:sdt>
  <w:sdt>
    <w:sdtPr>
      <w:id w:val="420329362"/>
      <w:tag w:val="goog_rdk_3932"/>
    </w:sdtPr>
    <w:sdtContent>
      <w:p w:rsidR="00000000" w:rsidDel="00000000" w:rsidP="00000000" w:rsidRDefault="00000000" w:rsidRPr="00000000" w14:paraId="00000349">
        <w:pPr>
          <w:pStyle w:val="Subtitle"/>
          <w:numPr>
            <w:ilvl w:val="0"/>
            <w:numId w:val="5"/>
          </w:numPr>
          <w:tabs>
            <w:tab w:val="center" w:leader="none" w:pos="4513"/>
            <w:tab w:val="right" w:leader="none" w:pos="9026"/>
          </w:tabs>
          <w:spacing w:after="280" w:lineRule="auto"/>
          <w:ind w:left="-1695" w:right="-561.2598425196836" w:firstLine="0"/>
          <w:jc w:val="center"/>
          <w:rPr>
            <w:ins w:author="Anonymous" w:id="146" w:date="2026-09-23T05:57:16Z"/>
          </w:rPr>
          <w:pPrChange w:author="Johnson k" w:id="0" w:date="2026-09-24T04:08:30Z">
            <w:pPr>
              <w:numPr>
                <w:ilvl w:val="0"/>
                <w:numId w:val="5"/>
              </w:numPr>
              <w:tabs>
                <w:tab w:val="center" w:leader="none" w:pos="4513"/>
                <w:tab w:val="right" w:leader="none" w:pos="9026"/>
              </w:tabs>
              <w:spacing w:after="280" w:lineRule="auto"/>
              <w:ind w:left="-1695" w:right="-561.2598425196836" w:firstLine="0"/>
              <w:jc w:val="center"/>
            </w:pPr>
          </w:pPrChange>
        </w:pPr>
        <w:sdt>
          <w:sdtPr>
            <w:id w:val="2053123818"/>
            <w:tag w:val="goog_rdk_3918"/>
          </w:sdtPr>
          <w:sdtContent>
            <w:ins w:author="Yethu Yethu" w:id="153" w:date="2026-09-23T07:13:49Z">
              <w:sdt>
                <w:sdtPr>
                  <w:id w:val="1138431872"/>
                  <w:tag w:val="goog_rdk_3919"/>
                </w:sdtPr>
                <w:sdtContent>
                  <w:del w:author="Kayalvizhi Velmurugan" w:id="39" w:date="2026-09-23T08:22:17Z"/>
                </w:sdtContent>
              </w:sdt>
            </w:ins>
            <w:sdt>
              <w:sdtPr>
                <w:id w:val="1148518753"/>
                <w:tag w:val="goog_rdk_3920"/>
              </w:sdtPr>
              <w:sdtContent>
                <w:ins w:author="Yethu Yethu" w:id="153" w:date="2026-09-23T07:13:49Z">
                  <w:del w:author="Kayalvizhi Velmurugan" w:id="39" w:date="2026-09-23T08:22:17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r>
                  </w:del>
                </w:ins>
              </w:sdtContent>
            </w:sdt>
            <w:ins w:author="Yethu Yethu" w:id="153" w:date="2026-09-23T07:13:49Z">
              <w:del w:author="Kayalvizhi Velmurugan" w:id="39" w:date="2026-09-23T08:22:17Z"/>
              <w:sdt>
                <w:sdtPr>
                  <w:id w:val="-187756881"/>
                  <w:tag w:val="goog_rdk_3921"/>
                </w:sdtPr>
                <w:sdtContent>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r>
                </w:sdtContent>
              </w:sdt>
            </w:ins>
          </w:sdtContent>
        </w:sdt>
        <w:sdt>
          <w:sdtPr>
            <w:id w:val="-1969839637"/>
            <w:tag w:val="goog_rdk_3922"/>
          </w:sdtPr>
          <w:sdtContent>
            <w:ins w:author="Velmurugan Mithra" w:id="157" w:date="2026-09-23T07:33:20Z">
              <w:r w:rsidDel="00000000" w:rsidR="00000000" w:rsidRPr="00000000">
                <w:rPr>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546600"/>
                    <wp:effectExtent b="0" l="0" r="0" t="0"/>
                    <wp:docPr id="225" name="image20.png"/>
                    <a:graphic>
                      <a:graphicData uri="http://schemas.openxmlformats.org/drawingml/2006/picture">
                        <pic:pic>
                          <pic:nvPicPr>
                            <pic:cNvPr id="0" name="image20.png"/>
                            <pic:cNvPicPr preferRelativeResize="0"/>
                          </pic:nvPicPr>
                          <pic:blipFill>
                            <a:blip r:embed="rId4"/>
                            <a:srcRect b="-4207" l="2152" r="0" t="6359"/>
                            <a:stretch>
                              <a:fillRect/>
                            </a:stretch>
                          </pic:blipFill>
                          <pic:spPr>
                            <a:xfrm>
                              <a:off x="0" y="0"/>
                              <a:ext cx="5731200" cy="4546600"/>
                            </a:xfrm>
                            <a:prstGeom prst="rect"/>
                            <a:ln/>
                          </pic:spPr>
                        </pic:pic>
                      </a:graphicData>
                    </a:graphic>
                  </wp:inline>
                </w:drawing>
              </w:r>
            </w:ins>
          </w:sdtContent>
        </w:sdt>
        <w:sdt>
          <w:sdtPr>
            <w:id w:val="1237543891"/>
            <w:tag w:val="goog_rdk_3923"/>
          </w:sdtPr>
          <w:sdtContent>
            <w:ins w:author="Yethu Yethu" w:id="153" w:date="2026-09-23T07:13:49Z"/>
            <w:sdt>
              <w:sdtPr>
                <w:id w:val="-1618516904"/>
                <w:tag w:val="goog_rdk_3924"/>
              </w:sdtPr>
              <w:sdtContent>
                <w:ins w:author="Yethu Yethu" w:id="153" w:date="2026-09-23T07:13:49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tab/>
                    <w:tab/>
                    <w:tab/>
                    <w:tab/>
                    <w:tab/>
                    <w:tab/>
                    <w:tab/>
                    <w:tab/>
                    <w:tab/>
                    <w:tab/>
                    <w:tab/>
                    <w:tab/>
                    <w:tab/>
                    <w:tab/>
                    <w:tab/>
                    <w:t xml:space="preserve">-  n-</w:t>
                  </w:r>
                </w:ins>
              </w:sdtContent>
            </w:sdt>
            <w:ins w:author="Yethu Yethu" w:id="153" w:date="2026-09-23T07:13:49Z">
              <w:sdt>
                <w:sdtPr>
                  <w:id w:val="551010800"/>
                  <w:tag w:val="goog_rdk_3925"/>
                </w:sdtPr>
                <w:sdtContent>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PocketSmart AI: Your Smart Budget &amp; </w:t>
                  </w:r>
                </w:sdtContent>
              </w:sdt>
              <w:sdt>
                <w:sdtPr>
                  <w:id w:val="-368551534"/>
                  <w:tag w:val="goog_rdk_3926"/>
                </w:sdtPr>
                <w:sdtContent>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Recomme</w:t>
                  </w:r>
                </w:sdtContent>
              </w:sdt>
            </w:ins>
          </w:sdtContent>
        </w:sdt>
        <w:sdt>
          <w:sdtPr>
            <w:id w:val="-1017729969"/>
            <w:tag w:val="goog_rdk_3927"/>
          </w:sdtPr>
          <w:sdtContent>
            <w:ins w:author="Anonymous" w:id="146" w:date="2026-09-23T05:57:16Z"/>
            <w:sdt>
              <w:sdtPr>
                <w:id w:val="-335845500"/>
                <w:tag w:val="goog_rdk_3928"/>
              </w:sdtPr>
              <w:sdtContent>
                <w:ins w:author="Anonymous" w:id="146" w:date="2026-09-23T05:57:16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tab/>
                    <w:tab/>
                    <w:tab/>
                    <w:tab/>
                    <w:tab/>
                    <w:tab/>
                    <w:tab/>
                    <w:tab/>
                    <w:tab/>
                    <w:tab/>
                    <w:tab/>
                    <w:t xml:space="preserve">-  n-</w:t>
                  </w:r>
                </w:ins>
              </w:sdtContent>
            </w:sdt>
            <w:ins w:author="Anonymous" w:id="146" w:date="2026-09-23T05:57:16Z">
              <w:sdt>
                <w:sdtPr>
                  <w:id w:val="355646806"/>
                  <w:tag w:val="goog_rdk_3929"/>
                </w:sdtPr>
                <w:sdtContent>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PocketSmart AI: Your Smart Budget &amp; Recommendation Assistant</w:t>
                  </w:r>
                </w:sdtContent>
              </w:sdt>
              <w:sdt>
                <w:sdtPr>
                  <w:id w:val="123394681"/>
                  <w:tag w:val="goog_rdk_3930"/>
                </w:sdtPr>
                <w:sdtContent>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sdtContent>
              </w:sdt>
              <w:sdt>
                <w:sdtPr>
                  <w:id w:val="1336895806"/>
                  <w:tag w:val="goog_rdk_3931"/>
                </w:sdtPr>
                <w:sdtContent>
                  <w:r w:rsidDel="00000000" w:rsidR="00000000" w:rsidRPr="00000000">
                    <w:rPr>
                      <w:u w:val="single"/>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Gen AI powered budget —</w:t>
                  </w:r>
                </w:sdtContent>
              </w:sdt>
            </w:ins>
          </w:sdtContent>
        </w:sdt>
      </w:p>
    </w:sdtContent>
  </w:sdt>
  <w:sdt>
    <w:sdtPr>
      <w:id w:val="1032792513"/>
      <w:tag w:val="goog_rdk_3937"/>
    </w:sdtPr>
    <w:sdtContent>
      <w:p w:rsidR="00000000" w:rsidDel="00000000" w:rsidP="00000000" w:rsidRDefault="00000000" w:rsidRPr="00000000" w14:paraId="0000034A">
        <w:pPr>
          <w:pStyle w:val="Subtitle"/>
          <w:tabs>
            <w:tab w:val="center" w:leader="none" w:pos="4513"/>
            <w:tab w:val="right" w:leader="none" w:pos="9026"/>
          </w:tabs>
          <w:spacing w:after="280" w:lineRule="auto"/>
          <w:ind w:left="720" w:right="-561.2598425196836" w:firstLine="0"/>
          <w:jc w:val="center"/>
          <w:rPr>
            <w:ins w:author="Anonymous" w:id="146" w:date="2026-09-23T05:57:16Z"/>
            <w:u w:val="single"/>
            <w:rPrChange w:author="Anonymous" w:id="158"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80" w:lineRule="auto"/>
              <w:ind w:left="720" w:right="-561.2598425196836" w:firstLine="0"/>
              <w:jc w:val="center"/>
            </w:pPr>
          </w:pPrChange>
        </w:pPr>
        <w:sdt>
          <w:sdtPr>
            <w:id w:val="1394414414"/>
            <w:tag w:val="goog_rdk_3933"/>
          </w:sdtPr>
          <w:sdtContent>
            <w:ins w:author="Anonymous" w:id="146" w:date="2026-09-23T05:57:16Z"/>
            <w:sdt>
              <w:sdtPr>
                <w:id w:val="-1437811464"/>
                <w:tag w:val="goog_rdk_3934"/>
              </w:sdtPr>
              <w:sdtContent>
                <w:ins w:author="Anonymous" w:id="146" w:date="2026-09-23T05:57:16Z">
                  <w:r w:rsidDel="00000000" w:rsidR="00000000" w:rsidRPr="00000000">
                    <w:rPr>
                      <w:u w:val="single"/>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-.and recommendation assistant)</w:t>
                  </w:r>
                </w:ins>
              </w:sdtContent>
            </w:sdt>
            <w:ins w:author="Anonymous" w:id="146" w:date="2026-09-23T05:57:16Z">
              <w:sdt>
                <w:sdtPr>
                  <w:id w:val="-689077532"/>
                  <w:tag w:val="goog_rdk_3935"/>
                </w:sdtPr>
                <w:sdtContent>
                  <w:r w:rsidDel="00000000" w:rsidR="00000000" w:rsidRPr="00000000">
                    <w:rPr>
                      <w:rFonts w:ascii="Cambria" w:cs="Cambria" w:eastAsia="Cambria" w:hAnsi="Cambria"/>
                      <w:sz w:val="30"/>
                      <w:szCs w:val="30"/>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w:t>
                  </w:r>
                </w:sdtContent>
              </w:sdt>
              <w:sdt>
                <w:sdtPr>
                  <w:id w:val="1720327849"/>
                  <w:tag w:val="goog_rdk_3936"/>
                </w:sdtPr>
                <w:sdtContent>
                  <w:r w:rsidDel="00000000" w:rsidR="00000000" w:rsidRPr="00000000">
                    <w:rPr>
                      <w:rtl w:val="0"/>
                    </w:rPr>
                  </w:r>
                </w:sdtContent>
              </w:sdt>
            </w:ins>
          </w:sdtContent>
        </w:sdt>
      </w:p>
    </w:sdtContent>
  </w:sdt>
  <w:sdt>
    <w:sdtPr>
      <w:id w:val="-263944658"/>
      <w:tag w:val="goog_rdk_3940"/>
    </w:sdtPr>
    <w:sdtContent>
      <w:p w:rsidR="00000000" w:rsidDel="00000000" w:rsidP="00000000" w:rsidRDefault="00000000" w:rsidRPr="00000000" w14:paraId="0000034B">
        <w:pPr>
          <w:pStyle w:val="Subtitle"/>
          <w:tabs>
            <w:tab w:val="center" w:leader="none" w:pos="4513"/>
            <w:tab w:val="right" w:leader="none" w:pos="9026"/>
          </w:tabs>
          <w:spacing w:after="280" w:lineRule="auto"/>
          <w:ind w:left="720" w:right="-561.2598425196836" w:firstLine="0"/>
          <w:jc w:val="center"/>
          <w:rPr>
            <w:ins w:author="Anonymous" w:id="146" w:date="2026-09-23T05:57:16Z"/>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80" w:lineRule="auto"/>
              <w:ind w:left="720" w:right="-561.2598425196836" w:firstLine="0"/>
              <w:jc w:val="center"/>
            </w:pPr>
          </w:pPrChange>
        </w:pPr>
        <w:sdt>
          <w:sdtPr>
            <w:id w:val="-1533176894"/>
            <w:tag w:val="goog_rdk_3938"/>
          </w:sdtPr>
          <w:sdtContent>
            <w:ins w:author="Anonymous" w:id="146" w:date="2026-09-23T05:57:16Z"/>
            <w:sdt>
              <w:sdtPr>
                <w:id w:val="-1596244935"/>
                <w:tag w:val="goog_rdk_3939"/>
              </w:sdtPr>
              <w:sdtContent>
                <w:ins w:author="Anonymous" w:id="146" w:date="2026-09-23T05:57:16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Project Description</w:t>
                  </w:r>
                </w:ins>
              </w:sdtContent>
            </w:sdt>
            <w:ins w:author="Anonymous" w:id="146" w:date="2026-09-23T05:57:16Z"/>
          </w:sdtContent>
        </w:sdt>
      </w:p>
    </w:sdtContent>
  </w:sdt>
  <w:sdt>
    <w:sdtPr>
      <w:id w:val="-668712951"/>
      <w:tag w:val="goog_rdk_3963"/>
    </w:sdtPr>
    <w:sdtContent>
      <w:p w:rsidR="00000000" w:rsidDel="00000000" w:rsidP="00000000" w:rsidRDefault="00000000" w:rsidRPr="00000000" w14:paraId="0000034C">
        <w:pPr>
          <w:pStyle w:val="Subtitle"/>
          <w:tabs>
            <w:tab w:val="center" w:leader="none" w:pos="4513"/>
            <w:tab w:val="right" w:leader="none" w:pos="9026"/>
          </w:tabs>
          <w:spacing w:after="240" w:before="240" w:lineRule="auto"/>
          <w:jc w:val="both"/>
          <w:rPr>
            <w:ins w:author="Anonymous" w:id="146" w:date="2026-09-23T05:57:16Z"/>
            <w:rFonts w:ascii="Cambria" w:cs="Cambria" w:eastAsia="Cambria" w:hAnsi="Cambria"/>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40" w:before="240" w:lineRule="auto"/>
              <w:jc w:val="both"/>
            </w:pPr>
          </w:pPrChange>
        </w:pPr>
        <w:sdt>
          <w:sdtPr>
            <w:id w:val="-578311930"/>
            <w:tag w:val="goog_rdk_3941"/>
          </w:sdtPr>
          <w:sdtContent>
            <w:ins w:author="Anonymous" w:id="146" w:date="2026-09-23T05:57:16Z"/>
            <w:sdt>
              <w:sdtPr>
                <w:id w:val="-1923847635"/>
                <w:tag w:val="goog_rdk_3942"/>
              </w:sdtPr>
              <w:sdtContent>
                <w:ins w:author="Anonymous" w:id="146" w:date="2026-09-23T05:57:16Z">
                  <w:r w:rsidDel="00000000" w:rsidR="00000000" w:rsidRPr="00000000">
                    <w:rPr>
                      <w:rFonts w:ascii="Cambria" w:cs="Cambria" w:eastAsia="Cambria" w:hAnsi="Cambria"/>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Managing budgets across </w:t>
                  </w:r>
                </w:ins>
              </w:sdtContent>
            </w:sdt>
            <w:ins w:author="Anonymous" w:id="146" w:date="2026-09-23T05:57:16Z"/>
          </w:sdtContent>
        </w:sdt>
        <w:sdt>
          <w:sdtPr>
            <w:id w:val="-71819686"/>
            <w:tag w:val="goog_rdk_3943"/>
          </w:sdtPr>
          <w:sdtContent>
            <w:ins w:author="SPILEO" w:id="159" w:date="2026-09-23T13:58:47Z"/>
            <w:sdt>
              <w:sdtPr>
                <w:id w:val="991230217"/>
                <w:tag w:val="goog_rdk_3944"/>
              </w:sdtPr>
              <w:sdtContent>
                <w:ins w:author="SPILEO" w:id="159" w:date="2026-09-23T13:58:47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different</w:t>
                  </w:r>
                </w:ins>
              </w:sdtContent>
            </w:sdt>
            <w:ins w:author="SPILEO" w:id="159" w:date="2026-09-23T13:58:47Z"/>
          </w:sdtContent>
        </w:sdt>
        <w:sdt>
          <w:sdtPr>
            <w:id w:val="689166830"/>
            <w:tag w:val="goog_rdk_3945"/>
          </w:sdtPr>
          <w:sdtContent>
            <w:ins w:author="Anonymous" w:id="146" w:date="2026-09-23T05:57:16Z">
              <w:sdt>
                <w:sdtPr>
                  <w:id w:val="-682010842"/>
                  <w:tag w:val="goog_rdk_3946"/>
                </w:sdtPr>
                <w:sdtContent>
                  <w:del w:author="SPILEO" w:id="159" w:date="2026-09-23T13:58:47Z"/>
                </w:sdtContent>
              </w:sdt>
            </w:ins>
            <w:sdt>
              <w:sdtPr>
                <w:id w:val="-1529482419"/>
                <w:tag w:val="goog_rdk_3947"/>
              </w:sdtPr>
              <w:sdtContent>
                <w:ins w:author="Anonymous" w:id="146" w:date="2026-09-23T05:57:16Z">
                  <w:del w:author="SPILEO" w:id="159" w:date="2026-09-23T13:58:47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diffu68y</w:delText>
                    </w:r>
                  </w:del>
                </w:ins>
              </w:sdtContent>
            </w:sdt>
            <w:ins w:author="Anonymous" w:id="146" w:date="2026-09-23T05:57:16Z">
              <w:del w:author="SPILEO" w:id="159" w:date="2026-09-23T13:58:47Z"/>
              <w:sdt>
                <w:sdtPr>
                  <w:id w:val="-1696397823"/>
                  <w:tag w:val="goog_rdk_3948"/>
                </w:sdtPr>
                <w:sdtContent>
                  <w:r w:rsidDel="00000000" w:rsidR="00000000" w:rsidRPr="00000000">
                    <w:rPr>
                      <w:rFonts w:ascii="Cambria" w:cs="Cambria" w:eastAsia="Cambria" w:hAnsi="Cambria"/>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w:t>
                  </w:r>
                </w:sdtContent>
              </w:sdt>
            </w:ins>
          </w:sdtContent>
        </w:sdt>
        <w:sdt>
          <w:sdtPr>
            <w:id w:val="-474182773"/>
            <w:tag w:val="goog_rdk_3949"/>
          </w:sdtPr>
          <w:sdtContent>
            <w:ins w:author="SPILEO" w:id="160" w:date="2026-09-23T13:58:47Z"/>
            <w:sdt>
              <w:sdtPr>
                <w:id w:val="-211657843"/>
                <w:tag w:val="goog_rdk_3950"/>
              </w:sdtPr>
              <w:sdtContent>
                <w:ins w:author="SPILEO" w:id="160" w:date="2026-09-23T13:58:47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current</w:t>
                  </w:r>
                </w:ins>
              </w:sdtContent>
            </w:sdt>
            <w:ins w:author="SPILEO" w:id="160" w:date="2026-09-23T13:58:47Z"/>
          </w:sdtContent>
        </w:sdt>
        <w:sdt>
          <w:sdtPr>
            <w:id w:val="-2006819098"/>
            <w:tag w:val="goog_rdk_3951"/>
          </w:sdtPr>
          <w:sdtContent>
            <w:ins w:author="Anonymous" w:id="146" w:date="2026-09-23T05:57:16Z">
              <w:sdt>
                <w:sdtPr>
                  <w:id w:val="1165011641"/>
                  <w:tag w:val="goog_rdk_3952"/>
                </w:sdtPr>
                <w:sdtContent>
                  <w:del w:author="SPILEO" w:id="160" w:date="2026-09-23T13:58:47Z"/>
                </w:sdtContent>
              </w:sdt>
            </w:ins>
            <w:sdt>
              <w:sdtPr>
                <w:id w:val="1508123367"/>
                <w:tag w:val="goog_rdk_3953"/>
              </w:sdtPr>
              <w:sdtContent>
                <w:ins w:author="Anonymous" w:id="146" w:date="2026-09-23T05:57:16Z">
                  <w:del w:author="SPILEO" w:id="160" w:date="2026-09-23T13:58:47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cbcerent</w:delText>
                    </w:r>
                  </w:del>
                </w:ins>
              </w:sdtContent>
            </w:sdt>
            <w:ins w:author="Anonymous" w:id="146" w:date="2026-09-23T05:57:16Z">
              <w:del w:author="SPILEO" w:id="160" w:date="2026-09-23T13:58:47Z"/>
              <w:sdt>
                <w:sdtPr>
                  <w:id w:val="-913908478"/>
                  <w:tag w:val="goog_rdk_3954"/>
                </w:sdtPr>
                <w:sdtContent>
                  <w:r w:rsidDel="00000000" w:rsidR="00000000" w:rsidRPr="00000000">
                    <w:rPr>
                      <w:rFonts w:ascii="Cambria" w:cs="Cambria" w:eastAsia="Cambria" w:hAnsi="Cambria"/>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life needs—like home decor, event planning, or jewelry shopping—can be overwhelming due to the wide variety of products, platforms, and price ranges. </w:t>
                  </w:r>
                </w:sdtContent>
              </w:sdt>
              <w:sdt>
                <w:sdtPr>
                  <w:id w:val="-1063513822"/>
                  <w:tag w:val="goog_rdk_3955"/>
                </w:sdtPr>
                <w:sdtContent>
                  <w:r w:rsidDel="00000000" w:rsidR="00000000" w:rsidRPr="00000000">
                    <w:rPr>
                      <w:rFonts w:ascii="Cambria" w:cs="Cambria" w:eastAsia="Cambria" w:hAnsi="Cambria"/>
                      <w:b w:val="1"/>
                      <w:bCs w:val="1"/>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PocketSmart AI</w:t>
                  </w:r>
                </w:sdtContent>
              </w:sdt>
              <w:sdt>
                <w:sdtPr>
                  <w:id w:val="-1646556628"/>
                  <w:tag w:val="goog_rdk_3956"/>
                </w:sdtPr>
                <w:sdtContent>
                  <w:r w:rsidDel="00000000" w:rsidR="00000000" w:rsidRPr="00000000">
                    <w:rPr>
                      <w:rFonts w:ascii="Cambria" w:cs="Cambria" w:eastAsia="Cambria" w:hAnsi="Cambria"/>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addresses this challenge through a </w:t>
                  </w:r>
                </w:sdtContent>
              </w:sdt>
              <w:sdt>
                <w:sdtPr>
                  <w:id w:val="411059327"/>
                  <w:tag w:val="goog_rdk_3957"/>
                </w:sdtPr>
                <w:sdtContent>
                  <w:r w:rsidDel="00000000" w:rsidR="00000000" w:rsidRPr="00000000">
                    <w:rPr>
                      <w:rFonts w:ascii="Cambria" w:cs="Cambria" w:eastAsia="Cambria" w:hAnsi="Cambria"/>
                      <w:b w:val="1"/>
                      <w:bCs w:val="1"/>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GenAI-powered, cross-platform recommendation system</w:t>
                  </w:r>
                </w:sdtContent>
              </w:sdt>
              <w:sdt>
                <w:sdtPr>
                  <w:id w:val="-1405107235"/>
                  <w:tag w:val="goog_rdk_3958"/>
                </w:sdtPr>
                <w:sdtContent>
                  <w:r w:rsidDel="00000000" w:rsidR="00000000" w:rsidRPr="00000000">
                    <w:rPr>
                      <w:rFonts w:ascii="Cambria" w:cs="Cambria" w:eastAsia="Cambria" w:hAnsi="Cambria"/>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that delivers personalized, budget-based suggestions for products and services.Using </w:t>
                  </w:r>
                </w:sdtContent>
              </w:sdt>
              <w:sdt>
                <w:sdtPr>
                  <w:id w:val="-2108240183"/>
                  <w:tag w:val="goog_rdk_3959"/>
                </w:sdtPr>
                <w:sdtContent>
                  <w:r w:rsidDel="00000000" w:rsidR="00000000" w:rsidRPr="00000000">
                    <w:rPr>
                      <w:rFonts w:ascii="Cambria" w:cs="Cambria" w:eastAsia="Cambria" w:hAnsi="Cambria"/>
                      <w:b w:val="1"/>
                      <w:bCs w:val="1"/>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Gemini 1.5 Flash Pro</w:t>
                  </w:r>
                </w:sdtContent>
              </w:sdt>
              <w:sdt>
                <w:sdtPr>
                  <w:id w:val="1187129934"/>
                  <w:tag w:val="goog_rdk_3960"/>
                </w:sdtPr>
                <w:sdtContent>
                  <w:r w:rsidDel="00000000" w:rsidR="00000000" w:rsidRPr="00000000">
                    <w:rPr>
                      <w:rFonts w:ascii="Cambria" w:cs="Cambria" w:eastAsia="Cambria" w:hAnsi="Cambria"/>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PocketSmart AI analyzes user preferences, budgets, and contextual needs to generate curated recommendations from popular platforms such as </w:t>
                  </w:r>
                </w:sdtContent>
              </w:sdt>
              <w:sdt>
                <w:sdtPr>
                  <w:id w:val="-2101566202"/>
                  <w:tag w:val="goog_rdk_3961"/>
                </w:sdtPr>
                <w:sdtContent>
                  <w:r w:rsidDel="00000000" w:rsidR="00000000" w:rsidRPr="00000000">
                    <w:rPr>
                      <w:rFonts w:ascii="Cambria" w:cs="Cambria" w:eastAsia="Cambria" w:hAnsi="Cambria"/>
                      <w:b w:val="1"/>
                      <w:bCs w:val="1"/>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Amazon, Flipkart, IKEA, Swiggy, Zomato, OYO</w:t>
                  </w:r>
                </w:sdtContent>
              </w:sdt>
              <w:sdt>
                <w:sdtPr>
                  <w:id w:val="1146355323"/>
                  <w:tag w:val="goog_rdk_3962"/>
                </w:sdtPr>
                <w:sdtContent>
                  <w:r w:rsidDel="00000000" w:rsidR="00000000" w:rsidRPr="00000000">
                    <w:rPr>
                      <w:rFonts w:ascii="Cambria" w:cs="Cambria" w:eastAsia="Cambria" w:hAnsi="Cambria"/>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sdtContent>
              </w:sdt>
            </w:ins>
          </w:sdtContent>
        </w:sdt>
      </w:p>
    </w:sdtContent>
  </w:sdt>
  <w:sdt>
    <w:sdtPr>
      <w:id w:val="263788690"/>
      <w:tag w:val="goog_rdk_3967"/>
    </w:sdtPr>
    <w:sdtContent>
      <w:p w:rsidR="00000000" w:rsidDel="00000000" w:rsidP="00000000" w:rsidRDefault="00000000" w:rsidRPr="00000000" w14:paraId="0000034D">
        <w:pPr>
          <w:pStyle w:val="Subtitle"/>
          <w:tabs>
            <w:tab w:val="center" w:leader="none" w:pos="4513"/>
            <w:tab w:val="right" w:leader="none" w:pos="9026"/>
          </w:tabs>
          <w:spacing w:after="280" w:before="280" w:lineRule="auto"/>
          <w:jc w:val="both"/>
          <w:rPr>
            <w:ins w:author="Anonymous" w:id="146" w:date="2026-09-23T05:57:16Z"/>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80" w:before="280" w:lineRule="auto"/>
              <w:jc w:val="both"/>
            </w:pPr>
          </w:pPrChange>
        </w:pPr>
        <w:sdt>
          <w:sdtPr>
            <w:id w:val="-570988137"/>
            <w:tag w:val="goog_rdk_3964"/>
          </w:sdtPr>
          <w:sdtContent>
            <w:ins w:author="Anonymous" w:id="146" w:date="2026-09-23T05:57:16Z"/>
            <w:sdt>
              <w:sdtPr>
                <w:id w:val="-2027874496"/>
                <w:tag w:val="goog_rdk_3965"/>
              </w:sdtPr>
              <w:sdtContent>
                <w:ins w:author="Anonymous" w:id="146" w:date="2026-09-23T05:57:16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Scenario 1: Home Interior Planning with Smart Budget Allocation</w:t>
                  </w:r>
                </w:ins>
              </w:sdtContent>
            </w:sdt>
            <w:ins w:author="Anonymous" w:id="146" w:date="2026-09-23T05:57:16Z">
              <w:sdt>
                <w:sdtPr>
                  <w:id w:val="-100232036"/>
                  <w:tag w:val="goog_rdk_3966"/>
                </w:sdtPr>
                <w:sdtContent>
                  <w:r w:rsidDel="00000000" w:rsidR="00000000" w:rsidRPr="00000000">
                    <w:rPr>
                      <w:rtl w:val="0"/>
                    </w:rPr>
                  </w:r>
                </w:sdtContent>
              </w:sdt>
            </w:ins>
          </w:sdtContent>
        </w:sdt>
      </w:p>
    </w:sdtContent>
  </w:sdt>
  <w:sdt>
    <w:sdtPr>
      <w:id w:val="-86307033"/>
      <w:tag w:val="goog_rdk_3978"/>
    </w:sdtPr>
    <w:sdtContent>
      <w:p w:rsidR="00000000" w:rsidDel="00000000" w:rsidP="00000000" w:rsidRDefault="00000000" w:rsidRPr="00000000" w14:paraId="0000034E">
        <w:pPr>
          <w:pStyle w:val="Subtitle"/>
          <w:tabs>
            <w:tab w:val="center" w:leader="none" w:pos="4513"/>
            <w:tab w:val="right" w:leader="none" w:pos="9026"/>
          </w:tabs>
          <w:spacing w:after="240" w:before="240" w:lineRule="auto"/>
          <w:jc w:val="both"/>
          <w:rPr>
            <w:ins w:author="Anonymous" w:id="146" w:date="2026-09-23T05:57:16Z"/>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40" w:before="240" w:lineRule="auto"/>
              <w:jc w:val="both"/>
            </w:pPr>
          </w:pPrChange>
        </w:pPr>
        <w:sdt>
          <w:sdtPr>
            <w:id w:val="-2135828597"/>
            <w:tag w:val="goog_rdk_3968"/>
          </w:sdtPr>
          <w:sdtContent>
            <w:ins w:author="Anonymous" w:id="146" w:date="2026-09-23T05:57:16Z"/>
            <w:sdt>
              <w:sdtPr>
                <w:id w:val="652574982"/>
                <w:tag w:val="goog_rdk_3969"/>
              </w:sdtPr>
              <w:sdtContent>
                <w:ins w:author="Anonymous" w:id="146" w:date="2026-09-23T05:57:16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Users begin by selecting the </w:t>
                  </w:r>
                </w:ins>
              </w:sdtContent>
            </w:sdt>
            <w:ins w:author="Anonymous" w:id="146" w:date="2026-09-23T05:57:16Z">
              <w:sdt>
                <w:sdtPr>
                  <w:id w:val="124700289"/>
                  <w:tag w:val="goog_rdk_3970"/>
                </w:sdtPr>
                <w:sdtContent>
                  <w:r w:rsidDel="00000000" w:rsidR="00000000" w:rsidRPr="00000000">
                    <w:rPr>
                      <w:b w:val="1"/>
                      <w:bCs w:val="1"/>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Home Budget Planner</w:t>
                  </w:r>
                </w:sdtContent>
              </w:sdt>
              <w:sdt>
                <w:sdtPr>
                  <w:id w:val="1535777252"/>
                  <w:tag w:val="goog_rdk_3971"/>
                </w:sdtPr>
                <w:sdtContent>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w:t>
                  </w:r>
                </w:sdtContent>
              </w:sdt>
            </w:ins>
          </w:sdtContent>
        </w:sdt>
        <w:sdt>
          <w:sdtPr>
            <w:id w:val="-1219166702"/>
            <w:tag w:val="goog_rdk_3972"/>
          </w:sdtPr>
          <w:sdtContent>
            <w:ins w:author="SPILEO" w:id="161" w:date="2026-09-23T13:58:47Z"/>
            <w:sdt>
              <w:sdtPr>
                <w:id w:val="-1397963651"/>
                <w:tag w:val="goog_rdk_3973"/>
              </w:sdtPr>
              <w:sdtContent>
                <w:ins w:author="SPILEO" w:id="161" w:date="2026-09-23T13:58:47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functionality</w:t>
                  </w:r>
                </w:ins>
              </w:sdtContent>
            </w:sdt>
            <w:ins w:author="SPILEO" w:id="161" w:date="2026-09-23T13:58:47Z"/>
          </w:sdtContent>
        </w:sdt>
        <w:sdt>
          <w:sdtPr>
            <w:id w:val="159521961"/>
            <w:tag w:val="goog_rdk_3974"/>
          </w:sdtPr>
          <w:sdtContent>
            <w:ins w:author="Anonymous" w:id="146" w:date="2026-09-23T05:57:16Z">
              <w:sdt>
                <w:sdtPr>
                  <w:id w:val="-2000173072"/>
                  <w:tag w:val="goog_rdk_3975"/>
                </w:sdtPr>
                <w:sdtContent>
                  <w:del w:author="SPILEO" w:id="161" w:date="2026-09-23T13:58:47Z"/>
                </w:sdtContent>
              </w:sdt>
            </w:ins>
            <w:sdt>
              <w:sdtPr>
                <w:id w:val="849740186"/>
                <w:tag w:val="goog_rdk_3976"/>
              </w:sdtPr>
              <w:sdtContent>
                <w:ins w:author="Anonymous" w:id="146" w:date="2026-09-23T05:57:16Z">
                  <w:del w:author="SPILEO" w:id="161" w:date="2026-09-23T13:58:47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tfunctionality</w:delText>
                    </w:r>
                  </w:del>
                </w:ins>
              </w:sdtContent>
            </w:sdt>
            <w:ins w:author="Anonymous" w:id="146" w:date="2026-09-23T05:57:16Z">
              <w:del w:author="SPILEO" w:id="161" w:date="2026-09-23T13:58:47Z"/>
              <w:sdt>
                <w:sdtPr>
                  <w:id w:val="74514538"/>
                  <w:tag w:val="goog_rdk_3977"/>
                </w:sdtPr>
                <w:sdtContent>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style, and price, ensuring users can decorate their spaces beautifully without overspending.</w:t>
                  </w:r>
                </w:sdtContent>
              </w:sdt>
            </w:ins>
          </w:sdtContent>
        </w:sdt>
      </w:p>
    </w:sdtContent>
  </w:sdt>
  <w:sdt>
    <w:sdtPr>
      <w:id w:val="1886560164"/>
      <w:tag w:val="goog_rdk_3981"/>
    </w:sdtPr>
    <w:sdtContent>
      <w:p w:rsidR="00000000" w:rsidDel="00000000" w:rsidP="00000000" w:rsidRDefault="00000000" w:rsidRPr="00000000" w14:paraId="0000034F">
        <w:pPr>
          <w:pStyle w:val="Subtitle"/>
          <w:tabs>
            <w:tab w:val="center" w:leader="none" w:pos="4513"/>
            <w:tab w:val="right" w:leader="none" w:pos="9026"/>
          </w:tabs>
          <w:spacing w:after="280" w:before="280" w:lineRule="auto"/>
          <w:jc w:val="both"/>
          <w:rPr>
            <w:ins w:author="Anonymous" w:id="146" w:date="2026-09-23T05:57:16Z"/>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80" w:before="280" w:lineRule="auto"/>
              <w:jc w:val="both"/>
            </w:pPr>
          </w:pPrChange>
        </w:pPr>
        <w:sdt>
          <w:sdtPr>
            <w:id w:val="-1137056276"/>
            <w:tag w:val="goog_rdk_3979"/>
          </w:sdtPr>
          <w:sdtContent>
            <w:ins w:author="Anonymous" w:id="146" w:date="2026-09-23T05:57:16Z"/>
            <w:sdt>
              <w:sdtPr>
                <w:id w:val="-1079611139"/>
                <w:tag w:val="goog_rdk_3980"/>
              </w:sdtPr>
              <w:sdtContent>
                <w:ins w:author="Anonymous" w:id="146" w:date="2026-09-23T05:57:16Z">
                  <w:r w:rsidDel="00000000" w:rsidR="00000000" w:rsidRPr="00000000">
                    <w:rPr>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Scenario 2: AI-Based Party Budget Planning</w:t>
                  </w:r>
                </w:ins>
              </w:sdtContent>
            </w:sdt>
            <w:ins w:author="Anonymous" w:id="146" w:date="2026-09-23T05:57:16Z"/>
          </w:sdtContent>
        </w:sdt>
      </w:p>
    </w:sdtContent>
  </w:sdt>
  <w:sdt>
    <w:sdtPr>
      <w:id w:val="958573727"/>
      <w:tag w:val="goog_rdk_4009"/>
    </w:sdtPr>
    <w:sdtContent>
      <w:p w:rsidR="00000000" w:rsidDel="00000000" w:rsidP="00000000" w:rsidRDefault="00000000" w:rsidRPr="00000000" w14:paraId="00000350">
        <w:pPr>
          <w:pStyle w:val="Subtitle"/>
          <w:tabs>
            <w:tab w:val="center" w:leader="none" w:pos="4513"/>
            <w:tab w:val="right" w:leader="none" w:pos="9026"/>
          </w:tabs>
          <w:spacing w:line="240" w:lineRule="auto"/>
          <w:rPr>
            <w:rFonts w:ascii="Calibri" w:cs="Calibri" w:eastAsia="Calibri" w:hAnsi="Calibri"/>
            <w:vertAlign w:val="baseline"/>
            <w:rPrChange w:author="Johnson k" w:id="136" w:date="2026-09-24T04:08:30Z">
              <w:rPr>
                <w:rFonts w:ascii="Calibri" w:cs="Calibri" w:eastAsia="Calibri" w:hAnsi="Calibri"/>
                <w:b w:val="0"/>
                <w:bCs w:val="0"/>
                <w:i w:val="0"/>
                <w:iCs w:val="0"/>
                <w:smallCaps w:val="0"/>
                <w:strike w:val="0"/>
                <w:color w:val="000000"/>
                <w:sz w:val="22"/>
                <w:szCs w:val="22"/>
                <w:u w:val="none"/>
                <w:shd w:fill="auto" w:val="clear"/>
                <w:vertAlign w:val="baseline"/>
              </w:rPr>
            </w:rPrChange>
          </w:rPr>
          <w:pPrChange w:author="Johnson k" w:id="0" w:date="2026-09-24T04:08:30Z">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pPr>
          </w:pPrChange>
        </w:pPr>
        <w:sdt>
          <w:sdtPr>
            <w:id w:val="-1000201900"/>
            <w:tag w:val="goog_rdk_3982"/>
          </w:sdtPr>
          <w:sdtContent>
            <w:ins w:author="Anonymous" w:id="146" w:date="2026-09-23T05:57:16Z"/>
            <w:sdt>
              <w:sdtPr>
                <w:id w:val="-1459772880"/>
                <w:tag w:val="goog_rdk_3983"/>
              </w:sdtPr>
              <w:sdtContent>
                <w:ins w:author="Anonymous" w:id="146" w:date="2026-09-23T05:57:16Z">
                  <w:r w:rsidDel="00000000" w:rsidR="00000000" w:rsidRPr="00000000">
                    <w:rPr>
                      <w:rFonts w:ascii="Cambria" w:cs="Cambria" w:eastAsia="Cambria" w:hAnsi="Cambria"/>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In the </w:t>
                  </w:r>
                </w:ins>
              </w:sdtContent>
            </w:sdt>
            <w:ins w:author="Anonymous" w:id="146" w:date="2026-09-23T05:57:16Z">
              <w:sdt>
                <w:sdtPr>
                  <w:id w:val="237522638"/>
                  <w:tag w:val="goog_rdk_3984"/>
                </w:sdtPr>
                <w:sdtContent>
                  <w:r w:rsidDel="00000000" w:rsidR="00000000" w:rsidRPr="00000000">
                    <w:rPr>
                      <w:rFonts w:ascii="Cambria" w:cs="Cambria" w:eastAsia="Cambria" w:hAnsi="Cambria"/>
                      <w:b w:val="1"/>
                      <w:bCs w:val="1"/>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Party Planner</w:t>
                  </w:r>
                </w:sdtContent>
              </w:sdt>
              <w:sdt>
                <w:sdtPr>
                  <w:id w:val="1352838437"/>
                  <w:tag w:val="goog_rdk_3985"/>
                </w:sdtPr>
                <w:sdtContent>
                  <w:r w:rsidDel="00000000" w:rsidR="00000000" w:rsidRPr="00000000">
                    <w:rPr>
                      <w:rFonts w:ascii="Cambria" w:cs="Cambria" w:eastAsia="Cambria" w:hAnsi="Cambria"/>
                      <w:rtl w:val="0"/>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users input their total budget, guest count, event type, and venue details. </w:t>
                  </w:r>
                </w:sdtContent>
              </w:sdt>
            </w:ins>
          </w:sdtContent>
        </w:sdt>
        <w:sdt>
          <w:sdtPr>
            <w:id w:val="1907855394"/>
            <w:tag w:val="goog_rdk_3986"/>
          </w:sdtPr>
          <w:sdtContent>
            <w:ins w:author="Anonymous" w:id="162" w:date="2026-09-23T05:53:46Z">
              <w:r w:rsidDel="00000000" w:rsidR="00000000" w:rsidRPr="00000000">
                <w:rPr>
                  <w:rFonts w:ascii="Cambria" w:cs="Cambria" w:eastAsia="Cambria" w:hAnsi="Cambria"/>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71550" cy="4356100"/>
                    <wp:effectExtent b="0" l="0" r="0" t="0"/>
                    <wp:docPr id="181" name="image27.png"/>
                    <a:graphic>
                      <a:graphicData uri="http://schemas.openxmlformats.org/drawingml/2006/picture">
                        <pic:pic>
                          <pic:nvPicPr>
                            <pic:cNvPr id="0" name="image27.png"/>
                            <pic:cNvPicPr preferRelativeResize="0"/>
                          </pic:nvPicPr>
                          <pic:blipFill>
                            <a:blip r:embed="rId5"/>
                            <a:srcRect b="0" l="0" r="0" t="0"/>
                            <a:stretch>
                              <a:fillRect/>
                            </a:stretch>
                          </pic:blipFill>
                          <pic:spPr>
                            <a:xfrm>
                              <a:off x="0" y="0"/>
                              <a:ext cx="5771550" cy="4356100"/>
                            </a:xfrm>
                            <a:prstGeom prst="rect"/>
                            <a:ln/>
                          </pic:spPr>
                        </pic:pic>
                      </a:graphicData>
                    </a:graphic>
                  </wp:inline>
                </w:drawing>
              </w:r>
            </w:ins>
          </w:sdtContent>
        </w:sdt>
        <w:sdt>
          <w:sdtPr>
            <w:id w:val="1106164529"/>
            <w:tag w:val="goog_rdk_3987"/>
          </w:sdtPr>
          <w:sdtContent>
            <w:ins w:author="Anonymous" w:id="163" w:date="2026-09-23T04:15:05Z">
              <w:r w:rsidDel="00000000" w:rsidR="00000000" w:rsidRPr="00000000">
                <w:rPr>
                  <w:rFonts w:ascii="Cambria" w:cs="Cambria" w:eastAsia="Cambria" w:hAnsi="Cambria"/>
                  <w:sz w:val="24"/>
                  <w:szCs w:val="24"/>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7620000" cy="3606800"/>
                    <wp:effectExtent b="0" l="0" r="0" t="0"/>
                    <wp:docPr id="228" name="image50.png"/>
                    <a:graphic>
                      <a:graphicData uri="http://schemas.openxmlformats.org/drawingml/2006/picture">
                        <pic:pic>
                          <pic:nvPicPr>
                            <pic:cNvPr id="0" name="image50.png"/>
                            <pic:cNvPicPr preferRelativeResize="0"/>
                          </pic:nvPicPr>
                          <pic:blipFill>
                            <a:blip r:embed="rId6"/>
                            <a:srcRect b="46123" l="-909" r="909" t="-46123"/>
                            <a:stretch>
                              <a:fillRect/>
                            </a:stretch>
                          </pic:blipFill>
                          <pic:spPr>
                            <a:xfrm>
                              <a:off x="0" y="0"/>
                              <a:ext cx="7620000" cy="3606800"/>
                            </a:xfrm>
                            <a:prstGeom prst="rect"/>
                            <a:ln/>
                          </pic:spPr>
                        </pic:pic>
                      </a:graphicData>
                    </a:graphic>
                  </wp:inline>
                </w:drawing>
              </w:r>
            </w:ins>
          </w:sdtContent>
        </w:sdt>
        <w:sdt>
          <w:sdtPr>
            <w:id w:val="-1705806885"/>
            <w:tag w:val="goog_rdk_3988"/>
          </w:sdtPr>
          <w:sdtContent>
            <w:ins w:author="Poo Vu" w:id="164" w:date="2026-09-22T05:10:48Z">
              <w:sdt>
                <w:sdtPr>
                  <w:id w:val="-1492369601"/>
                  <w:tag w:val="goog_rdk_3989"/>
                </w:sdtPr>
                <w:sdtContent>
                  <w:del w:author="Pradeep" w:id="165" w:date="2026-09-22T16:57:49Z">
                    <w:r w:rsidDel="00000000" w:rsidR="00000000" w:rsidRPr="00000000">
                      <w:rPr>
                        <w:rFonts w:ascii="Cambria" w:cs="Cambria" w:eastAsia="Cambria" w:hAnsi="Cambria"/>
                        <w:sz w:val="24"/>
                        <w:szCs w:val="24"/>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4050" cy="1653857"/>
                          <wp:effectExtent b="0" l="0" r="0" t="0"/>
                          <wp:docPr id="169" name="image23.png"/>
                          <a:graphic>
                            <a:graphicData uri="http://schemas.openxmlformats.org/drawingml/2006/picture">
                              <pic:pic>
                                <pic:nvPicPr>
                                  <pic:cNvPr id="0" name="image23.png"/>
                                  <pic:cNvPicPr preferRelativeResize="0"/>
                                </pic:nvPicPr>
                                <pic:blipFill>
                                  <a:blip r:embed="rId2"/>
                                  <a:srcRect b="0" l="0" r="0" t="0"/>
                                  <a:stretch>
                                    <a:fillRect/>
                                  </a:stretch>
                                </pic:blipFill>
                                <pic:spPr>
                                  <a:xfrm>
                                    <a:off x="0" y="0"/>
                                    <a:ext cx="5734050" cy="1653857"/>
                                  </a:xfrm>
                                  <a:prstGeom prst="rect"/>
                                  <a:ln/>
                                </pic:spPr>
                              </pic:pic>
                            </a:graphicData>
                          </a:graphic>
                        </wp:inline>
                      </w:drawing>
                    </w:r>
                  </w:del>
                </w:sdtContent>
              </w:sdt>
            </w:ins>
          </w:sdtContent>
        </w:sdt>
        <w:sdt>
          <w:sdtPr>
            <w:id w:val="-966821717"/>
            <w:tag w:val="goog_rdk_3990"/>
          </w:sdtPr>
          <w:sdtContent>
            <w:ins w:author="Mohana sundhiri Mona" w:id="166" w:date="2026-09-22T08:52:40Z">
              <w:sdt>
                <w:sdtPr>
                  <w:id w:val="1848988824"/>
                  <w:tag w:val="goog_rdk_3991"/>
                </w:sdtPr>
                <w:sdtContent>
                  <w:del w:author="Abi Kutty" w:id="60" w:date="2026-09-22T07:08:41Z">
                    <w:r w:rsidDel="00000000" w:rsidR="00000000" w:rsidRPr="00000000">
                      <w:rPr>
                        <w:rFonts w:ascii="Cambria" w:cs="Cambria" w:eastAsia="Cambria" w:hAnsi="Cambria"/>
                        <w:sz w:val="24"/>
                        <w:szCs w:val="24"/>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6563813" cy="2733675"/>
                          <wp:effectExtent b="0" l="0" r="0" t="0"/>
                          <wp:docPr id="226" name="image50.png"/>
                          <a:graphic>
                            <a:graphicData uri="http://schemas.openxmlformats.org/drawingml/2006/picture">
                              <pic:pic>
                                <pic:nvPicPr>
                                  <pic:cNvPr id="0" name="image50.png"/>
                                  <pic:cNvPicPr preferRelativeResize="0"/>
                                </pic:nvPicPr>
                                <pic:blipFill>
                                  <a:blip r:embed="rId6"/>
                                  <a:srcRect b="46123" l="-909" r="909" t="-46123"/>
                                  <a:stretch>
                                    <a:fillRect/>
                                  </a:stretch>
                                </pic:blipFill>
                                <pic:spPr>
                                  <a:xfrm>
                                    <a:off x="0" y="0"/>
                                    <a:ext cx="6563813" cy="2733675"/>
                                  </a:xfrm>
                                  <a:prstGeom prst="rect"/>
                                  <a:ln/>
                                </pic:spPr>
                              </pic:pic>
                            </a:graphicData>
                          </a:graphic>
                        </wp:inline>
                      </w:drawing>
                    </w:r>
                  </w:del>
                </w:sdtContent>
              </w:sdt>
            </w:ins>
          </w:sdtContent>
        </w:sdt>
        <w:sdt>
          <w:sdtPr>
            <w:id w:val="1972948505"/>
            <w:tag w:val="goog_rdk_3992"/>
          </w:sdtPr>
          <w:sdtContent>
            <w:del w:author="Abi Kutty" w:id="60" w:date="2026-09-22T07:08:41Z"/>
          </w:sdtContent>
        </w:sdt>
        <w:sdt>
          <w:sdtPr>
            <w:id w:val="846074411"/>
            <w:tag w:val="goog_rdk_3993"/>
          </w:sdtPr>
          <w:sdtContent>
            <w:ins w:author="Ravi Varma" w:id="167" w:date="2026-09-22T04:21:05Z">
              <w:sdt>
                <w:sdtPr>
                  <w:id w:val="1916576219"/>
                  <w:tag w:val="goog_rdk_3994"/>
                </w:sdtPr>
                <w:sdtContent>
                  <w:del w:author="Abi Kutty" w:id="60" w:date="2026-09-22T07:08:41Z">
                    <w:r w:rsidDel="00000000" w:rsidR="00000000" w:rsidRPr="00000000">
                      <w:rPr>
                        <w:rFonts w:ascii="Cambria" w:cs="Cambria" w:eastAsia="Cambria" w:hAnsi="Cambria"/>
                        <w:b w:val="1"/>
                        <w:bCs w:val="1"/>
                        <w:rPrChange w:author="Ravi Varma" w:id="168" w:date="2026-09-22T04:21:05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851400"/>
                          <wp:effectExtent b="25400" l="25400" r="25400" t="25400"/>
                          <wp:docPr id="246"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5731200" cy="4851400"/>
                                  </a:xfrm>
                                  <a:prstGeom prst="rect"/>
                                  <a:ln w="25400">
                                    <a:solidFill>
                                      <a:srgbClr val="0000FF"/>
                                    </a:solidFill>
                                    <a:prstDash val="solid"/>
                                  </a:ln>
                                </pic:spPr>
                              </pic:pic>
                            </a:graphicData>
                          </a:graphic>
                        </wp:inline>
                      </w:drawing>
                    </w:r>
                  </w:del>
                </w:sdtContent>
              </w:sdt>
            </w:ins>
          </w:sdtContent>
        </w:sdt>
        <w:sdt>
          <w:sdtPr>
            <w:id w:val="1153360509"/>
            <w:tag w:val="goog_rdk_3995"/>
          </w:sdtPr>
          <w:sdtContent>
            <w:del w:author="Abi Kutty" w:id="60" w:date="2026-09-22T07:08:41Z"/>
          </w:sdtContent>
        </w:sdt>
        <w:sdt>
          <w:sdtPr>
            <w:id w:val="-2031125356"/>
            <w:tag w:val="goog_rdk_3996"/>
          </w:sdtPr>
          <w:sdtContent>
            <w:ins w:author="Anonymous" w:id="169" w:date="2026-09-22T03:58:37Z">
              <w:sdt>
                <w:sdtPr>
                  <w:id w:val="859899754"/>
                  <w:tag w:val="goog_rdk_3997"/>
                </w:sdtPr>
                <w:sdtContent>
                  <w:del w:author="Abi Kutty" w:id="60" w:date="2026-09-22T07:08:41Z">
                    <w:r w:rsidDel="00000000" w:rsidR="00000000" w:rsidRPr="00000000">
                      <w:rPr>
                        <w:rFonts w:ascii="Cambria" w:cs="Cambria" w:eastAsia="Cambria" w:hAnsi="Cambria"/>
                        <w:b w:val="1"/>
                        <w:bCs w:val="1"/>
                        <w:sz w:val="24"/>
                        <w:szCs w:val="24"/>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546600"/>
                          <wp:effectExtent b="0" l="0" r="0" t="0"/>
                          <wp:docPr id="160" name="image20.png"/>
                          <a:graphic>
                            <a:graphicData uri="http://schemas.openxmlformats.org/drawingml/2006/picture">
                              <pic:pic>
                                <pic:nvPicPr>
                                  <pic:cNvPr id="0" name="image20.png"/>
                                  <pic:cNvPicPr preferRelativeResize="0"/>
                                </pic:nvPicPr>
                                <pic:blipFill>
                                  <a:blip r:embed="rId4"/>
                                  <a:srcRect b="0" l="0" r="0" t="0"/>
                                  <a:stretch>
                                    <a:fillRect/>
                                  </a:stretch>
                                </pic:blipFill>
                                <pic:spPr>
                                  <a:xfrm>
                                    <a:off x="0" y="0"/>
                                    <a:ext cx="5731200" cy="4546600"/>
                                  </a:xfrm>
                                  <a:prstGeom prst="rect"/>
                                  <a:ln/>
                                </pic:spPr>
                              </pic:pic>
                            </a:graphicData>
                          </a:graphic>
                        </wp:inline>
                      </w:drawing>
                    </w:r>
                  </w:del>
                </w:sdtContent>
              </w:sdt>
            </w:ins>
          </w:sdtContent>
        </w:sdt>
        <w:sdt>
          <w:sdtPr>
            <w:id w:val="-578915010"/>
            <w:tag w:val="goog_rdk_3998"/>
          </w:sdtPr>
          <w:sdtContent>
            <w:del w:author="Abi Kutty" w:id="60" w:date="2026-09-22T07:08:41Z"/>
          </w:sdtContent>
        </w:sdt>
        <w:sdt>
          <w:sdtPr>
            <w:id w:val="-1412584508"/>
            <w:tag w:val="goog_rdk_3999"/>
          </w:sdtPr>
          <w:sdtContent>
            <w:ins w:author="MR DHIVA OFFICIAL" w:id="170" w:date="2026-09-22T03:20:41Z">
              <w:sdt>
                <w:sdtPr>
                  <w:id w:val="-1529136785"/>
                  <w:tag w:val="goog_rdk_4000"/>
                </w:sdtPr>
                <w:sdtContent>
                  <w:del w:author="Abi Kutty" w:id="60" w:date="2026-09-22T07:08:41Z">
                    <w:r w:rsidDel="00000000" w:rsidR="00000000" w:rsidRPr="00000000">
                      <w:rPr>
                        <w:rFonts w:ascii="Cambria" w:cs="Cambria" w:eastAsia="Cambria" w:hAnsi="Cambria"/>
                        <w:b w:val="1"/>
                        <w:bCs w:val="1"/>
                        <w:sz w:val="24"/>
                        <w:szCs w:val="24"/>
                        <w:rPrChange w:author="Johnson k" w:id="136"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546600"/>
                          <wp:effectExtent b="0" l="0" r="0" t="0"/>
                          <wp:docPr id="219" name="image20.png"/>
                          <a:graphic>
                            <a:graphicData uri="http://schemas.openxmlformats.org/drawingml/2006/picture">
                              <pic:pic>
                                <pic:nvPicPr>
                                  <pic:cNvPr id="0" name="image20.png"/>
                                  <pic:cNvPicPr preferRelativeResize="0"/>
                                </pic:nvPicPr>
                                <pic:blipFill>
                                  <a:blip r:embed="rId4"/>
                                  <a:srcRect b="0" l="0" r="0" t="0"/>
                                  <a:stretch>
                                    <a:fillRect/>
                                  </a:stretch>
                                </pic:blipFill>
                                <pic:spPr>
                                  <a:xfrm>
                                    <a:off x="0" y="0"/>
                                    <a:ext cx="5731200" cy="4546600"/>
                                  </a:xfrm>
                                  <a:prstGeom prst="rect"/>
                                  <a:ln/>
                                </pic:spPr>
                              </pic:pic>
                            </a:graphicData>
                          </a:graphic>
                        </wp:inline>
                      </w:drawing>
                    </w:r>
                  </w:del>
                </w:sdtContent>
              </w:sdt>
            </w:ins>
          </w:sdtContent>
        </w:sdt>
        <w:sdt>
          <w:sdtPr>
            <w:id w:val="-96328068"/>
            <w:tag w:val="goog_rdk_4001"/>
          </w:sdtPr>
          <w:sdtContent>
            <w:del w:author="Abi Kutty" w:id="60" w:date="2026-09-22T07:08:41Z">
              <w:r w:rsidDel="00000000" w:rsidR="00000000" w:rsidRPr="00000000">
                <w:rPr>
                  <w:rFonts w:ascii="Calibri" w:cs="Calibri" w:eastAsia="Calibri" w:hAnsi="Calibri"/>
                  <w:vertAlign w:val="baseline"/>
                  <w:rPrChange w:author="Johnson k" w:id="136" w:date="2026-09-24T04:08:30Z">
                    <w:rPr>
                      <w:rFonts w:ascii="Calibri" w:cs="Calibri" w:eastAsia="Calibri" w:hAnsi="Calibri"/>
                      <w:b w:val="0"/>
                      <w:bCs w:val="0"/>
                      <w:i w:val="0"/>
                      <w:iCs w:val="0"/>
                      <w:smallCaps w:val="0"/>
                      <w:strike w:val="0"/>
                      <w:color w:val="000000"/>
                      <w:sz w:val="22"/>
                      <w:szCs w:val="22"/>
                      <w:u w:val="none"/>
                      <w:shd w:fill="auto" w:val="clear"/>
                      <w:vertAlign w:val="baseline"/>
                    </w:rPr>
                  </w:rPrChange>
                </w:rPr>
                <w:drawing>
                  <wp:inline distB="0" distT="0" distL="0" distR="0">
                    <wp:extent cx="5731510" cy="830580"/>
                    <wp:effectExtent b="0" l="0" r="0" t="0"/>
                    <wp:docPr id="21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510" cy="830580"/>
                            </a:xfrm>
                            <a:prstGeom prst="rect"/>
                            <a:ln/>
                          </pic:spPr>
                        </pic:pic>
                      </a:graphicData>
                    </a:graphic>
                  </wp:inline>
                </w:drawing>
              </w:r>
            </w:del>
          </w:sdtContent>
        </w:sdt>
        <w:sdt>
          <w:sdtPr>
            <w:id w:val="859845853"/>
            <w:tag w:val="goog_rdk_4002"/>
          </w:sdtPr>
          <w:sdtContent>
            <w:r w:rsidDel="00000000" w:rsidR="00000000" w:rsidRPr="00000000">
              <w:rPr>
                <w:rtl w:val="0"/>
              </w:rPr>
            </w:r>
          </w:sdtContent>
        </w:sdt>
        <w:sdt>
          <w:sdtPr>
            <w:id w:val="-1672326133"/>
            <w:tag w:val="goog_rdk_4003"/>
          </w:sdtPr>
          <w:sdtContent>
            <w:ins w:author="Abi Kutty" w:id="60" w:date="2026-09-22T07:08:41Z">
              <w:sdt>
                <w:sdtPr>
                  <w:id w:val="-461744255"/>
                  <w:tag w:val="goog_rdk_4004"/>
                </w:sdtPr>
                <w:sdtContent>
                  <w:del w:author="Yadhavan V.S" w:id="171" w:date="2026-09-23T05:33:26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887538" cy="1657350"/>
                          <wp:effectExtent b="0" l="0" r="0" t="0"/>
                          <wp:wrapSquare wrapText="bothSides" distB="114300" distT="114300" distL="114300" distR="114300"/>
                          <wp:docPr id="189" name="image23.png"/>
                          <a:graphic>
                            <a:graphicData uri="http://schemas.openxmlformats.org/drawingml/2006/picture">
                              <pic:pic>
                                <pic:nvPicPr>
                                  <pic:cNvPr id="0" name="image23.png"/>
                                  <pic:cNvPicPr preferRelativeResize="0"/>
                                </pic:nvPicPr>
                                <pic:blipFill>
                                  <a:blip r:embed="rId2"/>
                                  <a:srcRect b="0" l="0" r="0" t="0"/>
                                  <a:stretch>
                                    <a:fillRect/>
                                  </a:stretch>
                                </pic:blipFill>
                                <pic:spPr>
                                  <a:xfrm>
                                    <a:off x="0" y="0"/>
                                    <a:ext cx="5887538" cy="1657350"/>
                                  </a:xfrm>
                                  <a:prstGeom prst="rect"/>
                                  <a:ln/>
                                </pic:spPr>
                              </pic:pic>
                            </a:graphicData>
                          </a:graphic>
                        </wp:anchor>
                      </w:drawing>
                    </w:r>
                  </w:del>
                </w:sdtContent>
              </w:sdt>
            </w:ins>
          </w:sdtContent>
        </w:sdt>
        <w:sdt>
          <w:sdtPr>
            <w:id w:val="-1861473248"/>
            <w:tag w:val="goog_rdk_4005"/>
          </w:sdtPr>
          <w:sdtContent>
            <w:ins w:author="Yuvanesh" w:id="172" w:date="2026-09-22T09:06:10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887538" cy="1657350"/>
                    <wp:effectExtent b="0" l="0" r="0" t="0"/>
                    <wp:wrapSquare wrapText="bothSides" distB="114300" distT="114300" distL="114300" distR="114300"/>
                    <wp:docPr id="191" name="image23.png"/>
                    <a:graphic>
                      <a:graphicData uri="http://schemas.openxmlformats.org/drawingml/2006/picture">
                        <pic:pic>
                          <pic:nvPicPr>
                            <pic:cNvPr id="0" name="image23.png"/>
                            <pic:cNvPicPr preferRelativeResize="0"/>
                          </pic:nvPicPr>
                          <pic:blipFill>
                            <a:blip r:embed="rId2"/>
                            <a:srcRect b="0" l="0" r="0" t="0"/>
                            <a:stretch>
                              <a:fillRect/>
                            </a:stretch>
                          </pic:blipFill>
                          <pic:spPr>
                            <a:xfrm>
                              <a:off x="0" y="0"/>
                              <a:ext cx="5887538" cy="1657350"/>
                            </a:xfrm>
                            <a:prstGeom prst="rect"/>
                            <a:ln/>
                          </pic:spPr>
                        </pic:pic>
                      </a:graphicData>
                    </a:graphic>
                  </wp:anchor>
                </w:drawing>
              </w:r>
            </w:ins>
          </w:sdtContent>
        </w:sdt>
        <w:sdt>
          <w:sdtPr>
            <w:id w:val="-1205190564"/>
            <w:tag w:val="goog_rdk_4006"/>
          </w:sdtPr>
          <w:sdtContent>
            <w:ins w:author="Anonymous" w:id="173" w:date="2026-09-22T11:28:43Z">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333375</wp:posOffset>
                    </wp:positionV>
                    <wp:extent cx="5887538" cy="1657350"/>
                    <wp:effectExtent b="0" l="0" r="0" t="0"/>
                    <wp:wrapSquare wrapText="bothSides" distB="114300" distT="114300" distL="114300" distR="114300"/>
                    <wp:docPr id="190" name="image23.png"/>
                    <a:graphic>
                      <a:graphicData uri="http://schemas.openxmlformats.org/drawingml/2006/picture">
                        <pic:pic>
                          <pic:nvPicPr>
                            <pic:cNvPr id="0" name="image23.png"/>
                            <pic:cNvPicPr preferRelativeResize="0"/>
                          </pic:nvPicPr>
                          <pic:blipFill>
                            <a:blip r:embed="rId2"/>
                            <a:srcRect b="-18966" l="-12783" r="12783" t="18966"/>
                            <a:stretch>
                              <a:fillRect/>
                            </a:stretch>
                          </pic:blipFill>
                          <pic:spPr>
                            <a:xfrm>
                              <a:off x="0" y="0"/>
                              <a:ext cx="5887538" cy="1657350"/>
                            </a:xfrm>
                            <a:prstGeom prst="rect"/>
                            <a:ln/>
                          </pic:spPr>
                        </pic:pic>
                      </a:graphicData>
                    </a:graphic>
                  </wp:anchor>
                </w:drawing>
              </w:r>
            </w:ins>
          </w:sdtContent>
        </w:sdt>
        <w:sdt>
          <w:sdtPr>
            <w:id w:val="-1497501070"/>
            <w:tag w:val="goog_rdk_4007"/>
          </w:sdtPr>
          <w:sdtContent>
            <w:ins w:author="CS 2501111058202" w:id="174" w:date="2026-09-22T13:41:57Z">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104776</wp:posOffset>
                    </wp:positionV>
                    <wp:extent cx="5887538" cy="1657350"/>
                    <wp:effectExtent b="0" l="0" r="0" t="0"/>
                    <wp:wrapSquare wrapText="bothSides" distB="114300" distT="114300" distL="114300" distR="114300"/>
                    <wp:docPr id="193" name="image23.png"/>
                    <a:graphic>
                      <a:graphicData uri="http://schemas.openxmlformats.org/drawingml/2006/picture">
                        <pic:pic>
                          <pic:nvPicPr>
                            <pic:cNvPr id="0" name="image23.png"/>
                            <pic:cNvPicPr preferRelativeResize="0"/>
                          </pic:nvPicPr>
                          <pic:blipFill>
                            <a:blip r:embed="rId2"/>
                            <a:srcRect b="0" l="0" r="0" t="0"/>
                            <a:stretch>
                              <a:fillRect/>
                            </a:stretch>
                          </pic:blipFill>
                          <pic:spPr>
                            <a:xfrm>
                              <a:off x="0" y="0"/>
                              <a:ext cx="5887538" cy="1657350"/>
                            </a:xfrm>
                            <a:prstGeom prst="rect"/>
                            <a:ln/>
                          </pic:spPr>
                        </pic:pic>
                      </a:graphicData>
                    </a:graphic>
                  </wp:anchor>
                </w:drawing>
              </w:r>
            </w:ins>
          </w:sdtContent>
        </w:sdt>
        <w:sdt>
          <w:sdtPr>
            <w:id w:val="2024198030"/>
            <w:tag w:val="goog_rdk_4008"/>
          </w:sdtPr>
          <w:sdtContent>
            <w:ins w:author="Yadhavan V.S" w:id="171" w:date="2026-09-23T05:33:26Z">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561975</wp:posOffset>
                    </wp:positionV>
                    <wp:extent cx="5887538" cy="1657350"/>
                    <wp:effectExtent b="0" l="0" r="0" t="0"/>
                    <wp:wrapSquare wrapText="bothSides" distB="114300" distT="114300" distL="114300" distR="114300"/>
                    <wp:docPr id="192" name="image23.png"/>
                    <a:graphic>
                      <a:graphicData uri="http://schemas.openxmlformats.org/drawingml/2006/picture">
                        <pic:pic>
                          <pic:nvPicPr>
                            <pic:cNvPr id="0" name="image23.png"/>
                            <pic:cNvPicPr preferRelativeResize="0"/>
                          </pic:nvPicPr>
                          <pic:blipFill>
                            <a:blip r:embed="rId2"/>
                            <a:srcRect b="0" l="0" r="0" t="0"/>
                            <a:stretch>
                              <a:fillRect/>
                            </a:stretch>
                          </pic:blipFill>
                          <pic:spPr>
                            <a:xfrm>
                              <a:off x="0" y="0"/>
                              <a:ext cx="5887538" cy="1657350"/>
                            </a:xfrm>
                            <a:prstGeom prst="rect"/>
                            <a:ln/>
                          </pic:spPr>
                        </pic:pic>
                      </a:graphicData>
                    </a:graphic>
                  </wp:anchor>
                </w:drawing>
              </w:r>
            </w:ins>
          </w:sdtContent>
        </w:sdt>
      </w:p>
    </w:sdtContent>
  </w:sdt>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746565421"/>
      <w:tag w:val="goog_rdk_4013"/>
    </w:sdtPr>
    <w:sdtContent>
      <w:p w:rsidR="00000000" w:rsidDel="00000000" w:rsidP="00000000" w:rsidRDefault="00000000" w:rsidRPr="00000000" w14:paraId="00000351">
        <w:pPr>
          <w:rPr>
            <w:ins w:author="Yuvanesh" w:id="175" w:date="2026-09-22T08:48:48Z"/>
            <w:rPrChange w:author="Yuvanesh" w:id="176" w:date="2026-09-22T08:48:48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1714504799"/>
            <w:tag w:val="goog_rdk_4011"/>
          </w:sdtPr>
          <w:sdtContent>
            <w:ins w:author="Yuvanesh" w:id="175" w:date="2026-09-22T08:48:48Z"/>
            <w:sdt>
              <w:sdtPr>
                <w:id w:val="1249663687"/>
                <w:tag w:val="goog_rdk_4012"/>
              </w:sdtPr>
              <w:sdtContent>
                <w:ins w:author="Yuvanesh" w:id="175" w:date="2026-09-22T08:48:48Z">
                  <w:r w:rsidDel="00000000" w:rsidR="00000000" w:rsidRPr="00000000">
                    <w:rPr>
                      <w:rtl w:val="0"/>
                    </w:rPr>
                  </w:r>
                </w:ins>
              </w:sdtContent>
            </w:sdt>
            <w:ins w:author="Yuvanesh" w:id="175" w:date="2026-09-22T08:48:48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469BC"/>
  </w:style>
  <w:style w:type="paragraph" w:styleId="Heading2">
    <w:name w:val="heading 2"/>
    <w:basedOn w:val="Normal"/>
    <w:next w:val="Normal"/>
    <w:link w:val="Heading2Char"/>
    <w:uiPriority w:val="9"/>
    <w:semiHidden w:val="1"/>
    <w:unhideWhenUsed w:val="1"/>
    <w:qFormat w:val="1"/>
    <w:rsid w:val="00B26FC1"/>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link w:val="Heading3Char"/>
    <w:uiPriority w:val="9"/>
    <w:qFormat w:val="1"/>
    <w:rsid w:val="00A136D9"/>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paragraph" w:styleId="Heading4">
    <w:name w:val="heading 4"/>
    <w:basedOn w:val="Normal"/>
    <w:next w:val="Normal"/>
    <w:link w:val="Heading4Char"/>
    <w:uiPriority w:val="9"/>
    <w:unhideWhenUsed w:val="1"/>
    <w:qFormat w:val="1"/>
    <w:rsid w:val="00F22BFA"/>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A737B8"/>
    <w:pPr>
      <w:keepNext w:val="1"/>
      <w:keepLines w:val="1"/>
      <w:spacing w:after="0" w:before="40"/>
      <w:outlineLvl w:val="4"/>
    </w:pPr>
    <w:rPr>
      <w:rFonts w:asciiTheme="majorHAnsi" w:cstheme="majorBidi" w:eastAsiaTheme="majorEastAsia" w:hAnsiTheme="majorHAnsi"/>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FF1C50"/>
    <w:rPr>
      <w:b w:val="1"/>
      <w:bCs w:val="1"/>
    </w:rPr>
  </w:style>
  <w:style w:type="paragraph" w:styleId="Header">
    <w:name w:val="header"/>
    <w:basedOn w:val="Normal"/>
    <w:link w:val="HeaderChar"/>
    <w:uiPriority w:val="99"/>
    <w:unhideWhenUsed w:val="1"/>
    <w:rsid w:val="00FF1C50"/>
    <w:pPr>
      <w:tabs>
        <w:tab w:val="center" w:pos="4513"/>
        <w:tab w:val="right" w:pos="9026"/>
      </w:tabs>
      <w:spacing w:after="0" w:line="240" w:lineRule="auto"/>
    </w:pPr>
  </w:style>
  <w:style w:type="character" w:styleId="HeaderChar" w:customStyle="1">
    <w:name w:val="Header Char"/>
    <w:basedOn w:val="DefaultParagraphFont"/>
    <w:link w:val="Header"/>
    <w:uiPriority w:val="99"/>
    <w:rsid w:val="00FF1C50"/>
  </w:style>
  <w:style w:type="paragraph" w:styleId="Footer">
    <w:name w:val="footer"/>
    <w:basedOn w:val="Normal"/>
    <w:link w:val="FooterChar"/>
    <w:uiPriority w:val="99"/>
    <w:unhideWhenUsed w:val="1"/>
    <w:rsid w:val="00FF1C50"/>
    <w:pPr>
      <w:tabs>
        <w:tab w:val="center" w:pos="4513"/>
        <w:tab w:val="right" w:pos="9026"/>
      </w:tabs>
      <w:spacing w:after="0" w:line="240" w:lineRule="auto"/>
    </w:pPr>
  </w:style>
  <w:style w:type="character" w:styleId="FooterChar" w:customStyle="1">
    <w:name w:val="Footer Char"/>
    <w:basedOn w:val="DefaultParagraphFont"/>
    <w:link w:val="Footer"/>
    <w:uiPriority w:val="99"/>
    <w:rsid w:val="00FF1C50"/>
  </w:style>
  <w:style w:type="character" w:styleId="Heading3Char" w:customStyle="1">
    <w:name w:val="Heading 3 Char"/>
    <w:basedOn w:val="DefaultParagraphFont"/>
    <w:link w:val="Heading3"/>
    <w:uiPriority w:val="9"/>
    <w:rsid w:val="00A136D9"/>
    <w:rPr>
      <w:rFonts w:ascii="Times New Roman" w:cs="Times New Roman" w:eastAsia="Times New Roman" w:hAnsi="Times New Roman"/>
      <w:b w:val="1"/>
      <w:bCs w:val="1"/>
      <w:sz w:val="27"/>
      <w:szCs w:val="27"/>
      <w:lang w:eastAsia="en-IN"/>
    </w:rPr>
  </w:style>
  <w:style w:type="character" w:styleId="Hyperlink">
    <w:name w:val="Hyperlink"/>
    <w:basedOn w:val="DefaultParagraphFont"/>
    <w:uiPriority w:val="99"/>
    <w:unhideWhenUsed w:val="1"/>
    <w:rsid w:val="00A136D9"/>
    <w:rPr>
      <w:color w:val="0000ff"/>
      <w:u w:val="single"/>
    </w:rPr>
  </w:style>
  <w:style w:type="character" w:styleId="HTMLCode">
    <w:name w:val="HTML Code"/>
    <w:basedOn w:val="DefaultParagraphFont"/>
    <w:uiPriority w:val="99"/>
    <w:semiHidden w:val="1"/>
    <w:unhideWhenUsed w:val="1"/>
    <w:rsid w:val="00A136D9"/>
    <w:rPr>
      <w:rFonts w:ascii="Courier New" w:cs="Courier New" w:eastAsia="Times New Roman" w:hAnsi="Courier New"/>
      <w:sz w:val="20"/>
      <w:szCs w:val="20"/>
    </w:rPr>
  </w:style>
  <w:style w:type="character" w:styleId="Heading2Char" w:customStyle="1">
    <w:name w:val="Heading 2 Char"/>
    <w:basedOn w:val="DefaultParagraphFont"/>
    <w:link w:val="Heading2"/>
    <w:uiPriority w:val="9"/>
    <w:semiHidden w:val="1"/>
    <w:rsid w:val="00B26FC1"/>
    <w:rPr>
      <w:rFonts w:asciiTheme="majorHAnsi" w:cstheme="majorBidi" w:eastAsiaTheme="majorEastAsia" w:hAnsiTheme="majorHAnsi"/>
      <w:color w:val="2e74b5" w:themeColor="accent1" w:themeShade="0000BF"/>
      <w:sz w:val="26"/>
      <w:szCs w:val="26"/>
    </w:rPr>
  </w:style>
  <w:style w:type="character" w:styleId="Heading4Char" w:customStyle="1">
    <w:name w:val="Heading 4 Char"/>
    <w:basedOn w:val="DefaultParagraphFont"/>
    <w:link w:val="Heading4"/>
    <w:uiPriority w:val="9"/>
    <w:rsid w:val="00F22BFA"/>
    <w:rPr>
      <w:rFonts w:asciiTheme="majorHAnsi" w:cstheme="majorBidi" w:eastAsiaTheme="majorEastAsia" w:hAnsiTheme="majorHAnsi"/>
      <w:i w:val="1"/>
      <w:iCs w:val="1"/>
      <w:color w:val="2e74b5" w:themeColor="accent1" w:themeShade="0000BF"/>
    </w:rPr>
  </w:style>
  <w:style w:type="paragraph" w:styleId="HTMLPreformatted">
    <w:name w:val="HTML Preformatted"/>
    <w:basedOn w:val="Normal"/>
    <w:link w:val="HTMLPreformattedChar"/>
    <w:uiPriority w:val="99"/>
    <w:semiHidden w:val="1"/>
    <w:unhideWhenUsed w:val="1"/>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DC57E5"/>
    <w:rPr>
      <w:rFonts w:ascii="Courier New" w:cs="Courier New" w:eastAsia="Times New Roman" w:hAnsi="Courier New"/>
      <w:sz w:val="20"/>
      <w:szCs w:val="20"/>
      <w:lang w:eastAsia="en-IN"/>
    </w:rPr>
  </w:style>
  <w:style w:type="character" w:styleId="FollowedHyperlink">
    <w:name w:val="FollowedHyperlink"/>
    <w:basedOn w:val="DefaultParagraphFont"/>
    <w:uiPriority w:val="99"/>
    <w:semiHidden w:val="1"/>
    <w:unhideWhenUsed w:val="1"/>
    <w:rsid w:val="00582F2F"/>
    <w:rPr>
      <w:color w:val="954f72" w:themeColor="followedHyperlink"/>
      <w:u w:val="single"/>
    </w:rPr>
  </w:style>
  <w:style w:type="paragraph" w:styleId="ListParagraph">
    <w:name w:val="List Paragraph"/>
    <w:basedOn w:val="Normal"/>
    <w:uiPriority w:val="34"/>
    <w:qFormat w:val="1"/>
    <w:rsid w:val="00A56B1D"/>
    <w:pPr>
      <w:ind w:left="720"/>
      <w:contextualSpacing w:val="1"/>
    </w:pPr>
  </w:style>
  <w:style w:type="character" w:styleId="Emphasis">
    <w:name w:val="Emphasis"/>
    <w:basedOn w:val="DefaultParagraphFont"/>
    <w:uiPriority w:val="20"/>
    <w:qFormat w:val="1"/>
    <w:rsid w:val="00C81BC9"/>
    <w:rPr>
      <w:i w:val="1"/>
      <w:iCs w:val="1"/>
    </w:rPr>
  </w:style>
  <w:style w:type="character" w:styleId="Heading5Char" w:customStyle="1">
    <w:name w:val="Heading 5 Char"/>
    <w:basedOn w:val="DefaultParagraphFont"/>
    <w:link w:val="Heading5"/>
    <w:uiPriority w:val="9"/>
    <w:semiHidden w:val="1"/>
    <w:rsid w:val="00A737B8"/>
    <w:rPr>
      <w:rFonts w:asciiTheme="majorHAnsi" w:cstheme="majorBidi" w:eastAsiaTheme="majorEastAsia" w:hAnsiTheme="majorHAnsi"/>
      <w:color w:val="2e74b5" w:themeColor="accent1" w:themeShade="0000BF"/>
    </w:rPr>
  </w:style>
  <w:style w:type="paragraph" w:styleId="NormalWeb">
    <w:name w:val="Normal (Web)"/>
    <w:basedOn w:val="Normal"/>
    <w:uiPriority w:val="99"/>
    <w:unhideWhenUsed w:val="1"/>
    <w:rsid w:val="005B580E"/>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34.png"/><Relationship Id="rId41" Type="http://schemas.openxmlformats.org/officeDocument/2006/relationships/image" Target="media/image28.png"/><Relationship Id="rId44" Type="http://schemas.openxmlformats.org/officeDocument/2006/relationships/image" Target="media/image31.png"/><Relationship Id="rId43" Type="http://schemas.openxmlformats.org/officeDocument/2006/relationships/image" Target="media/image25.png"/><Relationship Id="rId46" Type="http://schemas.openxmlformats.org/officeDocument/2006/relationships/image" Target="media/image35.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4.png"/><Relationship Id="rId48" Type="http://schemas.openxmlformats.org/officeDocument/2006/relationships/image" Target="media/image36.png"/><Relationship Id="rId47" Type="http://schemas.openxmlformats.org/officeDocument/2006/relationships/image" Target="media/image16.png"/><Relationship Id="rId49" Type="http://schemas.openxmlformats.org/officeDocument/2006/relationships/image" Target="media/image2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8.png"/><Relationship Id="rId30" Type="http://schemas.openxmlformats.org/officeDocument/2006/relationships/image" Target="media/image30.png"/><Relationship Id="rId33" Type="http://schemas.openxmlformats.org/officeDocument/2006/relationships/image" Target="media/image13.png"/><Relationship Id="rId32" Type="http://schemas.openxmlformats.org/officeDocument/2006/relationships/image" Target="media/image42.png"/><Relationship Id="rId35" Type="http://schemas.openxmlformats.org/officeDocument/2006/relationships/image" Target="media/image40.png"/><Relationship Id="rId34" Type="http://schemas.openxmlformats.org/officeDocument/2006/relationships/image" Target="media/image53.png"/><Relationship Id="rId37" Type="http://schemas.openxmlformats.org/officeDocument/2006/relationships/image" Target="media/image48.png"/><Relationship Id="rId36" Type="http://schemas.openxmlformats.org/officeDocument/2006/relationships/image" Target="media/image37.png"/><Relationship Id="rId39" Type="http://schemas.openxmlformats.org/officeDocument/2006/relationships/image" Target="media/image52.png"/><Relationship Id="rId38" Type="http://schemas.openxmlformats.org/officeDocument/2006/relationships/image" Target="media/image22.png"/><Relationship Id="rId62" Type="http://schemas.openxmlformats.org/officeDocument/2006/relationships/image" Target="media/image47.png"/><Relationship Id="rId61" Type="http://schemas.openxmlformats.org/officeDocument/2006/relationships/image" Target="media/image51.png"/><Relationship Id="rId20" Type="http://schemas.openxmlformats.org/officeDocument/2006/relationships/image" Target="media/image6.png"/><Relationship Id="rId64" Type="http://schemas.openxmlformats.org/officeDocument/2006/relationships/image" Target="media/image5.png"/><Relationship Id="rId63" Type="http://schemas.openxmlformats.org/officeDocument/2006/relationships/image" Target="media/image49.png"/><Relationship Id="rId22" Type="http://schemas.openxmlformats.org/officeDocument/2006/relationships/image" Target="media/image27.png"/><Relationship Id="rId66" Type="http://schemas.openxmlformats.org/officeDocument/2006/relationships/header" Target="header2.xml"/><Relationship Id="rId21" Type="http://schemas.openxmlformats.org/officeDocument/2006/relationships/image" Target="media/image15.png"/><Relationship Id="rId65" Type="http://schemas.openxmlformats.org/officeDocument/2006/relationships/header" Target="header1.xml"/><Relationship Id="rId24" Type="http://schemas.openxmlformats.org/officeDocument/2006/relationships/image" Target="media/image33.png"/><Relationship Id="rId68" Type="http://schemas.openxmlformats.org/officeDocument/2006/relationships/footer" Target="footer1.xml"/><Relationship Id="rId23" Type="http://schemas.openxmlformats.org/officeDocument/2006/relationships/image" Target="media/image57.png"/><Relationship Id="rId67" Type="http://schemas.openxmlformats.org/officeDocument/2006/relationships/footer" Target="footer2.xml"/><Relationship Id="rId60" Type="http://schemas.openxmlformats.org/officeDocument/2006/relationships/image" Target="media/image3.png"/><Relationship Id="rId26" Type="http://schemas.openxmlformats.org/officeDocument/2006/relationships/image" Target="media/image43.png"/><Relationship Id="rId25" Type="http://schemas.openxmlformats.org/officeDocument/2006/relationships/image" Target="media/image11.png"/><Relationship Id="rId28" Type="http://schemas.openxmlformats.org/officeDocument/2006/relationships/image" Target="media/image41.png"/><Relationship Id="rId27" Type="http://schemas.openxmlformats.org/officeDocument/2006/relationships/image" Target="media/image46.png"/><Relationship Id="rId29" Type="http://schemas.openxmlformats.org/officeDocument/2006/relationships/image" Target="media/image45.png"/><Relationship Id="rId51" Type="http://schemas.openxmlformats.org/officeDocument/2006/relationships/image" Target="media/image7.png"/><Relationship Id="rId50" Type="http://schemas.openxmlformats.org/officeDocument/2006/relationships/image" Target="media/image20.png"/><Relationship Id="rId53" Type="http://schemas.openxmlformats.org/officeDocument/2006/relationships/image" Target="media/image10.png"/><Relationship Id="rId52" Type="http://schemas.openxmlformats.org/officeDocument/2006/relationships/image" Target="media/image9.png"/><Relationship Id="rId11" Type="http://schemas.openxmlformats.org/officeDocument/2006/relationships/image" Target="media/image1.png"/><Relationship Id="rId55" Type="http://schemas.openxmlformats.org/officeDocument/2006/relationships/image" Target="media/image17.png"/><Relationship Id="rId10" Type="http://schemas.openxmlformats.org/officeDocument/2006/relationships/image" Target="media/image23.png"/><Relationship Id="rId54" Type="http://schemas.openxmlformats.org/officeDocument/2006/relationships/image" Target="media/image4.png"/><Relationship Id="rId13" Type="http://schemas.openxmlformats.org/officeDocument/2006/relationships/image" Target="media/image50.png"/><Relationship Id="rId57" Type="http://schemas.openxmlformats.org/officeDocument/2006/relationships/image" Target="media/image18.png"/><Relationship Id="rId12" Type="http://schemas.openxmlformats.org/officeDocument/2006/relationships/image" Target="media/image21.png"/><Relationship Id="rId56" Type="http://schemas.openxmlformats.org/officeDocument/2006/relationships/image" Target="media/image19.png"/><Relationship Id="rId15" Type="http://schemas.openxmlformats.org/officeDocument/2006/relationships/image" Target="media/image44.png"/><Relationship Id="rId59" Type="http://schemas.openxmlformats.org/officeDocument/2006/relationships/image" Target="media/image12.png"/><Relationship Id="rId14" Type="http://schemas.openxmlformats.org/officeDocument/2006/relationships/image" Target="media/image56.png"/><Relationship Id="rId58" Type="http://schemas.openxmlformats.org/officeDocument/2006/relationships/image" Target="media/image8.png"/><Relationship Id="rId17" Type="http://schemas.openxmlformats.org/officeDocument/2006/relationships/image" Target="media/image55.png"/><Relationship Id="rId16" Type="http://schemas.openxmlformats.org/officeDocument/2006/relationships/image" Target="media/image26.png"/><Relationship Id="rId19" Type="http://schemas.openxmlformats.org/officeDocument/2006/relationships/image" Target="media/image54.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3.png"/><Relationship Id="rId3" Type="http://schemas.openxmlformats.org/officeDocument/2006/relationships/image" Target="media/image43.png"/><Relationship Id="rId4" Type="http://schemas.openxmlformats.org/officeDocument/2006/relationships/image" Target="media/image20.png"/><Relationship Id="rId5" Type="http://schemas.openxmlformats.org/officeDocument/2006/relationships/image" Target="media/image27.png"/><Relationship Id="rId6" Type="http://schemas.openxmlformats.org/officeDocument/2006/relationships/image" Target="media/image50.png"/><Relationship Id="rId7" Type="http://schemas.openxmlformats.org/officeDocument/2006/relationships/image" Target="media/image53.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VLxulAAWH8RCPSG/o7kSyORnDQ==">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2025-04-07T13:40:00Z</dcterms:created>
  <dc:creator>ANSH</dc:creator>
</cp:coreProperties>
</file>